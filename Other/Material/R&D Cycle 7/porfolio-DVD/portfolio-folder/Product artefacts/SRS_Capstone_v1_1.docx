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0E9AF" w14:textId="77777777" w:rsidR="00216A9A" w:rsidRDefault="00E77565">
      <w:pPr>
        <w:rPr>
          <w:noProof/>
        </w:rPr>
      </w:pPr>
      <w:r>
        <w:rPr>
          <w:noProof/>
          <w:lang w:eastAsia="en-US"/>
        </w:rPr>
        <mc:AlternateContent>
          <mc:Choice Requires="wps">
            <w:drawing>
              <wp:anchor distT="45720" distB="45720" distL="114300" distR="114300" simplePos="0" relativeHeight="251658241" behindDoc="0" locked="0" layoutInCell="1" allowOverlap="1" wp14:anchorId="55B0EFE0" wp14:editId="55B0EFE1">
                <wp:simplePos x="0" y="0"/>
                <wp:positionH relativeFrom="column">
                  <wp:posOffset>2526913</wp:posOffset>
                </wp:positionH>
                <wp:positionV relativeFrom="paragraph">
                  <wp:posOffset>5189910</wp:posOffset>
                </wp:positionV>
                <wp:extent cx="3275330" cy="2106930"/>
                <wp:effectExtent l="0" t="0" r="127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2106930"/>
                        </a:xfrm>
                        <a:prstGeom prst="rect">
                          <a:avLst/>
                        </a:prstGeom>
                        <a:solidFill>
                          <a:srgbClr val="FFFFFF"/>
                        </a:solidFill>
                        <a:ln w="9525">
                          <a:noFill/>
                          <a:miter lim="800000"/>
                          <a:headEnd/>
                          <a:tailEnd/>
                        </a:ln>
                      </wps:spPr>
                      <wps:txbx>
                        <w:txbxContent>
                          <w:p w14:paraId="55B0F008" w14:textId="77777777" w:rsidR="00025629" w:rsidRPr="0084553D" w:rsidRDefault="00025629" w:rsidP="0084553D">
                            <w:pPr>
                              <w:spacing w:line="240" w:lineRule="auto"/>
                              <w:jc w:val="right"/>
                              <w:rPr>
                                <w:color w:val="577188" w:themeColor="accent1" w:themeShade="BF"/>
                              </w:rPr>
                            </w:pPr>
                            <w:r>
                              <w:rPr>
                                <w:b/>
                                <w:color w:val="577188" w:themeColor="accent1" w:themeShade="BF"/>
                                <w:sz w:val="24"/>
                                <w:szCs w:val="24"/>
                              </w:rPr>
                              <w:t>Group</w:t>
                            </w:r>
                            <w:r w:rsidRPr="0084553D">
                              <w:rPr>
                                <w:b/>
                                <w:color w:val="577188" w:themeColor="accent1" w:themeShade="BF"/>
                                <w:sz w:val="24"/>
                                <w:szCs w:val="24"/>
                              </w:rPr>
                              <w:t xml:space="preserve"> members</w:t>
                            </w:r>
                          </w:p>
                          <w:p w14:paraId="55B0F009"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Dang Thi Thao My - 15905067</w:t>
                            </w:r>
                          </w:p>
                          <w:p w14:paraId="55B0F00A"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Bui Nguyen Thien Khanh - 15907679</w:t>
                            </w:r>
                          </w:p>
                          <w:p w14:paraId="55B0F00B"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Nguyen Anh Quan - 15905072</w:t>
                            </w:r>
                          </w:p>
                          <w:p w14:paraId="55B0F00C"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Le Huynh Anh Tuan - 1325907</w:t>
                            </w:r>
                          </w:p>
                          <w:p w14:paraId="55B0F00D" w14:textId="77777777" w:rsidR="00025629" w:rsidRPr="0084553D" w:rsidRDefault="00025629" w:rsidP="0084553D">
                            <w:pPr>
                              <w:spacing w:line="240" w:lineRule="auto"/>
                              <w:jc w:val="right"/>
                              <w:rPr>
                                <w:color w:val="577188" w:themeColor="accent1" w:themeShade="BF"/>
                              </w:rPr>
                            </w:pPr>
                            <w:r w:rsidRPr="0084553D">
                              <w:rPr>
                                <w:b/>
                                <w:color w:val="577188" w:themeColor="accent1" w:themeShade="BF"/>
                                <w:sz w:val="24"/>
                                <w:szCs w:val="24"/>
                              </w:rPr>
                              <w:t>Supervisor:</w:t>
                            </w:r>
                            <w:r w:rsidRPr="0084553D">
                              <w:rPr>
                                <w:color w:val="577188" w:themeColor="accent1" w:themeShade="BF"/>
                                <w:sz w:val="24"/>
                                <w:szCs w:val="24"/>
                              </w:rPr>
                              <w:t xml:space="preserve"> MSc. Truong Phuoc Loc</w:t>
                            </w:r>
                          </w:p>
                          <w:p w14:paraId="55B0F00E" w14:textId="77777777" w:rsidR="00025629" w:rsidRPr="0084553D" w:rsidRDefault="00025629" w:rsidP="0084553D">
                            <w:pPr>
                              <w:jc w:val="right"/>
                              <w:rPr>
                                <w:color w:val="577188" w:themeColor="accent1" w:themeShade="BF"/>
                              </w:rPr>
                            </w:pPr>
                            <w:r w:rsidRPr="0084553D">
                              <w:rPr>
                                <w:b/>
                                <w:color w:val="577188" w:themeColor="accent1" w:themeShade="BF"/>
                                <w:sz w:val="24"/>
                                <w:szCs w:val="24"/>
                              </w:rPr>
                              <w:t>Product Owner:</w:t>
                            </w:r>
                            <w:r>
                              <w:rPr>
                                <w:color w:val="577188" w:themeColor="accent1" w:themeShade="BF"/>
                                <w:sz w:val="24"/>
                                <w:szCs w:val="24"/>
                              </w:rPr>
                              <w:t xml:space="preserve"> Mr. </w:t>
                            </w:r>
                            <w:r w:rsidRPr="0084553D">
                              <w:rPr>
                                <w:color w:val="577188" w:themeColor="accent1" w:themeShade="BF"/>
                                <w:sz w:val="24"/>
                                <w:szCs w:val="24"/>
                              </w:rPr>
                              <w:t>To Hoa Duy 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B0EFE0" id="_x0000_t202" coordsize="21600,21600" o:spt="202" path="m,l,21600r21600,l21600,xe">
                <v:stroke joinstyle="miter"/>
                <v:path gradientshapeok="t" o:connecttype="rect"/>
              </v:shapetype>
              <v:shape id="Text Box 2" o:spid="_x0000_s1026" type="#_x0000_t202" style="position:absolute;margin-left:198.95pt;margin-top:408.65pt;width:257.9pt;height:165.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JIQIAAB4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" stroked="f">
                <v:textbox>
                  <w:txbxContent>
                    <w:p w14:paraId="55B0F008" w14:textId="77777777" w:rsidR="00025629" w:rsidRPr="0084553D" w:rsidRDefault="00025629" w:rsidP="0084553D">
                      <w:pPr>
                        <w:spacing w:line="240" w:lineRule="auto"/>
                        <w:jc w:val="right"/>
                        <w:rPr>
                          <w:color w:val="577188" w:themeColor="accent1" w:themeShade="BF"/>
                        </w:rPr>
                      </w:pPr>
                      <w:r>
                        <w:rPr>
                          <w:b/>
                          <w:color w:val="577188" w:themeColor="accent1" w:themeShade="BF"/>
                          <w:sz w:val="24"/>
                          <w:szCs w:val="24"/>
                        </w:rPr>
                        <w:t>Group</w:t>
                      </w:r>
                      <w:r w:rsidRPr="0084553D">
                        <w:rPr>
                          <w:b/>
                          <w:color w:val="577188" w:themeColor="accent1" w:themeShade="BF"/>
                          <w:sz w:val="24"/>
                          <w:szCs w:val="24"/>
                        </w:rPr>
                        <w:t xml:space="preserve"> members</w:t>
                      </w:r>
                    </w:p>
                    <w:p w14:paraId="55B0F009"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Dang Thi Thao My - 15905067</w:t>
                      </w:r>
                    </w:p>
                    <w:p w14:paraId="55B0F00A"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Bui Nguyen Thien Khanh - 15907679</w:t>
                      </w:r>
                    </w:p>
                    <w:p w14:paraId="55B0F00B"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Nguyen Anh Quan - 15905072</w:t>
                      </w:r>
                    </w:p>
                    <w:p w14:paraId="55B0F00C" w14:textId="77777777" w:rsidR="00025629" w:rsidRPr="0084553D" w:rsidRDefault="00025629" w:rsidP="0084553D">
                      <w:pPr>
                        <w:spacing w:line="240" w:lineRule="auto"/>
                        <w:jc w:val="right"/>
                        <w:rPr>
                          <w:color w:val="577188" w:themeColor="accent1" w:themeShade="BF"/>
                        </w:rPr>
                      </w:pPr>
                      <w:r w:rsidRPr="0084553D">
                        <w:rPr>
                          <w:color w:val="577188" w:themeColor="accent1" w:themeShade="BF"/>
                          <w:sz w:val="24"/>
                          <w:szCs w:val="24"/>
                        </w:rPr>
                        <w:t>Le Huynh Anh Tuan - 1325907</w:t>
                      </w:r>
                    </w:p>
                    <w:p w14:paraId="55B0F00D" w14:textId="77777777" w:rsidR="00025629" w:rsidRPr="0084553D" w:rsidRDefault="00025629" w:rsidP="0084553D">
                      <w:pPr>
                        <w:spacing w:line="240" w:lineRule="auto"/>
                        <w:jc w:val="right"/>
                        <w:rPr>
                          <w:color w:val="577188" w:themeColor="accent1" w:themeShade="BF"/>
                        </w:rPr>
                      </w:pPr>
                      <w:r w:rsidRPr="0084553D">
                        <w:rPr>
                          <w:b/>
                          <w:color w:val="577188" w:themeColor="accent1" w:themeShade="BF"/>
                          <w:sz w:val="24"/>
                          <w:szCs w:val="24"/>
                        </w:rPr>
                        <w:t>Supervisor:</w:t>
                      </w:r>
                      <w:r w:rsidRPr="0084553D">
                        <w:rPr>
                          <w:color w:val="577188" w:themeColor="accent1" w:themeShade="BF"/>
                          <w:sz w:val="24"/>
                          <w:szCs w:val="24"/>
                        </w:rPr>
                        <w:t xml:space="preserve"> MSc. Truong Phuoc Loc</w:t>
                      </w:r>
                    </w:p>
                    <w:p w14:paraId="55B0F00E" w14:textId="77777777" w:rsidR="00025629" w:rsidRPr="0084553D" w:rsidRDefault="00025629" w:rsidP="0084553D">
                      <w:pPr>
                        <w:jc w:val="right"/>
                        <w:rPr>
                          <w:color w:val="577188" w:themeColor="accent1" w:themeShade="BF"/>
                        </w:rPr>
                      </w:pPr>
                      <w:r w:rsidRPr="0084553D">
                        <w:rPr>
                          <w:b/>
                          <w:color w:val="577188" w:themeColor="accent1" w:themeShade="BF"/>
                          <w:sz w:val="24"/>
                          <w:szCs w:val="24"/>
                        </w:rPr>
                        <w:t>Product Owner:</w:t>
                      </w:r>
                      <w:r>
                        <w:rPr>
                          <w:color w:val="577188" w:themeColor="accent1" w:themeShade="BF"/>
                          <w:sz w:val="24"/>
                          <w:szCs w:val="24"/>
                        </w:rPr>
                        <w:t xml:space="preserve"> Mr. </w:t>
                      </w:r>
                      <w:r w:rsidRPr="0084553D">
                        <w:rPr>
                          <w:color w:val="577188" w:themeColor="accent1" w:themeShade="BF"/>
                          <w:sz w:val="24"/>
                          <w:szCs w:val="24"/>
                        </w:rPr>
                        <w:t>To Hoa Duy Man</w:t>
                      </w:r>
                    </w:p>
                  </w:txbxContent>
                </v:textbox>
                <w10:wrap type="square"/>
              </v:shape>
            </w:pict>
          </mc:Fallback>
        </mc:AlternateContent>
      </w:r>
      <w:r w:rsidR="0084553D">
        <w:rPr>
          <w:noProof/>
          <w:lang w:eastAsia="en-US"/>
        </w:rPr>
        <mc:AlternateContent>
          <mc:Choice Requires="wps">
            <w:drawing>
              <wp:anchor distT="0" distB="0" distL="114300" distR="114300" simplePos="0" relativeHeight="251658240" behindDoc="0" locked="0" layoutInCell="1" allowOverlap="1" wp14:anchorId="55B0EFE2" wp14:editId="55B0EFE3">
                <wp:simplePos x="0" y="0"/>
                <wp:positionH relativeFrom="margin">
                  <wp:posOffset>-9525</wp:posOffset>
                </wp:positionH>
                <wp:positionV relativeFrom="page">
                  <wp:posOffset>2496185</wp:posOffset>
                </wp:positionV>
                <wp:extent cx="5791200" cy="3859530"/>
                <wp:effectExtent l="0" t="0" r="12700" b="762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3859530"/>
                        </a:xfrm>
                        <a:prstGeom prst="rect">
                          <a:avLst/>
                        </a:prstGeom>
                        <a:noFill/>
                        <a:ln w="6350">
                          <a:noFill/>
                        </a:ln>
                        <a:effectLst/>
                      </wps:spPr>
                      <wps:txbx>
                        <w:txbxContent>
                          <w:p w14:paraId="55B0F00F" w14:textId="77777777" w:rsidR="00025629" w:rsidRPr="0084553D" w:rsidRDefault="00A41349" w:rsidP="0084553D">
                            <w:pPr>
                              <w:pStyle w:val="Title"/>
                              <w:rPr>
                                <w:b/>
                                <w:sz w:val="40"/>
                              </w:rPr>
                            </w:pPr>
                            <w:sdt>
                              <w:sdtPr>
                                <w:rPr>
                                  <w:b/>
                                  <w:sz w:val="40"/>
                                </w:rPr>
                                <w:alias w:val="Title"/>
                                <w:tag w:val=""/>
                                <w:id w:val="701364701"/>
                                <w:placeholder>
                                  <w:docPart w:val="DCB362491C30403EA3205BDD73F3705D"/>
                                </w:placeholder>
                                <w:dataBinding w:prefixMappings="xmlns:ns0='http://purl.org/dc/elements/1.1/' xmlns:ns1='http://schemas.openxmlformats.org/package/2006/metadata/core-properties' " w:xpath="/ns1:coreProperties[1]/ns0:title[1]" w:storeItemID="{6C3C8BC8-F283-45AE-878A-BAB7291924A1}"/>
                                <w:text/>
                              </w:sdtPr>
                              <w:sdtEndPr/>
                              <w:sdtContent>
                                <w:r w:rsidR="00025629" w:rsidRPr="0084553D">
                                  <w:rPr>
                                    <w:b/>
                                    <w:sz w:val="40"/>
                                  </w:rPr>
                                  <w:t>Software Requirements Specification</w:t>
                                </w:r>
                              </w:sdtContent>
                            </w:sdt>
                            <w:r w:rsidR="00025629">
                              <w:rPr>
                                <w:b/>
                                <w:sz w:val="40"/>
                              </w:rPr>
                              <w:t xml:space="preserve"> </w:t>
                            </w:r>
                          </w:p>
                          <w:p w14:paraId="55B0F010" w14:textId="77777777" w:rsidR="00025629" w:rsidRDefault="00025629">
                            <w:pPr>
                              <w:pStyle w:val="Subtitle"/>
                            </w:pPr>
                            <w:r>
                              <w:rPr>
                                <w:b/>
                                <w:sz w:val="40"/>
                              </w:rPr>
                              <w:t>Performance testing dashboard</w:t>
                            </w:r>
                            <w:r>
                              <w:t xml:space="preserve"> </w:t>
                            </w:r>
                          </w:p>
                          <w:p w14:paraId="55B0F011" w14:textId="77777777" w:rsidR="00025629" w:rsidRDefault="00025629">
                            <w:pPr>
                              <w:pStyle w:val="Abstract"/>
                            </w:pPr>
                            <w:r w:rsidRPr="0084553D">
                              <w:t>Ve</w:t>
                            </w:r>
                            <w:r>
                              <w:t>rsion 1.0 – Released date: 10/17</w:t>
                            </w:r>
                            <w:r w:rsidRPr="0084553D">
                              <w:t>/2016</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5B0EFE2" id="Text Box 6" o:spid="_x0000_s1027" type="#_x0000_t202" alt="Title, Subtitle, and Abstract" style="position:absolute;margin-left:-.75pt;margin-top:196.55pt;width:456pt;height:303.9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" filled="f" stroked="f" strokeweight=".5pt">
                <v:textbox inset="0,0,0,0">
                  <w:txbxContent>
                    <w:p w14:paraId="55B0F00F" w14:textId="77777777" w:rsidR="00025629" w:rsidRPr="0084553D" w:rsidRDefault="00A41349" w:rsidP="0084553D">
                      <w:pPr>
                        <w:pStyle w:val="Title"/>
                        <w:rPr>
                          <w:b/>
                          <w:sz w:val="40"/>
                        </w:rPr>
                      </w:pPr>
                      <w:sdt>
                        <w:sdtPr>
                          <w:rPr>
                            <w:b/>
                            <w:sz w:val="40"/>
                          </w:rPr>
                          <w:alias w:val="Title"/>
                          <w:tag w:val=""/>
                          <w:id w:val="701364701"/>
                          <w:placeholder>
                            <w:docPart w:val="DCB362491C30403EA3205BDD73F3705D"/>
                          </w:placeholder>
                          <w:dataBinding w:prefixMappings="xmlns:ns0='http://purl.org/dc/elements/1.1/' xmlns:ns1='http://schemas.openxmlformats.org/package/2006/metadata/core-properties' " w:xpath="/ns1:coreProperties[1]/ns0:title[1]" w:storeItemID="{6C3C8BC8-F283-45AE-878A-BAB7291924A1}"/>
                          <w:text/>
                        </w:sdtPr>
                        <w:sdtEndPr/>
                        <w:sdtContent>
                          <w:r w:rsidR="00025629" w:rsidRPr="0084553D">
                            <w:rPr>
                              <w:b/>
                              <w:sz w:val="40"/>
                            </w:rPr>
                            <w:t>Software Requirements Specification</w:t>
                          </w:r>
                        </w:sdtContent>
                      </w:sdt>
                      <w:r w:rsidR="00025629">
                        <w:rPr>
                          <w:b/>
                          <w:sz w:val="40"/>
                        </w:rPr>
                        <w:t xml:space="preserve"> </w:t>
                      </w:r>
                    </w:p>
                    <w:p w14:paraId="55B0F010" w14:textId="77777777" w:rsidR="00025629" w:rsidRDefault="00025629">
                      <w:pPr>
                        <w:pStyle w:val="Subtitle"/>
                      </w:pPr>
                      <w:r>
                        <w:rPr>
                          <w:b/>
                          <w:sz w:val="40"/>
                        </w:rPr>
                        <w:t>Performance testing dashboard</w:t>
                      </w:r>
                      <w:r>
                        <w:t xml:space="preserve"> </w:t>
                      </w:r>
                    </w:p>
                    <w:p w14:paraId="55B0F011" w14:textId="77777777" w:rsidR="00025629" w:rsidRDefault="00025629">
                      <w:pPr>
                        <w:pStyle w:val="Abstract"/>
                      </w:pPr>
                      <w:r w:rsidRPr="0084553D">
                        <w:t>Ve</w:t>
                      </w:r>
                      <w:r>
                        <w:t>rsion 1.0 – Released date: 10/17</w:t>
                      </w:r>
                      <w:r w:rsidRPr="0084553D">
                        <w:t>/2016</w:t>
                      </w:r>
                    </w:p>
                  </w:txbxContent>
                </v:textbox>
                <w10:wrap type="topAndBottom" anchorx="margin" anchory="page"/>
              </v:shape>
            </w:pict>
          </mc:Fallback>
        </mc:AlternateContent>
      </w:r>
      <w:sdt>
        <w:sdtPr>
          <w:rPr>
            <w:noProof/>
          </w:rPr>
          <w:id w:val="-1724750495"/>
          <w:docPartObj>
            <w:docPartGallery w:val="Cover Pages"/>
            <w:docPartUnique/>
          </w:docPartObj>
        </w:sdtPr>
        <w:sdtEndPr/>
        <w:sdtContent>
          <w:r w:rsidR="00DF1E78">
            <w:rPr>
              <w:noProof/>
            </w:rPr>
            <w:br w:type="page"/>
          </w:r>
        </w:sdtContent>
      </w:sdt>
    </w:p>
    <w:p w14:paraId="55B0E9B0" w14:textId="77777777" w:rsidR="0016089A" w:rsidRPr="000726C5" w:rsidRDefault="0016089A" w:rsidP="000726C5">
      <w:pPr>
        <w:pStyle w:val="Subtitle"/>
        <w:rPr>
          <w:sz w:val="44"/>
        </w:rPr>
      </w:pPr>
      <w:r w:rsidRPr="000726C5">
        <w:rPr>
          <w:rStyle w:val="Strong"/>
          <w:sz w:val="44"/>
        </w:rPr>
        <w:lastRenderedPageBreak/>
        <w:t>Status</w:t>
      </w:r>
      <w:r w:rsidR="00510C3D" w:rsidRPr="000726C5">
        <w:rPr>
          <w:sz w:val="44"/>
        </w:rPr>
        <w:t>:</w:t>
      </w:r>
    </w:p>
    <w:p w14:paraId="55B0E9B1" w14:textId="77777777" w:rsidR="00510C3D" w:rsidRDefault="00510C3D" w:rsidP="000726C5">
      <w:pPr>
        <w:pStyle w:val="Abstract"/>
      </w:pPr>
      <w:r>
        <w:t>Approved by:</w:t>
      </w:r>
    </w:p>
    <w:p w14:paraId="55B0E9B2" w14:textId="77777777" w:rsidR="00510C3D" w:rsidRDefault="00510C3D" w:rsidP="000726C5">
      <w:pPr>
        <w:pStyle w:val="Abstract"/>
      </w:pPr>
      <w:r>
        <w:t>Released by:</w:t>
      </w:r>
      <w:r w:rsidR="000726C5">
        <w:t xml:space="preserve"> Capstone team (ETI1)</w:t>
      </w:r>
    </w:p>
    <w:p w14:paraId="55B0E9B3" w14:textId="77777777" w:rsidR="005F409F" w:rsidRPr="005F409F" w:rsidRDefault="005F409F" w:rsidP="000726C5">
      <w:pPr>
        <w:pStyle w:val="Abstract"/>
        <w:rPr>
          <w:i w:val="0"/>
        </w:rPr>
      </w:pPr>
      <w:r w:rsidRPr="005F409F">
        <w:rPr>
          <w:i w:val="0"/>
        </w:rPr>
        <w:t>Internal</w:t>
      </w:r>
    </w:p>
    <w:p w14:paraId="55B0E9B4" w14:textId="77777777" w:rsidR="00510C3D" w:rsidRDefault="00510C3D" w:rsidP="00510C3D"/>
    <w:p w14:paraId="55B0E9B5" w14:textId="77777777" w:rsidR="00510C3D" w:rsidRDefault="00510C3D" w:rsidP="00510C3D">
      <w:pPr>
        <w:pStyle w:val="TableHeading"/>
      </w:pPr>
      <w:r w:rsidRPr="00510C3D">
        <w:t>Document Revision History</w:t>
      </w:r>
    </w:p>
    <w:tbl>
      <w:tblPr>
        <w:tblStyle w:val="FinancialTable"/>
        <w:tblW w:w="5000" w:type="pct"/>
        <w:tblLook w:val="04A0" w:firstRow="1" w:lastRow="0" w:firstColumn="1" w:lastColumn="0" w:noHBand="0" w:noVBand="1"/>
        <w:tblDescription w:val="Sample table"/>
      </w:tblPr>
      <w:tblGrid>
        <w:gridCol w:w="1082"/>
        <w:gridCol w:w="1700"/>
        <w:gridCol w:w="2405"/>
        <w:gridCol w:w="3610"/>
      </w:tblGrid>
      <w:tr w:rsidR="00510C3D" w14:paraId="55B0E9BA" w14:textId="77777777" w:rsidTr="00040A6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14" w:type="pct"/>
            <w:tcBorders>
              <w:top w:val="nil"/>
              <w:left w:val="nil"/>
              <w:bottom w:val="single" w:sz="4" w:space="0" w:color="D9D9D9" w:themeColor="background1" w:themeShade="D9"/>
              <w:right w:val="nil"/>
            </w:tcBorders>
          </w:tcPr>
          <w:p w14:paraId="55B0E9B6" w14:textId="77777777" w:rsidR="00510C3D" w:rsidRDefault="00510C3D" w:rsidP="009B17DE">
            <w:r>
              <w:t>Version</w:t>
            </w:r>
          </w:p>
        </w:tc>
        <w:tc>
          <w:tcPr>
            <w:tcW w:w="966" w:type="pct"/>
            <w:tcBorders>
              <w:top w:val="nil"/>
              <w:left w:val="nil"/>
              <w:bottom w:val="single" w:sz="4" w:space="0" w:color="D9D9D9" w:themeColor="background1" w:themeShade="D9"/>
              <w:right w:val="nil"/>
            </w:tcBorders>
            <w:hideMark/>
          </w:tcPr>
          <w:p w14:paraId="55B0E9B7" w14:textId="77777777" w:rsidR="00510C3D" w:rsidRDefault="00510C3D" w:rsidP="009B17DE">
            <w:pPr>
              <w:cnfStyle w:val="100000000000" w:firstRow="1" w:lastRow="0" w:firstColumn="0" w:lastColumn="0" w:oddVBand="0" w:evenVBand="0" w:oddHBand="0" w:evenHBand="0" w:firstRowFirstColumn="0" w:firstRowLastColumn="0" w:lastRowFirstColumn="0" w:lastRowLastColumn="0"/>
            </w:pPr>
            <w:r>
              <w:t>Date</w:t>
            </w:r>
          </w:p>
        </w:tc>
        <w:tc>
          <w:tcPr>
            <w:tcW w:w="1367" w:type="pct"/>
            <w:tcBorders>
              <w:top w:val="nil"/>
              <w:left w:val="nil"/>
              <w:bottom w:val="single" w:sz="4" w:space="0" w:color="D9D9D9" w:themeColor="background1" w:themeShade="D9"/>
              <w:right w:val="nil"/>
            </w:tcBorders>
            <w:hideMark/>
          </w:tcPr>
          <w:p w14:paraId="55B0E9B8" w14:textId="77777777" w:rsidR="00510C3D" w:rsidRDefault="00510C3D" w:rsidP="00510C3D">
            <w:pPr>
              <w:cnfStyle w:val="100000000000" w:firstRow="1" w:lastRow="0" w:firstColumn="0" w:lastColumn="0" w:oddVBand="0" w:evenVBand="0" w:oddHBand="0" w:evenHBand="0" w:firstRowFirstColumn="0" w:firstRowLastColumn="0" w:lastRowFirstColumn="0" w:lastRowLastColumn="0"/>
            </w:pPr>
            <w:r>
              <w:t>Changed by</w:t>
            </w:r>
          </w:p>
        </w:tc>
        <w:tc>
          <w:tcPr>
            <w:tcW w:w="2052" w:type="pct"/>
            <w:tcBorders>
              <w:top w:val="nil"/>
              <w:left w:val="nil"/>
              <w:bottom w:val="single" w:sz="4" w:space="0" w:color="D9D9D9" w:themeColor="background1" w:themeShade="D9"/>
              <w:right w:val="nil"/>
            </w:tcBorders>
            <w:hideMark/>
          </w:tcPr>
          <w:p w14:paraId="55B0E9B9" w14:textId="77777777" w:rsidR="00510C3D" w:rsidRDefault="00510C3D" w:rsidP="00510C3D">
            <w:pPr>
              <w:cnfStyle w:val="100000000000" w:firstRow="1" w:lastRow="0" w:firstColumn="0" w:lastColumn="0" w:oddVBand="0" w:evenVBand="0" w:oddHBand="0" w:evenHBand="0" w:firstRowFirstColumn="0" w:firstRowLastColumn="0" w:lastRowFirstColumn="0" w:lastRowLastColumn="0"/>
            </w:pPr>
            <w:r>
              <w:t>Modifications</w:t>
            </w:r>
          </w:p>
        </w:tc>
      </w:tr>
      <w:tr w:rsidR="00510C3D" w14:paraId="55B0E9BF" w14:textId="77777777" w:rsidTr="00040A69">
        <w:trPr>
          <w:trHeight w:val="323"/>
        </w:trPr>
        <w:tc>
          <w:tcPr>
            <w:cnfStyle w:val="001000000000" w:firstRow="0" w:lastRow="0" w:firstColumn="1" w:lastColumn="0" w:oddVBand="0" w:evenVBand="0" w:oddHBand="0" w:evenHBand="0" w:firstRowFirstColumn="0" w:firstRowLastColumn="0" w:lastRowFirstColumn="0" w:lastRowLastColumn="0"/>
            <w:tcW w:w="614" w:type="pct"/>
            <w:tcBorders>
              <w:top w:val="dotted" w:sz="8" w:space="0" w:color="7E97AD" w:themeColor="accent1"/>
              <w:left w:val="nil"/>
              <w:bottom w:val="single" w:sz="4" w:space="0" w:color="D9D9D9" w:themeColor="background1" w:themeShade="D9"/>
              <w:right w:val="nil"/>
            </w:tcBorders>
          </w:tcPr>
          <w:p w14:paraId="55B0E9BB" w14:textId="77777777" w:rsidR="00510C3D" w:rsidRDefault="00510C3D" w:rsidP="009B17DE">
            <w:r>
              <w:t>1.0</w:t>
            </w:r>
          </w:p>
        </w:tc>
        <w:tc>
          <w:tcPr>
            <w:tcW w:w="966" w:type="pct"/>
            <w:tcBorders>
              <w:top w:val="dotted" w:sz="8" w:space="0" w:color="7E97AD" w:themeColor="accent1"/>
              <w:left w:val="nil"/>
              <w:bottom w:val="single" w:sz="4" w:space="0" w:color="D9D9D9" w:themeColor="background1" w:themeShade="D9"/>
              <w:right w:val="nil"/>
            </w:tcBorders>
          </w:tcPr>
          <w:p w14:paraId="55B0E9BC" w14:textId="77777777" w:rsidR="00510C3D" w:rsidRDefault="00502EF7" w:rsidP="00510C3D">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10.17</w:t>
            </w:r>
            <w:r w:rsidR="00510C3D">
              <w:t>.2016</w:t>
            </w:r>
          </w:p>
        </w:tc>
        <w:tc>
          <w:tcPr>
            <w:tcW w:w="1367" w:type="pct"/>
            <w:tcBorders>
              <w:top w:val="dotted" w:sz="8" w:space="0" w:color="7E97AD" w:themeColor="accent1"/>
              <w:left w:val="nil"/>
              <w:bottom w:val="single" w:sz="4" w:space="0" w:color="D9D9D9" w:themeColor="background1" w:themeShade="D9"/>
              <w:right w:val="nil"/>
            </w:tcBorders>
          </w:tcPr>
          <w:p w14:paraId="55B0E9BD" w14:textId="77777777" w:rsidR="00510C3D" w:rsidRDefault="00510C3D" w:rsidP="00510C3D">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Capstone team</w:t>
            </w:r>
          </w:p>
        </w:tc>
        <w:tc>
          <w:tcPr>
            <w:tcW w:w="2052" w:type="pct"/>
            <w:tcBorders>
              <w:top w:val="dotted" w:sz="8" w:space="0" w:color="7E97AD" w:themeColor="accent1"/>
              <w:left w:val="nil"/>
              <w:bottom w:val="single" w:sz="4" w:space="0" w:color="D9D9D9" w:themeColor="background1" w:themeShade="D9"/>
              <w:right w:val="nil"/>
            </w:tcBorders>
          </w:tcPr>
          <w:p w14:paraId="55B0E9BE" w14:textId="77777777" w:rsidR="00510C3D" w:rsidRDefault="00510C3D" w:rsidP="00510C3D">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Initial</w:t>
            </w:r>
          </w:p>
        </w:tc>
      </w:tr>
      <w:tr w:rsidR="00040A69" w14:paraId="60C8A477" w14:textId="77777777" w:rsidTr="00040A69">
        <w:trPr>
          <w:trHeight w:val="323"/>
        </w:trPr>
        <w:tc>
          <w:tcPr>
            <w:cnfStyle w:val="001000000000" w:firstRow="0" w:lastRow="0" w:firstColumn="1" w:lastColumn="0" w:oddVBand="0" w:evenVBand="0" w:oddHBand="0" w:evenHBand="0" w:firstRowFirstColumn="0" w:firstRowLastColumn="0" w:lastRowFirstColumn="0" w:lastRowLastColumn="0"/>
            <w:tcW w:w="614" w:type="pct"/>
            <w:tcBorders>
              <w:top w:val="dotted" w:sz="8" w:space="0" w:color="7E97AD" w:themeColor="accent1"/>
              <w:left w:val="nil"/>
              <w:bottom w:val="single" w:sz="4" w:space="0" w:color="D9D9D9" w:themeColor="background1" w:themeShade="D9"/>
              <w:right w:val="nil"/>
            </w:tcBorders>
          </w:tcPr>
          <w:p w14:paraId="0C0AAF6A" w14:textId="4B406725" w:rsidR="00040A69" w:rsidRDefault="00040A69" w:rsidP="009B17DE">
            <w:r>
              <w:t>1.1</w:t>
            </w:r>
          </w:p>
        </w:tc>
        <w:tc>
          <w:tcPr>
            <w:tcW w:w="966" w:type="pct"/>
            <w:tcBorders>
              <w:top w:val="dotted" w:sz="8" w:space="0" w:color="7E97AD" w:themeColor="accent1"/>
              <w:left w:val="nil"/>
              <w:bottom w:val="single" w:sz="4" w:space="0" w:color="D9D9D9" w:themeColor="background1" w:themeShade="D9"/>
              <w:right w:val="nil"/>
            </w:tcBorders>
          </w:tcPr>
          <w:p w14:paraId="10F8277D" w14:textId="1E37AAE7" w:rsidR="00040A69" w:rsidRDefault="00040A69" w:rsidP="00510C3D">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12.20.2016</w:t>
            </w:r>
          </w:p>
        </w:tc>
        <w:tc>
          <w:tcPr>
            <w:tcW w:w="1367" w:type="pct"/>
            <w:tcBorders>
              <w:top w:val="dotted" w:sz="8" w:space="0" w:color="7E97AD" w:themeColor="accent1"/>
              <w:left w:val="nil"/>
              <w:bottom w:val="single" w:sz="4" w:space="0" w:color="D9D9D9" w:themeColor="background1" w:themeShade="D9"/>
              <w:right w:val="nil"/>
            </w:tcBorders>
          </w:tcPr>
          <w:p w14:paraId="1B0F9FCF" w14:textId="1FB590FC" w:rsidR="00040A69" w:rsidRDefault="00040A69" w:rsidP="00510C3D">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Capstone team</w:t>
            </w:r>
          </w:p>
        </w:tc>
        <w:tc>
          <w:tcPr>
            <w:tcW w:w="2052" w:type="pct"/>
            <w:tcBorders>
              <w:top w:val="dotted" w:sz="8" w:space="0" w:color="7E97AD" w:themeColor="accent1"/>
              <w:left w:val="nil"/>
              <w:bottom w:val="single" w:sz="4" w:space="0" w:color="D9D9D9" w:themeColor="background1" w:themeShade="D9"/>
              <w:right w:val="nil"/>
            </w:tcBorders>
          </w:tcPr>
          <w:p w14:paraId="417280EC" w14:textId="5C2E19DB" w:rsidR="00040A69" w:rsidRDefault="00040A69" w:rsidP="00510C3D">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Correct minor mistakes</w:t>
            </w:r>
          </w:p>
        </w:tc>
      </w:tr>
      <w:tr w:rsidR="00510C3D" w14:paraId="55B0E9CE" w14:textId="77777777" w:rsidTr="00040A69">
        <w:trPr>
          <w:trHeight w:val="323"/>
        </w:trPr>
        <w:tc>
          <w:tcPr>
            <w:cnfStyle w:val="001000000000" w:firstRow="0" w:lastRow="0" w:firstColumn="1" w:lastColumn="0" w:oddVBand="0" w:evenVBand="0" w:oddHBand="0" w:evenHBand="0" w:firstRowFirstColumn="0" w:firstRowLastColumn="0" w:lastRowFirstColumn="0" w:lastRowLastColumn="0"/>
            <w:tcW w:w="614" w:type="pct"/>
            <w:tcBorders>
              <w:top w:val="single" w:sz="4" w:space="0" w:color="D9D9D9" w:themeColor="background1" w:themeShade="D9"/>
              <w:left w:val="nil"/>
              <w:bottom w:val="nil"/>
              <w:right w:val="nil"/>
            </w:tcBorders>
          </w:tcPr>
          <w:p w14:paraId="55B0E9CA" w14:textId="77777777" w:rsidR="00510C3D" w:rsidRDefault="00510C3D" w:rsidP="009B17DE"/>
        </w:tc>
        <w:tc>
          <w:tcPr>
            <w:tcW w:w="966" w:type="pct"/>
            <w:tcBorders>
              <w:top w:val="single" w:sz="4" w:space="0" w:color="D9D9D9" w:themeColor="background1" w:themeShade="D9"/>
              <w:left w:val="nil"/>
              <w:bottom w:val="nil"/>
              <w:right w:val="nil"/>
            </w:tcBorders>
          </w:tcPr>
          <w:p w14:paraId="55B0E9CB"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1367" w:type="pct"/>
            <w:tcBorders>
              <w:top w:val="single" w:sz="4" w:space="0" w:color="D9D9D9" w:themeColor="background1" w:themeShade="D9"/>
              <w:left w:val="nil"/>
              <w:bottom w:val="nil"/>
              <w:right w:val="nil"/>
            </w:tcBorders>
          </w:tcPr>
          <w:p w14:paraId="55B0E9CC"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2052" w:type="pct"/>
            <w:tcBorders>
              <w:top w:val="single" w:sz="4" w:space="0" w:color="D9D9D9" w:themeColor="background1" w:themeShade="D9"/>
              <w:left w:val="nil"/>
              <w:bottom w:val="nil"/>
              <w:right w:val="nil"/>
            </w:tcBorders>
          </w:tcPr>
          <w:p w14:paraId="55B0E9CD"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r>
    </w:tbl>
    <w:p w14:paraId="55B0E9D0" w14:textId="7500FDC6" w:rsidR="005F409F" w:rsidRPr="00510C3D" w:rsidRDefault="005F409F" w:rsidP="00305E8A"/>
    <w:sdt>
      <w:sdtPr>
        <w:rPr>
          <w:sz w:val="20"/>
        </w:rPr>
        <w:id w:val="-1737613305"/>
        <w:docPartObj>
          <w:docPartGallery w:val="Table of Contents"/>
          <w:docPartUnique/>
        </w:docPartObj>
      </w:sdtPr>
      <w:sdtEndPr>
        <w:rPr>
          <w:b/>
          <w:bCs/>
          <w:noProof/>
        </w:rPr>
      </w:sdtEndPr>
      <w:sdtContent>
        <w:p w14:paraId="55B0E9D1" w14:textId="77777777" w:rsidR="00554EF2" w:rsidRDefault="00554EF2" w:rsidP="00554EF2">
          <w:pPr>
            <w:pStyle w:val="TOCHeading"/>
            <w:numPr>
              <w:ilvl w:val="0"/>
              <w:numId w:val="0"/>
            </w:numPr>
            <w:ind w:left="360" w:hanging="360"/>
          </w:pPr>
          <w:r>
            <w:t>Contents</w:t>
          </w:r>
        </w:p>
        <w:p w14:paraId="2F4A3AE8" w14:textId="77777777" w:rsidR="008918E9" w:rsidRDefault="00554EF2">
          <w:pPr>
            <w:pStyle w:val="TOC1"/>
            <w:tabs>
              <w:tab w:val="left" w:pos="440"/>
            </w:tabs>
            <w:rPr>
              <w:rFonts w:eastAsiaTheme="minorEastAsia"/>
              <w:color w:val="auto"/>
              <w:kern w:val="0"/>
              <w:szCs w:val="22"/>
              <w:lang w:eastAsia="en-US"/>
            </w:rPr>
          </w:pPr>
          <w:r>
            <w:fldChar w:fldCharType="begin"/>
          </w:r>
          <w:r>
            <w:instrText xml:space="preserve"> TOC \o "1-3" \h \z \u </w:instrText>
          </w:r>
          <w:r>
            <w:fldChar w:fldCharType="separate"/>
          </w:r>
          <w:hyperlink w:anchor="_Toc480721536" w:history="1">
            <w:r w:rsidR="008918E9" w:rsidRPr="009949FF">
              <w:rPr>
                <w:rStyle w:val="Hyperlink"/>
              </w:rPr>
              <w:t>1.</w:t>
            </w:r>
            <w:r w:rsidR="008918E9">
              <w:rPr>
                <w:rFonts w:eastAsiaTheme="minorEastAsia"/>
                <w:color w:val="auto"/>
                <w:kern w:val="0"/>
                <w:szCs w:val="22"/>
                <w:lang w:eastAsia="en-US"/>
              </w:rPr>
              <w:tab/>
            </w:r>
            <w:r w:rsidR="008918E9" w:rsidRPr="009949FF">
              <w:rPr>
                <w:rStyle w:val="Hyperlink"/>
              </w:rPr>
              <w:t>Introduction</w:t>
            </w:r>
            <w:r w:rsidR="008918E9">
              <w:rPr>
                <w:webHidden/>
              </w:rPr>
              <w:tab/>
            </w:r>
            <w:r w:rsidR="008918E9">
              <w:rPr>
                <w:webHidden/>
              </w:rPr>
              <w:fldChar w:fldCharType="begin"/>
            </w:r>
            <w:r w:rsidR="008918E9">
              <w:rPr>
                <w:webHidden/>
              </w:rPr>
              <w:instrText xml:space="preserve"> PAGEREF _Toc480721536 \h </w:instrText>
            </w:r>
            <w:r w:rsidR="008918E9">
              <w:rPr>
                <w:webHidden/>
              </w:rPr>
            </w:r>
            <w:r w:rsidR="008918E9">
              <w:rPr>
                <w:webHidden/>
              </w:rPr>
              <w:fldChar w:fldCharType="separate"/>
            </w:r>
            <w:r w:rsidR="008918E9">
              <w:rPr>
                <w:webHidden/>
              </w:rPr>
              <w:t>5</w:t>
            </w:r>
            <w:r w:rsidR="008918E9">
              <w:rPr>
                <w:webHidden/>
              </w:rPr>
              <w:fldChar w:fldCharType="end"/>
            </w:r>
          </w:hyperlink>
        </w:p>
        <w:p w14:paraId="4DC2AC00"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37" w:history="1">
            <w:r w:rsidR="008918E9" w:rsidRPr="009949FF">
              <w:rPr>
                <w:rStyle w:val="Hyperlink"/>
                <w:noProof/>
              </w:rPr>
              <w:t>1.1.</w:t>
            </w:r>
            <w:r w:rsidR="008918E9">
              <w:rPr>
                <w:rFonts w:eastAsiaTheme="minorEastAsia"/>
                <w:noProof/>
                <w:color w:val="auto"/>
                <w:kern w:val="0"/>
                <w:sz w:val="22"/>
                <w:szCs w:val="22"/>
                <w:lang w:eastAsia="en-US"/>
              </w:rPr>
              <w:tab/>
            </w:r>
            <w:r w:rsidR="008918E9" w:rsidRPr="009949FF">
              <w:rPr>
                <w:rStyle w:val="Hyperlink"/>
                <w:noProof/>
              </w:rPr>
              <w:t>Purpose</w:t>
            </w:r>
            <w:r w:rsidR="008918E9">
              <w:rPr>
                <w:noProof/>
                <w:webHidden/>
              </w:rPr>
              <w:tab/>
            </w:r>
            <w:r w:rsidR="008918E9">
              <w:rPr>
                <w:noProof/>
                <w:webHidden/>
              </w:rPr>
              <w:fldChar w:fldCharType="begin"/>
            </w:r>
            <w:r w:rsidR="008918E9">
              <w:rPr>
                <w:noProof/>
                <w:webHidden/>
              </w:rPr>
              <w:instrText xml:space="preserve"> PAGEREF _Toc480721537 \h </w:instrText>
            </w:r>
            <w:r w:rsidR="008918E9">
              <w:rPr>
                <w:noProof/>
                <w:webHidden/>
              </w:rPr>
            </w:r>
            <w:r w:rsidR="008918E9">
              <w:rPr>
                <w:noProof/>
                <w:webHidden/>
              </w:rPr>
              <w:fldChar w:fldCharType="separate"/>
            </w:r>
            <w:r w:rsidR="008918E9">
              <w:rPr>
                <w:noProof/>
                <w:webHidden/>
              </w:rPr>
              <w:t>5</w:t>
            </w:r>
            <w:r w:rsidR="008918E9">
              <w:rPr>
                <w:noProof/>
                <w:webHidden/>
              </w:rPr>
              <w:fldChar w:fldCharType="end"/>
            </w:r>
          </w:hyperlink>
        </w:p>
        <w:p w14:paraId="404D4E0C"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38" w:history="1">
            <w:r w:rsidR="008918E9" w:rsidRPr="009949FF">
              <w:rPr>
                <w:rStyle w:val="Hyperlink"/>
                <w:noProof/>
              </w:rPr>
              <w:t>1.2.</w:t>
            </w:r>
            <w:r w:rsidR="008918E9">
              <w:rPr>
                <w:rFonts w:eastAsiaTheme="minorEastAsia"/>
                <w:noProof/>
                <w:color w:val="auto"/>
                <w:kern w:val="0"/>
                <w:sz w:val="22"/>
                <w:szCs w:val="22"/>
                <w:lang w:eastAsia="en-US"/>
              </w:rPr>
              <w:tab/>
            </w:r>
            <w:r w:rsidR="008918E9" w:rsidRPr="009949FF">
              <w:rPr>
                <w:rStyle w:val="Hyperlink"/>
                <w:noProof/>
              </w:rPr>
              <w:t>Scope</w:t>
            </w:r>
            <w:r w:rsidR="008918E9">
              <w:rPr>
                <w:noProof/>
                <w:webHidden/>
              </w:rPr>
              <w:tab/>
            </w:r>
            <w:r w:rsidR="008918E9">
              <w:rPr>
                <w:noProof/>
                <w:webHidden/>
              </w:rPr>
              <w:fldChar w:fldCharType="begin"/>
            </w:r>
            <w:r w:rsidR="008918E9">
              <w:rPr>
                <w:noProof/>
                <w:webHidden/>
              </w:rPr>
              <w:instrText xml:space="preserve"> PAGEREF _Toc480721538 \h </w:instrText>
            </w:r>
            <w:r w:rsidR="008918E9">
              <w:rPr>
                <w:noProof/>
                <w:webHidden/>
              </w:rPr>
            </w:r>
            <w:r w:rsidR="008918E9">
              <w:rPr>
                <w:noProof/>
                <w:webHidden/>
              </w:rPr>
              <w:fldChar w:fldCharType="separate"/>
            </w:r>
            <w:r w:rsidR="008918E9">
              <w:rPr>
                <w:noProof/>
                <w:webHidden/>
              </w:rPr>
              <w:t>5</w:t>
            </w:r>
            <w:r w:rsidR="008918E9">
              <w:rPr>
                <w:noProof/>
                <w:webHidden/>
              </w:rPr>
              <w:fldChar w:fldCharType="end"/>
            </w:r>
          </w:hyperlink>
        </w:p>
        <w:p w14:paraId="70B7F839"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39" w:history="1">
            <w:r w:rsidR="008918E9" w:rsidRPr="009949FF">
              <w:rPr>
                <w:rStyle w:val="Hyperlink"/>
                <w:noProof/>
              </w:rPr>
              <w:t>1.3.</w:t>
            </w:r>
            <w:r w:rsidR="008918E9">
              <w:rPr>
                <w:rFonts w:eastAsiaTheme="minorEastAsia"/>
                <w:noProof/>
                <w:color w:val="auto"/>
                <w:kern w:val="0"/>
                <w:sz w:val="22"/>
                <w:szCs w:val="22"/>
                <w:lang w:eastAsia="en-US"/>
              </w:rPr>
              <w:tab/>
            </w:r>
            <w:r w:rsidR="008918E9" w:rsidRPr="009949FF">
              <w:rPr>
                <w:rStyle w:val="Hyperlink"/>
                <w:noProof/>
              </w:rPr>
              <w:t>Definitions, Acronyms and abbreviations</w:t>
            </w:r>
            <w:r w:rsidR="008918E9">
              <w:rPr>
                <w:noProof/>
                <w:webHidden/>
              </w:rPr>
              <w:tab/>
            </w:r>
            <w:r w:rsidR="008918E9">
              <w:rPr>
                <w:noProof/>
                <w:webHidden/>
              </w:rPr>
              <w:fldChar w:fldCharType="begin"/>
            </w:r>
            <w:r w:rsidR="008918E9">
              <w:rPr>
                <w:noProof/>
                <w:webHidden/>
              </w:rPr>
              <w:instrText xml:space="preserve"> PAGEREF _Toc480721539 \h </w:instrText>
            </w:r>
            <w:r w:rsidR="008918E9">
              <w:rPr>
                <w:noProof/>
                <w:webHidden/>
              </w:rPr>
            </w:r>
            <w:r w:rsidR="008918E9">
              <w:rPr>
                <w:noProof/>
                <w:webHidden/>
              </w:rPr>
              <w:fldChar w:fldCharType="separate"/>
            </w:r>
            <w:r w:rsidR="008918E9">
              <w:rPr>
                <w:noProof/>
                <w:webHidden/>
              </w:rPr>
              <w:t>6</w:t>
            </w:r>
            <w:r w:rsidR="008918E9">
              <w:rPr>
                <w:noProof/>
                <w:webHidden/>
              </w:rPr>
              <w:fldChar w:fldCharType="end"/>
            </w:r>
          </w:hyperlink>
        </w:p>
        <w:p w14:paraId="5CBAA90D"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40" w:history="1">
            <w:r w:rsidR="008918E9" w:rsidRPr="009949FF">
              <w:rPr>
                <w:rStyle w:val="Hyperlink"/>
                <w:noProof/>
              </w:rPr>
              <w:t>1.4.</w:t>
            </w:r>
            <w:r w:rsidR="008918E9">
              <w:rPr>
                <w:rFonts w:eastAsiaTheme="minorEastAsia"/>
                <w:noProof/>
                <w:color w:val="auto"/>
                <w:kern w:val="0"/>
                <w:sz w:val="22"/>
                <w:szCs w:val="22"/>
                <w:lang w:eastAsia="en-US"/>
              </w:rPr>
              <w:tab/>
            </w:r>
            <w:r w:rsidR="008918E9" w:rsidRPr="009949FF">
              <w:rPr>
                <w:rStyle w:val="Hyperlink"/>
                <w:noProof/>
              </w:rPr>
              <w:t>Coordinators</w:t>
            </w:r>
            <w:r w:rsidR="008918E9">
              <w:rPr>
                <w:noProof/>
                <w:webHidden/>
              </w:rPr>
              <w:tab/>
            </w:r>
            <w:r w:rsidR="008918E9">
              <w:rPr>
                <w:noProof/>
                <w:webHidden/>
              </w:rPr>
              <w:fldChar w:fldCharType="begin"/>
            </w:r>
            <w:r w:rsidR="008918E9">
              <w:rPr>
                <w:noProof/>
                <w:webHidden/>
              </w:rPr>
              <w:instrText xml:space="preserve"> PAGEREF _Toc480721540 \h </w:instrText>
            </w:r>
            <w:r w:rsidR="008918E9">
              <w:rPr>
                <w:noProof/>
                <w:webHidden/>
              </w:rPr>
            </w:r>
            <w:r w:rsidR="008918E9">
              <w:rPr>
                <w:noProof/>
                <w:webHidden/>
              </w:rPr>
              <w:fldChar w:fldCharType="separate"/>
            </w:r>
            <w:r w:rsidR="008918E9">
              <w:rPr>
                <w:noProof/>
                <w:webHidden/>
              </w:rPr>
              <w:t>6</w:t>
            </w:r>
            <w:r w:rsidR="008918E9">
              <w:rPr>
                <w:noProof/>
                <w:webHidden/>
              </w:rPr>
              <w:fldChar w:fldCharType="end"/>
            </w:r>
          </w:hyperlink>
        </w:p>
        <w:p w14:paraId="7FF44BC8"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41" w:history="1">
            <w:r w:rsidR="008918E9" w:rsidRPr="009949FF">
              <w:rPr>
                <w:rStyle w:val="Hyperlink"/>
                <w:noProof/>
              </w:rPr>
              <w:t>1.5.</w:t>
            </w:r>
            <w:r w:rsidR="008918E9">
              <w:rPr>
                <w:rFonts w:eastAsiaTheme="minorEastAsia"/>
                <w:noProof/>
                <w:color w:val="auto"/>
                <w:kern w:val="0"/>
                <w:sz w:val="22"/>
                <w:szCs w:val="22"/>
                <w:lang w:eastAsia="en-US"/>
              </w:rPr>
              <w:tab/>
            </w:r>
            <w:r w:rsidR="008918E9" w:rsidRPr="009949FF">
              <w:rPr>
                <w:rStyle w:val="Hyperlink"/>
                <w:noProof/>
              </w:rPr>
              <w:t>Overview</w:t>
            </w:r>
            <w:r w:rsidR="008918E9">
              <w:rPr>
                <w:noProof/>
                <w:webHidden/>
              </w:rPr>
              <w:tab/>
            </w:r>
            <w:r w:rsidR="008918E9">
              <w:rPr>
                <w:noProof/>
                <w:webHidden/>
              </w:rPr>
              <w:fldChar w:fldCharType="begin"/>
            </w:r>
            <w:r w:rsidR="008918E9">
              <w:rPr>
                <w:noProof/>
                <w:webHidden/>
              </w:rPr>
              <w:instrText xml:space="preserve"> PAGEREF _Toc480721541 \h </w:instrText>
            </w:r>
            <w:r w:rsidR="008918E9">
              <w:rPr>
                <w:noProof/>
                <w:webHidden/>
              </w:rPr>
            </w:r>
            <w:r w:rsidR="008918E9">
              <w:rPr>
                <w:noProof/>
                <w:webHidden/>
              </w:rPr>
              <w:fldChar w:fldCharType="separate"/>
            </w:r>
            <w:r w:rsidR="008918E9">
              <w:rPr>
                <w:noProof/>
                <w:webHidden/>
              </w:rPr>
              <w:t>6</w:t>
            </w:r>
            <w:r w:rsidR="008918E9">
              <w:rPr>
                <w:noProof/>
                <w:webHidden/>
              </w:rPr>
              <w:fldChar w:fldCharType="end"/>
            </w:r>
          </w:hyperlink>
        </w:p>
        <w:p w14:paraId="5A0C45B8" w14:textId="77777777" w:rsidR="008918E9" w:rsidRDefault="00A41349">
          <w:pPr>
            <w:pStyle w:val="TOC1"/>
            <w:tabs>
              <w:tab w:val="left" w:pos="440"/>
            </w:tabs>
            <w:rPr>
              <w:rFonts w:eastAsiaTheme="minorEastAsia"/>
              <w:color w:val="auto"/>
              <w:kern w:val="0"/>
              <w:szCs w:val="22"/>
              <w:lang w:eastAsia="en-US"/>
            </w:rPr>
          </w:pPr>
          <w:hyperlink w:anchor="_Toc480721542" w:history="1">
            <w:r w:rsidR="008918E9" w:rsidRPr="009949FF">
              <w:rPr>
                <w:rStyle w:val="Hyperlink"/>
              </w:rPr>
              <w:t>2.</w:t>
            </w:r>
            <w:r w:rsidR="008918E9">
              <w:rPr>
                <w:rFonts w:eastAsiaTheme="minorEastAsia"/>
                <w:color w:val="auto"/>
                <w:kern w:val="0"/>
                <w:szCs w:val="22"/>
                <w:lang w:eastAsia="en-US"/>
              </w:rPr>
              <w:tab/>
            </w:r>
            <w:r w:rsidR="008918E9" w:rsidRPr="009949FF">
              <w:rPr>
                <w:rStyle w:val="Hyperlink"/>
              </w:rPr>
              <w:t>Software Requirements</w:t>
            </w:r>
            <w:r w:rsidR="008918E9">
              <w:rPr>
                <w:webHidden/>
              </w:rPr>
              <w:tab/>
            </w:r>
            <w:r w:rsidR="008918E9">
              <w:rPr>
                <w:webHidden/>
              </w:rPr>
              <w:fldChar w:fldCharType="begin"/>
            </w:r>
            <w:r w:rsidR="008918E9">
              <w:rPr>
                <w:webHidden/>
              </w:rPr>
              <w:instrText xml:space="preserve"> PAGEREF _Toc480721542 \h </w:instrText>
            </w:r>
            <w:r w:rsidR="008918E9">
              <w:rPr>
                <w:webHidden/>
              </w:rPr>
            </w:r>
            <w:r w:rsidR="008918E9">
              <w:rPr>
                <w:webHidden/>
              </w:rPr>
              <w:fldChar w:fldCharType="separate"/>
            </w:r>
            <w:r w:rsidR="008918E9">
              <w:rPr>
                <w:webHidden/>
              </w:rPr>
              <w:t>7</w:t>
            </w:r>
            <w:r w:rsidR="008918E9">
              <w:rPr>
                <w:webHidden/>
              </w:rPr>
              <w:fldChar w:fldCharType="end"/>
            </w:r>
          </w:hyperlink>
        </w:p>
        <w:p w14:paraId="23DB8CAC"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43" w:history="1">
            <w:r w:rsidR="008918E9" w:rsidRPr="009949FF">
              <w:rPr>
                <w:rStyle w:val="Hyperlink"/>
                <w:noProof/>
              </w:rPr>
              <w:t>2.1.</w:t>
            </w:r>
            <w:r w:rsidR="008918E9">
              <w:rPr>
                <w:rFonts w:eastAsiaTheme="minorEastAsia"/>
                <w:noProof/>
                <w:color w:val="auto"/>
                <w:kern w:val="0"/>
                <w:sz w:val="22"/>
                <w:szCs w:val="22"/>
                <w:lang w:eastAsia="en-US"/>
              </w:rPr>
              <w:tab/>
            </w:r>
            <w:r w:rsidR="008918E9" w:rsidRPr="009949FF">
              <w:rPr>
                <w:rStyle w:val="Hyperlink"/>
                <w:noProof/>
              </w:rPr>
              <w:t>Operational Requirements</w:t>
            </w:r>
            <w:r w:rsidR="008918E9">
              <w:rPr>
                <w:noProof/>
                <w:webHidden/>
              </w:rPr>
              <w:tab/>
            </w:r>
            <w:r w:rsidR="008918E9">
              <w:rPr>
                <w:noProof/>
                <w:webHidden/>
              </w:rPr>
              <w:fldChar w:fldCharType="begin"/>
            </w:r>
            <w:r w:rsidR="008918E9">
              <w:rPr>
                <w:noProof/>
                <w:webHidden/>
              </w:rPr>
              <w:instrText xml:space="preserve"> PAGEREF _Toc480721543 \h </w:instrText>
            </w:r>
            <w:r w:rsidR="008918E9">
              <w:rPr>
                <w:noProof/>
                <w:webHidden/>
              </w:rPr>
            </w:r>
            <w:r w:rsidR="008918E9">
              <w:rPr>
                <w:noProof/>
                <w:webHidden/>
              </w:rPr>
              <w:fldChar w:fldCharType="separate"/>
            </w:r>
            <w:r w:rsidR="008918E9">
              <w:rPr>
                <w:noProof/>
                <w:webHidden/>
              </w:rPr>
              <w:t>7</w:t>
            </w:r>
            <w:r w:rsidR="008918E9">
              <w:rPr>
                <w:noProof/>
                <w:webHidden/>
              </w:rPr>
              <w:fldChar w:fldCharType="end"/>
            </w:r>
          </w:hyperlink>
        </w:p>
        <w:p w14:paraId="38B05A62"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44" w:history="1">
            <w:r w:rsidR="008918E9" w:rsidRPr="009949FF">
              <w:rPr>
                <w:rStyle w:val="Hyperlink"/>
                <w:noProof/>
              </w:rPr>
              <w:t>2.2.</w:t>
            </w:r>
            <w:r w:rsidR="008918E9">
              <w:rPr>
                <w:rFonts w:eastAsiaTheme="minorEastAsia"/>
                <w:noProof/>
                <w:color w:val="auto"/>
                <w:kern w:val="0"/>
                <w:sz w:val="22"/>
                <w:szCs w:val="22"/>
                <w:lang w:eastAsia="en-US"/>
              </w:rPr>
              <w:tab/>
            </w:r>
            <w:r w:rsidR="008918E9" w:rsidRPr="009949FF">
              <w:rPr>
                <w:rStyle w:val="Hyperlink"/>
                <w:noProof/>
              </w:rPr>
              <w:t>Functional Requirements</w:t>
            </w:r>
            <w:r w:rsidR="008918E9">
              <w:rPr>
                <w:noProof/>
                <w:webHidden/>
              </w:rPr>
              <w:tab/>
            </w:r>
            <w:r w:rsidR="008918E9">
              <w:rPr>
                <w:noProof/>
                <w:webHidden/>
              </w:rPr>
              <w:fldChar w:fldCharType="begin"/>
            </w:r>
            <w:r w:rsidR="008918E9">
              <w:rPr>
                <w:noProof/>
                <w:webHidden/>
              </w:rPr>
              <w:instrText xml:space="preserve"> PAGEREF _Toc480721544 \h </w:instrText>
            </w:r>
            <w:r w:rsidR="008918E9">
              <w:rPr>
                <w:noProof/>
                <w:webHidden/>
              </w:rPr>
            </w:r>
            <w:r w:rsidR="008918E9">
              <w:rPr>
                <w:noProof/>
                <w:webHidden/>
              </w:rPr>
              <w:fldChar w:fldCharType="separate"/>
            </w:r>
            <w:r w:rsidR="008918E9">
              <w:rPr>
                <w:noProof/>
                <w:webHidden/>
              </w:rPr>
              <w:t>8</w:t>
            </w:r>
            <w:r w:rsidR="008918E9">
              <w:rPr>
                <w:noProof/>
                <w:webHidden/>
              </w:rPr>
              <w:fldChar w:fldCharType="end"/>
            </w:r>
          </w:hyperlink>
        </w:p>
        <w:p w14:paraId="60882868"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45" w:history="1">
            <w:r w:rsidR="008918E9" w:rsidRPr="009949FF">
              <w:rPr>
                <w:rStyle w:val="Hyperlink"/>
                <w:noProof/>
              </w:rPr>
              <w:t>2.2.1.</w:t>
            </w:r>
            <w:r w:rsidR="008918E9">
              <w:rPr>
                <w:rFonts w:eastAsiaTheme="minorEastAsia"/>
                <w:noProof/>
                <w:color w:val="auto"/>
                <w:kern w:val="0"/>
                <w:sz w:val="22"/>
                <w:szCs w:val="22"/>
                <w:lang w:eastAsia="en-US"/>
              </w:rPr>
              <w:tab/>
            </w:r>
            <w:r w:rsidR="008918E9" w:rsidRPr="009949FF">
              <w:rPr>
                <w:rStyle w:val="Hyperlink"/>
                <w:noProof/>
              </w:rPr>
              <w:t>Product requirement index</w:t>
            </w:r>
            <w:r w:rsidR="008918E9">
              <w:rPr>
                <w:noProof/>
                <w:webHidden/>
              </w:rPr>
              <w:tab/>
            </w:r>
            <w:r w:rsidR="008918E9">
              <w:rPr>
                <w:noProof/>
                <w:webHidden/>
              </w:rPr>
              <w:fldChar w:fldCharType="begin"/>
            </w:r>
            <w:r w:rsidR="008918E9">
              <w:rPr>
                <w:noProof/>
                <w:webHidden/>
              </w:rPr>
              <w:instrText xml:space="preserve"> PAGEREF _Toc480721545 \h </w:instrText>
            </w:r>
            <w:r w:rsidR="008918E9">
              <w:rPr>
                <w:noProof/>
                <w:webHidden/>
              </w:rPr>
            </w:r>
            <w:r w:rsidR="008918E9">
              <w:rPr>
                <w:noProof/>
                <w:webHidden/>
              </w:rPr>
              <w:fldChar w:fldCharType="separate"/>
            </w:r>
            <w:r w:rsidR="008918E9">
              <w:rPr>
                <w:noProof/>
                <w:webHidden/>
              </w:rPr>
              <w:t>8</w:t>
            </w:r>
            <w:r w:rsidR="008918E9">
              <w:rPr>
                <w:noProof/>
                <w:webHidden/>
              </w:rPr>
              <w:fldChar w:fldCharType="end"/>
            </w:r>
          </w:hyperlink>
        </w:p>
        <w:p w14:paraId="62831092"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46" w:history="1">
            <w:r w:rsidR="008918E9" w:rsidRPr="009949FF">
              <w:rPr>
                <w:rStyle w:val="Hyperlink"/>
                <w:noProof/>
              </w:rPr>
              <w:t>2.2.2.</w:t>
            </w:r>
            <w:r w:rsidR="008918E9">
              <w:rPr>
                <w:rFonts w:eastAsiaTheme="minorEastAsia"/>
                <w:noProof/>
                <w:color w:val="auto"/>
                <w:kern w:val="0"/>
                <w:sz w:val="22"/>
                <w:szCs w:val="22"/>
                <w:lang w:eastAsia="en-US"/>
              </w:rPr>
              <w:tab/>
            </w:r>
            <w:r w:rsidR="008918E9" w:rsidRPr="009949FF">
              <w:rPr>
                <w:rStyle w:val="Hyperlink"/>
                <w:noProof/>
              </w:rPr>
              <w:t>User management</w:t>
            </w:r>
            <w:r w:rsidR="008918E9">
              <w:rPr>
                <w:noProof/>
                <w:webHidden/>
              </w:rPr>
              <w:tab/>
            </w:r>
            <w:r w:rsidR="008918E9">
              <w:rPr>
                <w:noProof/>
                <w:webHidden/>
              </w:rPr>
              <w:fldChar w:fldCharType="begin"/>
            </w:r>
            <w:r w:rsidR="008918E9">
              <w:rPr>
                <w:noProof/>
                <w:webHidden/>
              </w:rPr>
              <w:instrText xml:space="preserve"> PAGEREF _Toc480721546 \h </w:instrText>
            </w:r>
            <w:r w:rsidR="008918E9">
              <w:rPr>
                <w:noProof/>
                <w:webHidden/>
              </w:rPr>
            </w:r>
            <w:r w:rsidR="008918E9">
              <w:rPr>
                <w:noProof/>
                <w:webHidden/>
              </w:rPr>
              <w:fldChar w:fldCharType="separate"/>
            </w:r>
            <w:r w:rsidR="008918E9">
              <w:rPr>
                <w:noProof/>
                <w:webHidden/>
              </w:rPr>
              <w:t>10</w:t>
            </w:r>
            <w:r w:rsidR="008918E9">
              <w:rPr>
                <w:noProof/>
                <w:webHidden/>
              </w:rPr>
              <w:fldChar w:fldCharType="end"/>
            </w:r>
          </w:hyperlink>
        </w:p>
        <w:p w14:paraId="591F955E"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47" w:history="1">
            <w:r w:rsidR="008918E9" w:rsidRPr="009949FF">
              <w:rPr>
                <w:rStyle w:val="Hyperlink"/>
                <w:noProof/>
              </w:rPr>
              <w:t>2.2.3.</w:t>
            </w:r>
            <w:r w:rsidR="008918E9">
              <w:rPr>
                <w:rFonts w:eastAsiaTheme="minorEastAsia"/>
                <w:noProof/>
                <w:color w:val="auto"/>
                <w:kern w:val="0"/>
                <w:sz w:val="22"/>
                <w:szCs w:val="22"/>
                <w:lang w:eastAsia="en-US"/>
              </w:rPr>
              <w:tab/>
            </w:r>
            <w:r w:rsidR="008918E9" w:rsidRPr="009949FF">
              <w:rPr>
                <w:rStyle w:val="Hyperlink"/>
                <w:noProof/>
              </w:rPr>
              <w:t>Project management</w:t>
            </w:r>
            <w:r w:rsidR="008918E9">
              <w:rPr>
                <w:noProof/>
                <w:webHidden/>
              </w:rPr>
              <w:tab/>
            </w:r>
            <w:r w:rsidR="008918E9">
              <w:rPr>
                <w:noProof/>
                <w:webHidden/>
              </w:rPr>
              <w:fldChar w:fldCharType="begin"/>
            </w:r>
            <w:r w:rsidR="008918E9">
              <w:rPr>
                <w:noProof/>
                <w:webHidden/>
              </w:rPr>
              <w:instrText xml:space="preserve"> PAGEREF _Toc480721547 \h </w:instrText>
            </w:r>
            <w:r w:rsidR="008918E9">
              <w:rPr>
                <w:noProof/>
                <w:webHidden/>
              </w:rPr>
            </w:r>
            <w:r w:rsidR="008918E9">
              <w:rPr>
                <w:noProof/>
                <w:webHidden/>
              </w:rPr>
              <w:fldChar w:fldCharType="separate"/>
            </w:r>
            <w:r w:rsidR="008918E9">
              <w:rPr>
                <w:noProof/>
                <w:webHidden/>
              </w:rPr>
              <w:t>19</w:t>
            </w:r>
            <w:r w:rsidR="008918E9">
              <w:rPr>
                <w:noProof/>
                <w:webHidden/>
              </w:rPr>
              <w:fldChar w:fldCharType="end"/>
            </w:r>
          </w:hyperlink>
        </w:p>
        <w:p w14:paraId="2BB2194E"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48" w:history="1">
            <w:r w:rsidR="008918E9" w:rsidRPr="009949FF">
              <w:rPr>
                <w:rStyle w:val="Hyperlink"/>
                <w:noProof/>
              </w:rPr>
              <w:t>2.2.4.</w:t>
            </w:r>
            <w:r w:rsidR="008918E9">
              <w:rPr>
                <w:rFonts w:eastAsiaTheme="minorEastAsia"/>
                <w:noProof/>
                <w:color w:val="auto"/>
                <w:kern w:val="0"/>
                <w:sz w:val="22"/>
                <w:szCs w:val="22"/>
                <w:lang w:eastAsia="en-US"/>
              </w:rPr>
              <w:tab/>
            </w:r>
            <w:r w:rsidR="008918E9" w:rsidRPr="009949FF">
              <w:rPr>
                <w:rStyle w:val="Hyperlink"/>
                <w:noProof/>
              </w:rPr>
              <w:t>Test management</w:t>
            </w:r>
            <w:r w:rsidR="008918E9">
              <w:rPr>
                <w:noProof/>
                <w:webHidden/>
              </w:rPr>
              <w:tab/>
            </w:r>
            <w:r w:rsidR="008918E9">
              <w:rPr>
                <w:noProof/>
                <w:webHidden/>
              </w:rPr>
              <w:fldChar w:fldCharType="begin"/>
            </w:r>
            <w:r w:rsidR="008918E9">
              <w:rPr>
                <w:noProof/>
                <w:webHidden/>
              </w:rPr>
              <w:instrText xml:space="preserve"> PAGEREF _Toc480721548 \h </w:instrText>
            </w:r>
            <w:r w:rsidR="008918E9">
              <w:rPr>
                <w:noProof/>
                <w:webHidden/>
              </w:rPr>
            </w:r>
            <w:r w:rsidR="008918E9">
              <w:rPr>
                <w:noProof/>
                <w:webHidden/>
              </w:rPr>
              <w:fldChar w:fldCharType="separate"/>
            </w:r>
            <w:r w:rsidR="008918E9">
              <w:rPr>
                <w:noProof/>
                <w:webHidden/>
              </w:rPr>
              <w:t>27</w:t>
            </w:r>
            <w:r w:rsidR="008918E9">
              <w:rPr>
                <w:noProof/>
                <w:webHidden/>
              </w:rPr>
              <w:fldChar w:fldCharType="end"/>
            </w:r>
          </w:hyperlink>
        </w:p>
        <w:p w14:paraId="6A819D39"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49" w:history="1">
            <w:r w:rsidR="008918E9" w:rsidRPr="009949FF">
              <w:rPr>
                <w:rStyle w:val="Hyperlink"/>
                <w:noProof/>
              </w:rPr>
              <w:t>2.2.5.</w:t>
            </w:r>
            <w:r w:rsidR="008918E9">
              <w:rPr>
                <w:rFonts w:eastAsiaTheme="minorEastAsia"/>
                <w:noProof/>
                <w:color w:val="auto"/>
                <w:kern w:val="0"/>
                <w:sz w:val="22"/>
                <w:szCs w:val="22"/>
                <w:lang w:eastAsia="en-US"/>
              </w:rPr>
              <w:tab/>
            </w:r>
            <w:r w:rsidR="008918E9" w:rsidRPr="009949FF">
              <w:rPr>
                <w:rStyle w:val="Hyperlink"/>
                <w:noProof/>
              </w:rPr>
              <w:t>Script/File management</w:t>
            </w:r>
            <w:r w:rsidR="008918E9">
              <w:rPr>
                <w:noProof/>
                <w:webHidden/>
              </w:rPr>
              <w:tab/>
            </w:r>
            <w:r w:rsidR="008918E9">
              <w:rPr>
                <w:noProof/>
                <w:webHidden/>
              </w:rPr>
              <w:fldChar w:fldCharType="begin"/>
            </w:r>
            <w:r w:rsidR="008918E9">
              <w:rPr>
                <w:noProof/>
                <w:webHidden/>
              </w:rPr>
              <w:instrText xml:space="preserve"> PAGEREF _Toc480721549 \h </w:instrText>
            </w:r>
            <w:r w:rsidR="008918E9">
              <w:rPr>
                <w:noProof/>
                <w:webHidden/>
              </w:rPr>
            </w:r>
            <w:r w:rsidR="008918E9">
              <w:rPr>
                <w:noProof/>
                <w:webHidden/>
              </w:rPr>
              <w:fldChar w:fldCharType="separate"/>
            </w:r>
            <w:r w:rsidR="008918E9">
              <w:rPr>
                <w:noProof/>
                <w:webHidden/>
              </w:rPr>
              <w:t>37</w:t>
            </w:r>
            <w:r w:rsidR="008918E9">
              <w:rPr>
                <w:noProof/>
                <w:webHidden/>
              </w:rPr>
              <w:fldChar w:fldCharType="end"/>
            </w:r>
          </w:hyperlink>
        </w:p>
        <w:p w14:paraId="09799663"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50" w:history="1">
            <w:r w:rsidR="008918E9" w:rsidRPr="009949FF">
              <w:rPr>
                <w:rStyle w:val="Hyperlink"/>
                <w:noProof/>
              </w:rPr>
              <w:t>2.2.6.</w:t>
            </w:r>
            <w:r w:rsidR="008918E9">
              <w:rPr>
                <w:rFonts w:eastAsiaTheme="minorEastAsia"/>
                <w:noProof/>
                <w:color w:val="auto"/>
                <w:kern w:val="0"/>
                <w:sz w:val="22"/>
                <w:szCs w:val="22"/>
                <w:lang w:eastAsia="en-US"/>
              </w:rPr>
              <w:tab/>
            </w:r>
            <w:r w:rsidR="008918E9" w:rsidRPr="009949FF">
              <w:rPr>
                <w:rStyle w:val="Hyperlink"/>
                <w:noProof/>
              </w:rPr>
              <w:t>Report management</w:t>
            </w:r>
            <w:r w:rsidR="008918E9">
              <w:rPr>
                <w:noProof/>
                <w:webHidden/>
              </w:rPr>
              <w:tab/>
            </w:r>
            <w:r w:rsidR="008918E9">
              <w:rPr>
                <w:noProof/>
                <w:webHidden/>
              </w:rPr>
              <w:fldChar w:fldCharType="begin"/>
            </w:r>
            <w:r w:rsidR="008918E9">
              <w:rPr>
                <w:noProof/>
                <w:webHidden/>
              </w:rPr>
              <w:instrText xml:space="preserve"> PAGEREF _Toc480721550 \h </w:instrText>
            </w:r>
            <w:r w:rsidR="008918E9">
              <w:rPr>
                <w:noProof/>
                <w:webHidden/>
              </w:rPr>
            </w:r>
            <w:r w:rsidR="008918E9">
              <w:rPr>
                <w:noProof/>
                <w:webHidden/>
              </w:rPr>
              <w:fldChar w:fldCharType="separate"/>
            </w:r>
            <w:r w:rsidR="008918E9">
              <w:rPr>
                <w:noProof/>
                <w:webHidden/>
              </w:rPr>
              <w:t>42</w:t>
            </w:r>
            <w:r w:rsidR="008918E9">
              <w:rPr>
                <w:noProof/>
                <w:webHidden/>
              </w:rPr>
              <w:fldChar w:fldCharType="end"/>
            </w:r>
          </w:hyperlink>
        </w:p>
        <w:p w14:paraId="188AFF0D"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51" w:history="1">
            <w:r w:rsidR="008918E9" w:rsidRPr="009949FF">
              <w:rPr>
                <w:rStyle w:val="Hyperlink"/>
                <w:noProof/>
              </w:rPr>
              <w:t>2.2.7.</w:t>
            </w:r>
            <w:r w:rsidR="008918E9">
              <w:rPr>
                <w:rFonts w:eastAsiaTheme="minorEastAsia"/>
                <w:noProof/>
                <w:color w:val="auto"/>
                <w:kern w:val="0"/>
                <w:sz w:val="22"/>
                <w:szCs w:val="22"/>
                <w:lang w:eastAsia="en-US"/>
              </w:rPr>
              <w:tab/>
            </w:r>
            <w:r w:rsidR="008918E9" w:rsidRPr="009949FF">
              <w:rPr>
                <w:rStyle w:val="Hyperlink"/>
                <w:noProof/>
              </w:rPr>
              <w:t>Agent Management</w:t>
            </w:r>
            <w:r w:rsidR="008918E9">
              <w:rPr>
                <w:noProof/>
                <w:webHidden/>
              </w:rPr>
              <w:tab/>
            </w:r>
            <w:r w:rsidR="008918E9">
              <w:rPr>
                <w:noProof/>
                <w:webHidden/>
              </w:rPr>
              <w:fldChar w:fldCharType="begin"/>
            </w:r>
            <w:r w:rsidR="008918E9">
              <w:rPr>
                <w:noProof/>
                <w:webHidden/>
              </w:rPr>
              <w:instrText xml:space="preserve"> PAGEREF _Toc480721551 \h </w:instrText>
            </w:r>
            <w:r w:rsidR="008918E9">
              <w:rPr>
                <w:noProof/>
                <w:webHidden/>
              </w:rPr>
            </w:r>
            <w:r w:rsidR="008918E9">
              <w:rPr>
                <w:noProof/>
                <w:webHidden/>
              </w:rPr>
              <w:fldChar w:fldCharType="separate"/>
            </w:r>
            <w:r w:rsidR="008918E9">
              <w:rPr>
                <w:noProof/>
                <w:webHidden/>
              </w:rPr>
              <w:t>46</w:t>
            </w:r>
            <w:r w:rsidR="008918E9">
              <w:rPr>
                <w:noProof/>
                <w:webHidden/>
              </w:rPr>
              <w:fldChar w:fldCharType="end"/>
            </w:r>
          </w:hyperlink>
        </w:p>
        <w:p w14:paraId="27675A35" w14:textId="77777777" w:rsidR="008918E9" w:rsidRDefault="00A41349">
          <w:pPr>
            <w:pStyle w:val="TOC3"/>
            <w:tabs>
              <w:tab w:val="left" w:pos="1320"/>
              <w:tab w:val="right" w:leader="underscore" w:pos="8787"/>
            </w:tabs>
            <w:rPr>
              <w:rFonts w:eastAsiaTheme="minorEastAsia"/>
              <w:noProof/>
              <w:color w:val="auto"/>
              <w:kern w:val="0"/>
              <w:sz w:val="22"/>
              <w:szCs w:val="22"/>
              <w:lang w:eastAsia="en-US"/>
            </w:rPr>
          </w:pPr>
          <w:hyperlink w:anchor="_Toc480721552" w:history="1">
            <w:r w:rsidR="008918E9" w:rsidRPr="009949FF">
              <w:rPr>
                <w:rStyle w:val="Hyperlink"/>
                <w:noProof/>
              </w:rPr>
              <w:t>2.2.8.</w:t>
            </w:r>
            <w:r w:rsidR="008918E9">
              <w:rPr>
                <w:rFonts w:eastAsiaTheme="minorEastAsia"/>
                <w:noProof/>
                <w:color w:val="auto"/>
                <w:kern w:val="0"/>
                <w:sz w:val="22"/>
                <w:szCs w:val="22"/>
                <w:lang w:eastAsia="en-US"/>
              </w:rPr>
              <w:tab/>
            </w:r>
            <w:r w:rsidR="008918E9" w:rsidRPr="009949FF">
              <w:rPr>
                <w:rStyle w:val="Hyperlink"/>
                <w:noProof/>
              </w:rPr>
              <w:t>Other functional requirements</w:t>
            </w:r>
            <w:r w:rsidR="008918E9">
              <w:rPr>
                <w:noProof/>
                <w:webHidden/>
              </w:rPr>
              <w:tab/>
            </w:r>
            <w:r w:rsidR="008918E9">
              <w:rPr>
                <w:noProof/>
                <w:webHidden/>
              </w:rPr>
              <w:fldChar w:fldCharType="begin"/>
            </w:r>
            <w:r w:rsidR="008918E9">
              <w:rPr>
                <w:noProof/>
                <w:webHidden/>
              </w:rPr>
              <w:instrText xml:space="preserve"> PAGEREF _Toc480721552 \h </w:instrText>
            </w:r>
            <w:r w:rsidR="008918E9">
              <w:rPr>
                <w:noProof/>
                <w:webHidden/>
              </w:rPr>
            </w:r>
            <w:r w:rsidR="008918E9">
              <w:rPr>
                <w:noProof/>
                <w:webHidden/>
              </w:rPr>
              <w:fldChar w:fldCharType="separate"/>
            </w:r>
            <w:r w:rsidR="008918E9">
              <w:rPr>
                <w:noProof/>
                <w:webHidden/>
              </w:rPr>
              <w:t>49</w:t>
            </w:r>
            <w:r w:rsidR="008918E9">
              <w:rPr>
                <w:noProof/>
                <w:webHidden/>
              </w:rPr>
              <w:fldChar w:fldCharType="end"/>
            </w:r>
          </w:hyperlink>
        </w:p>
        <w:p w14:paraId="42FC7DD8"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53" w:history="1">
            <w:r w:rsidR="008918E9" w:rsidRPr="009949FF">
              <w:rPr>
                <w:rStyle w:val="Hyperlink"/>
                <w:noProof/>
              </w:rPr>
              <w:t>2.3.</w:t>
            </w:r>
            <w:r w:rsidR="008918E9">
              <w:rPr>
                <w:rFonts w:eastAsiaTheme="minorEastAsia"/>
                <w:noProof/>
                <w:color w:val="auto"/>
                <w:kern w:val="0"/>
                <w:sz w:val="22"/>
                <w:szCs w:val="22"/>
                <w:lang w:eastAsia="en-US"/>
              </w:rPr>
              <w:tab/>
            </w:r>
            <w:r w:rsidR="008918E9" w:rsidRPr="009949FF">
              <w:rPr>
                <w:rStyle w:val="Hyperlink"/>
                <w:noProof/>
              </w:rPr>
              <w:t>User Interface Requirements</w:t>
            </w:r>
            <w:r w:rsidR="008918E9">
              <w:rPr>
                <w:noProof/>
                <w:webHidden/>
              </w:rPr>
              <w:tab/>
            </w:r>
            <w:r w:rsidR="008918E9">
              <w:rPr>
                <w:noProof/>
                <w:webHidden/>
              </w:rPr>
              <w:fldChar w:fldCharType="begin"/>
            </w:r>
            <w:r w:rsidR="008918E9">
              <w:rPr>
                <w:noProof/>
                <w:webHidden/>
              </w:rPr>
              <w:instrText xml:space="preserve"> PAGEREF _Toc480721553 \h </w:instrText>
            </w:r>
            <w:r w:rsidR="008918E9">
              <w:rPr>
                <w:noProof/>
                <w:webHidden/>
              </w:rPr>
            </w:r>
            <w:r w:rsidR="008918E9">
              <w:rPr>
                <w:noProof/>
                <w:webHidden/>
              </w:rPr>
              <w:fldChar w:fldCharType="separate"/>
            </w:r>
            <w:r w:rsidR="008918E9">
              <w:rPr>
                <w:noProof/>
                <w:webHidden/>
              </w:rPr>
              <w:t>50</w:t>
            </w:r>
            <w:r w:rsidR="008918E9">
              <w:rPr>
                <w:noProof/>
                <w:webHidden/>
              </w:rPr>
              <w:fldChar w:fldCharType="end"/>
            </w:r>
          </w:hyperlink>
        </w:p>
        <w:p w14:paraId="6B749218"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54" w:history="1">
            <w:r w:rsidR="008918E9" w:rsidRPr="009949FF">
              <w:rPr>
                <w:rStyle w:val="Hyperlink"/>
                <w:noProof/>
              </w:rPr>
              <w:t>2.4.</w:t>
            </w:r>
            <w:r w:rsidR="008918E9">
              <w:rPr>
                <w:rFonts w:eastAsiaTheme="minorEastAsia"/>
                <w:noProof/>
                <w:color w:val="auto"/>
                <w:kern w:val="0"/>
                <w:sz w:val="22"/>
                <w:szCs w:val="22"/>
                <w:lang w:eastAsia="en-US"/>
              </w:rPr>
              <w:tab/>
            </w:r>
            <w:r w:rsidR="008918E9" w:rsidRPr="009949FF">
              <w:rPr>
                <w:rStyle w:val="Hyperlink"/>
                <w:noProof/>
              </w:rPr>
              <w:t>External Interface Requirements</w:t>
            </w:r>
            <w:r w:rsidR="008918E9">
              <w:rPr>
                <w:noProof/>
                <w:webHidden/>
              </w:rPr>
              <w:tab/>
            </w:r>
            <w:r w:rsidR="008918E9">
              <w:rPr>
                <w:noProof/>
                <w:webHidden/>
              </w:rPr>
              <w:fldChar w:fldCharType="begin"/>
            </w:r>
            <w:r w:rsidR="008918E9">
              <w:rPr>
                <w:noProof/>
                <w:webHidden/>
              </w:rPr>
              <w:instrText xml:space="preserve"> PAGEREF _Toc480721554 \h </w:instrText>
            </w:r>
            <w:r w:rsidR="008918E9">
              <w:rPr>
                <w:noProof/>
                <w:webHidden/>
              </w:rPr>
            </w:r>
            <w:r w:rsidR="008918E9">
              <w:rPr>
                <w:noProof/>
                <w:webHidden/>
              </w:rPr>
              <w:fldChar w:fldCharType="separate"/>
            </w:r>
            <w:r w:rsidR="008918E9">
              <w:rPr>
                <w:noProof/>
                <w:webHidden/>
              </w:rPr>
              <w:t>52</w:t>
            </w:r>
            <w:r w:rsidR="008918E9">
              <w:rPr>
                <w:noProof/>
                <w:webHidden/>
              </w:rPr>
              <w:fldChar w:fldCharType="end"/>
            </w:r>
          </w:hyperlink>
        </w:p>
        <w:p w14:paraId="72159F9F"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55" w:history="1">
            <w:r w:rsidR="008918E9" w:rsidRPr="009949FF">
              <w:rPr>
                <w:rStyle w:val="Hyperlink"/>
                <w:noProof/>
              </w:rPr>
              <w:t>2.5.</w:t>
            </w:r>
            <w:r w:rsidR="008918E9">
              <w:rPr>
                <w:rFonts w:eastAsiaTheme="minorEastAsia"/>
                <w:noProof/>
                <w:color w:val="auto"/>
                <w:kern w:val="0"/>
                <w:sz w:val="22"/>
                <w:szCs w:val="22"/>
                <w:lang w:eastAsia="en-US"/>
              </w:rPr>
              <w:tab/>
            </w:r>
            <w:r w:rsidR="008918E9" w:rsidRPr="009949FF">
              <w:rPr>
                <w:rStyle w:val="Hyperlink"/>
                <w:noProof/>
              </w:rPr>
              <w:t>Special Characteristics</w:t>
            </w:r>
            <w:r w:rsidR="008918E9">
              <w:rPr>
                <w:noProof/>
                <w:webHidden/>
              </w:rPr>
              <w:tab/>
            </w:r>
            <w:r w:rsidR="008918E9">
              <w:rPr>
                <w:noProof/>
                <w:webHidden/>
              </w:rPr>
              <w:fldChar w:fldCharType="begin"/>
            </w:r>
            <w:r w:rsidR="008918E9">
              <w:rPr>
                <w:noProof/>
                <w:webHidden/>
              </w:rPr>
              <w:instrText xml:space="preserve"> PAGEREF _Toc480721555 \h </w:instrText>
            </w:r>
            <w:r w:rsidR="008918E9">
              <w:rPr>
                <w:noProof/>
                <w:webHidden/>
              </w:rPr>
            </w:r>
            <w:r w:rsidR="008918E9">
              <w:rPr>
                <w:noProof/>
                <w:webHidden/>
              </w:rPr>
              <w:fldChar w:fldCharType="separate"/>
            </w:r>
            <w:r w:rsidR="008918E9">
              <w:rPr>
                <w:noProof/>
                <w:webHidden/>
              </w:rPr>
              <w:t>52</w:t>
            </w:r>
            <w:r w:rsidR="008918E9">
              <w:rPr>
                <w:noProof/>
                <w:webHidden/>
              </w:rPr>
              <w:fldChar w:fldCharType="end"/>
            </w:r>
          </w:hyperlink>
        </w:p>
        <w:p w14:paraId="42998F2C"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56" w:history="1">
            <w:r w:rsidR="008918E9" w:rsidRPr="009949FF">
              <w:rPr>
                <w:rStyle w:val="Hyperlink"/>
                <w:noProof/>
              </w:rPr>
              <w:t>2.6.</w:t>
            </w:r>
            <w:r w:rsidR="008918E9">
              <w:rPr>
                <w:rFonts w:eastAsiaTheme="minorEastAsia"/>
                <w:noProof/>
                <w:color w:val="auto"/>
                <w:kern w:val="0"/>
                <w:sz w:val="22"/>
                <w:szCs w:val="22"/>
                <w:lang w:eastAsia="en-US"/>
              </w:rPr>
              <w:tab/>
            </w:r>
            <w:r w:rsidR="008918E9" w:rsidRPr="009949FF">
              <w:rPr>
                <w:rStyle w:val="Hyperlink"/>
                <w:noProof/>
              </w:rPr>
              <w:t>Software Safety Requirements</w:t>
            </w:r>
            <w:r w:rsidR="008918E9">
              <w:rPr>
                <w:noProof/>
                <w:webHidden/>
              </w:rPr>
              <w:tab/>
            </w:r>
            <w:r w:rsidR="008918E9">
              <w:rPr>
                <w:noProof/>
                <w:webHidden/>
              </w:rPr>
              <w:fldChar w:fldCharType="begin"/>
            </w:r>
            <w:r w:rsidR="008918E9">
              <w:rPr>
                <w:noProof/>
                <w:webHidden/>
              </w:rPr>
              <w:instrText xml:space="preserve"> PAGEREF _Toc480721556 \h </w:instrText>
            </w:r>
            <w:r w:rsidR="008918E9">
              <w:rPr>
                <w:noProof/>
                <w:webHidden/>
              </w:rPr>
            </w:r>
            <w:r w:rsidR="008918E9">
              <w:rPr>
                <w:noProof/>
                <w:webHidden/>
              </w:rPr>
              <w:fldChar w:fldCharType="separate"/>
            </w:r>
            <w:r w:rsidR="008918E9">
              <w:rPr>
                <w:noProof/>
                <w:webHidden/>
              </w:rPr>
              <w:t>52</w:t>
            </w:r>
            <w:r w:rsidR="008918E9">
              <w:rPr>
                <w:noProof/>
                <w:webHidden/>
              </w:rPr>
              <w:fldChar w:fldCharType="end"/>
            </w:r>
          </w:hyperlink>
        </w:p>
        <w:p w14:paraId="181660EE" w14:textId="77777777" w:rsidR="008918E9" w:rsidRDefault="00A41349">
          <w:pPr>
            <w:pStyle w:val="TOC1"/>
            <w:tabs>
              <w:tab w:val="left" w:pos="440"/>
            </w:tabs>
            <w:rPr>
              <w:rFonts w:eastAsiaTheme="minorEastAsia"/>
              <w:color w:val="auto"/>
              <w:kern w:val="0"/>
              <w:szCs w:val="22"/>
              <w:lang w:eastAsia="en-US"/>
            </w:rPr>
          </w:pPr>
          <w:hyperlink w:anchor="_Toc480721557" w:history="1">
            <w:r w:rsidR="008918E9" w:rsidRPr="009949FF">
              <w:rPr>
                <w:rStyle w:val="Hyperlink"/>
              </w:rPr>
              <w:t>3.</w:t>
            </w:r>
            <w:r w:rsidR="008918E9">
              <w:rPr>
                <w:rFonts w:eastAsiaTheme="minorEastAsia"/>
                <w:color w:val="auto"/>
                <w:kern w:val="0"/>
                <w:szCs w:val="22"/>
                <w:lang w:eastAsia="en-US"/>
              </w:rPr>
              <w:tab/>
            </w:r>
            <w:r w:rsidR="008918E9" w:rsidRPr="009949FF">
              <w:rPr>
                <w:rStyle w:val="Hyperlink"/>
              </w:rPr>
              <w:t>Project Execution Related Requirements</w:t>
            </w:r>
            <w:r w:rsidR="008918E9">
              <w:rPr>
                <w:webHidden/>
              </w:rPr>
              <w:tab/>
            </w:r>
            <w:r w:rsidR="008918E9">
              <w:rPr>
                <w:webHidden/>
              </w:rPr>
              <w:fldChar w:fldCharType="begin"/>
            </w:r>
            <w:r w:rsidR="008918E9">
              <w:rPr>
                <w:webHidden/>
              </w:rPr>
              <w:instrText xml:space="preserve"> PAGEREF _Toc480721557 \h </w:instrText>
            </w:r>
            <w:r w:rsidR="008918E9">
              <w:rPr>
                <w:webHidden/>
              </w:rPr>
            </w:r>
            <w:r w:rsidR="008918E9">
              <w:rPr>
                <w:webHidden/>
              </w:rPr>
              <w:fldChar w:fldCharType="separate"/>
            </w:r>
            <w:r w:rsidR="008918E9">
              <w:rPr>
                <w:webHidden/>
              </w:rPr>
              <w:t>53</w:t>
            </w:r>
            <w:r w:rsidR="008918E9">
              <w:rPr>
                <w:webHidden/>
              </w:rPr>
              <w:fldChar w:fldCharType="end"/>
            </w:r>
          </w:hyperlink>
        </w:p>
        <w:p w14:paraId="2D914B0D"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58" w:history="1">
            <w:r w:rsidR="008918E9" w:rsidRPr="009949FF">
              <w:rPr>
                <w:rStyle w:val="Hyperlink"/>
                <w:noProof/>
              </w:rPr>
              <w:t>3.1.</w:t>
            </w:r>
            <w:r w:rsidR="008918E9">
              <w:rPr>
                <w:rFonts w:eastAsiaTheme="minorEastAsia"/>
                <w:noProof/>
                <w:color w:val="auto"/>
                <w:kern w:val="0"/>
                <w:sz w:val="22"/>
                <w:szCs w:val="22"/>
                <w:lang w:eastAsia="en-US"/>
              </w:rPr>
              <w:tab/>
            </w:r>
            <w:r w:rsidR="008918E9" w:rsidRPr="009949FF">
              <w:rPr>
                <w:rStyle w:val="Hyperlink"/>
                <w:noProof/>
              </w:rPr>
              <w:t>Development Environment</w:t>
            </w:r>
            <w:r w:rsidR="008918E9">
              <w:rPr>
                <w:noProof/>
                <w:webHidden/>
              </w:rPr>
              <w:tab/>
            </w:r>
            <w:r w:rsidR="008918E9">
              <w:rPr>
                <w:noProof/>
                <w:webHidden/>
              </w:rPr>
              <w:fldChar w:fldCharType="begin"/>
            </w:r>
            <w:r w:rsidR="008918E9">
              <w:rPr>
                <w:noProof/>
                <w:webHidden/>
              </w:rPr>
              <w:instrText xml:space="preserve"> PAGEREF _Toc480721558 \h </w:instrText>
            </w:r>
            <w:r w:rsidR="008918E9">
              <w:rPr>
                <w:noProof/>
                <w:webHidden/>
              </w:rPr>
            </w:r>
            <w:r w:rsidR="008918E9">
              <w:rPr>
                <w:noProof/>
                <w:webHidden/>
              </w:rPr>
              <w:fldChar w:fldCharType="separate"/>
            </w:r>
            <w:r w:rsidR="008918E9">
              <w:rPr>
                <w:noProof/>
                <w:webHidden/>
              </w:rPr>
              <w:t>53</w:t>
            </w:r>
            <w:r w:rsidR="008918E9">
              <w:rPr>
                <w:noProof/>
                <w:webHidden/>
              </w:rPr>
              <w:fldChar w:fldCharType="end"/>
            </w:r>
          </w:hyperlink>
        </w:p>
        <w:p w14:paraId="39F8FB3A"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59" w:history="1">
            <w:r w:rsidR="008918E9" w:rsidRPr="009949FF">
              <w:rPr>
                <w:rStyle w:val="Hyperlink"/>
                <w:noProof/>
              </w:rPr>
              <w:t>3.2.</w:t>
            </w:r>
            <w:r w:rsidR="008918E9">
              <w:rPr>
                <w:rFonts w:eastAsiaTheme="minorEastAsia"/>
                <w:noProof/>
                <w:color w:val="auto"/>
                <w:kern w:val="0"/>
                <w:sz w:val="22"/>
                <w:szCs w:val="22"/>
                <w:lang w:eastAsia="en-US"/>
              </w:rPr>
              <w:tab/>
            </w:r>
            <w:r w:rsidR="008918E9" w:rsidRPr="009949FF">
              <w:rPr>
                <w:rStyle w:val="Hyperlink"/>
                <w:noProof/>
              </w:rPr>
              <w:t>Design requirements</w:t>
            </w:r>
            <w:r w:rsidR="008918E9">
              <w:rPr>
                <w:noProof/>
                <w:webHidden/>
              </w:rPr>
              <w:tab/>
            </w:r>
            <w:r w:rsidR="008918E9">
              <w:rPr>
                <w:noProof/>
                <w:webHidden/>
              </w:rPr>
              <w:fldChar w:fldCharType="begin"/>
            </w:r>
            <w:r w:rsidR="008918E9">
              <w:rPr>
                <w:noProof/>
                <w:webHidden/>
              </w:rPr>
              <w:instrText xml:space="preserve"> PAGEREF _Toc480721559 \h </w:instrText>
            </w:r>
            <w:r w:rsidR="008918E9">
              <w:rPr>
                <w:noProof/>
                <w:webHidden/>
              </w:rPr>
            </w:r>
            <w:r w:rsidR="008918E9">
              <w:rPr>
                <w:noProof/>
                <w:webHidden/>
              </w:rPr>
              <w:fldChar w:fldCharType="separate"/>
            </w:r>
            <w:r w:rsidR="008918E9">
              <w:rPr>
                <w:noProof/>
                <w:webHidden/>
              </w:rPr>
              <w:t>53</w:t>
            </w:r>
            <w:r w:rsidR="008918E9">
              <w:rPr>
                <w:noProof/>
                <w:webHidden/>
              </w:rPr>
              <w:fldChar w:fldCharType="end"/>
            </w:r>
          </w:hyperlink>
        </w:p>
        <w:p w14:paraId="1FCAC12E"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60" w:history="1">
            <w:r w:rsidR="008918E9" w:rsidRPr="009949FF">
              <w:rPr>
                <w:rStyle w:val="Hyperlink"/>
                <w:noProof/>
              </w:rPr>
              <w:t>3.3.</w:t>
            </w:r>
            <w:r w:rsidR="008918E9">
              <w:rPr>
                <w:rFonts w:eastAsiaTheme="minorEastAsia"/>
                <w:noProof/>
                <w:color w:val="auto"/>
                <w:kern w:val="0"/>
                <w:sz w:val="22"/>
                <w:szCs w:val="22"/>
                <w:lang w:eastAsia="en-US"/>
              </w:rPr>
              <w:tab/>
            </w:r>
            <w:r w:rsidR="008918E9" w:rsidRPr="009949FF">
              <w:rPr>
                <w:rStyle w:val="Hyperlink"/>
                <w:noProof/>
              </w:rPr>
              <w:t>Coding requirements</w:t>
            </w:r>
            <w:r w:rsidR="008918E9">
              <w:rPr>
                <w:noProof/>
                <w:webHidden/>
              </w:rPr>
              <w:tab/>
            </w:r>
            <w:r w:rsidR="008918E9">
              <w:rPr>
                <w:noProof/>
                <w:webHidden/>
              </w:rPr>
              <w:fldChar w:fldCharType="begin"/>
            </w:r>
            <w:r w:rsidR="008918E9">
              <w:rPr>
                <w:noProof/>
                <w:webHidden/>
              </w:rPr>
              <w:instrText xml:space="preserve"> PAGEREF _Toc480721560 \h </w:instrText>
            </w:r>
            <w:r w:rsidR="008918E9">
              <w:rPr>
                <w:noProof/>
                <w:webHidden/>
              </w:rPr>
            </w:r>
            <w:r w:rsidR="008918E9">
              <w:rPr>
                <w:noProof/>
                <w:webHidden/>
              </w:rPr>
              <w:fldChar w:fldCharType="separate"/>
            </w:r>
            <w:r w:rsidR="008918E9">
              <w:rPr>
                <w:noProof/>
                <w:webHidden/>
              </w:rPr>
              <w:t>53</w:t>
            </w:r>
            <w:r w:rsidR="008918E9">
              <w:rPr>
                <w:noProof/>
                <w:webHidden/>
              </w:rPr>
              <w:fldChar w:fldCharType="end"/>
            </w:r>
          </w:hyperlink>
        </w:p>
        <w:p w14:paraId="4061C4C6"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61" w:history="1">
            <w:r w:rsidR="008918E9" w:rsidRPr="009949FF">
              <w:rPr>
                <w:rStyle w:val="Hyperlink"/>
                <w:noProof/>
              </w:rPr>
              <w:t>3.4.</w:t>
            </w:r>
            <w:r w:rsidR="008918E9">
              <w:rPr>
                <w:rFonts w:eastAsiaTheme="minorEastAsia"/>
                <w:noProof/>
                <w:color w:val="auto"/>
                <w:kern w:val="0"/>
                <w:sz w:val="22"/>
                <w:szCs w:val="22"/>
                <w:lang w:eastAsia="en-US"/>
              </w:rPr>
              <w:tab/>
            </w:r>
            <w:r w:rsidR="008918E9" w:rsidRPr="009949FF">
              <w:rPr>
                <w:rStyle w:val="Hyperlink"/>
                <w:noProof/>
              </w:rPr>
              <w:t>Error handling requirements</w:t>
            </w:r>
            <w:r w:rsidR="008918E9">
              <w:rPr>
                <w:noProof/>
                <w:webHidden/>
              </w:rPr>
              <w:tab/>
            </w:r>
            <w:r w:rsidR="008918E9">
              <w:rPr>
                <w:noProof/>
                <w:webHidden/>
              </w:rPr>
              <w:fldChar w:fldCharType="begin"/>
            </w:r>
            <w:r w:rsidR="008918E9">
              <w:rPr>
                <w:noProof/>
                <w:webHidden/>
              </w:rPr>
              <w:instrText xml:space="preserve"> PAGEREF _Toc480721561 \h </w:instrText>
            </w:r>
            <w:r w:rsidR="008918E9">
              <w:rPr>
                <w:noProof/>
                <w:webHidden/>
              </w:rPr>
            </w:r>
            <w:r w:rsidR="008918E9">
              <w:rPr>
                <w:noProof/>
                <w:webHidden/>
              </w:rPr>
              <w:fldChar w:fldCharType="separate"/>
            </w:r>
            <w:r w:rsidR="008918E9">
              <w:rPr>
                <w:noProof/>
                <w:webHidden/>
              </w:rPr>
              <w:t>53</w:t>
            </w:r>
            <w:r w:rsidR="008918E9">
              <w:rPr>
                <w:noProof/>
                <w:webHidden/>
              </w:rPr>
              <w:fldChar w:fldCharType="end"/>
            </w:r>
          </w:hyperlink>
        </w:p>
        <w:p w14:paraId="01C6A937"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62" w:history="1">
            <w:r w:rsidR="008918E9" w:rsidRPr="009949FF">
              <w:rPr>
                <w:rStyle w:val="Hyperlink"/>
                <w:noProof/>
              </w:rPr>
              <w:t>3.5.</w:t>
            </w:r>
            <w:r w:rsidR="008918E9">
              <w:rPr>
                <w:rFonts w:eastAsiaTheme="minorEastAsia"/>
                <w:noProof/>
                <w:color w:val="auto"/>
                <w:kern w:val="0"/>
                <w:sz w:val="22"/>
                <w:szCs w:val="22"/>
                <w:lang w:eastAsia="en-US"/>
              </w:rPr>
              <w:tab/>
            </w:r>
            <w:r w:rsidR="008918E9" w:rsidRPr="009949FF">
              <w:rPr>
                <w:rStyle w:val="Hyperlink"/>
                <w:noProof/>
              </w:rPr>
              <w:t>Resource requirements</w:t>
            </w:r>
            <w:r w:rsidR="008918E9">
              <w:rPr>
                <w:noProof/>
                <w:webHidden/>
              </w:rPr>
              <w:tab/>
            </w:r>
            <w:r w:rsidR="008918E9">
              <w:rPr>
                <w:noProof/>
                <w:webHidden/>
              </w:rPr>
              <w:fldChar w:fldCharType="begin"/>
            </w:r>
            <w:r w:rsidR="008918E9">
              <w:rPr>
                <w:noProof/>
                <w:webHidden/>
              </w:rPr>
              <w:instrText xml:space="preserve"> PAGEREF _Toc480721562 \h </w:instrText>
            </w:r>
            <w:r w:rsidR="008918E9">
              <w:rPr>
                <w:noProof/>
                <w:webHidden/>
              </w:rPr>
            </w:r>
            <w:r w:rsidR="008918E9">
              <w:rPr>
                <w:noProof/>
                <w:webHidden/>
              </w:rPr>
              <w:fldChar w:fldCharType="separate"/>
            </w:r>
            <w:r w:rsidR="008918E9">
              <w:rPr>
                <w:noProof/>
                <w:webHidden/>
              </w:rPr>
              <w:t>54</w:t>
            </w:r>
            <w:r w:rsidR="008918E9">
              <w:rPr>
                <w:noProof/>
                <w:webHidden/>
              </w:rPr>
              <w:fldChar w:fldCharType="end"/>
            </w:r>
          </w:hyperlink>
        </w:p>
        <w:p w14:paraId="3D5648D2"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63" w:history="1">
            <w:r w:rsidR="008918E9" w:rsidRPr="009949FF">
              <w:rPr>
                <w:rStyle w:val="Hyperlink"/>
                <w:noProof/>
              </w:rPr>
              <w:t>3.6.</w:t>
            </w:r>
            <w:r w:rsidR="008918E9">
              <w:rPr>
                <w:rFonts w:eastAsiaTheme="minorEastAsia"/>
                <w:noProof/>
                <w:color w:val="auto"/>
                <w:kern w:val="0"/>
                <w:sz w:val="22"/>
                <w:szCs w:val="22"/>
                <w:lang w:eastAsia="en-US"/>
              </w:rPr>
              <w:tab/>
            </w:r>
            <w:r w:rsidR="008918E9" w:rsidRPr="009949FF">
              <w:rPr>
                <w:rStyle w:val="Hyperlink"/>
                <w:noProof/>
              </w:rPr>
              <w:t>Risk management</w:t>
            </w:r>
            <w:r w:rsidR="008918E9">
              <w:rPr>
                <w:noProof/>
                <w:webHidden/>
              </w:rPr>
              <w:tab/>
            </w:r>
            <w:r w:rsidR="008918E9">
              <w:rPr>
                <w:noProof/>
                <w:webHidden/>
              </w:rPr>
              <w:fldChar w:fldCharType="begin"/>
            </w:r>
            <w:r w:rsidR="008918E9">
              <w:rPr>
                <w:noProof/>
                <w:webHidden/>
              </w:rPr>
              <w:instrText xml:space="preserve"> PAGEREF _Toc480721563 \h </w:instrText>
            </w:r>
            <w:r w:rsidR="008918E9">
              <w:rPr>
                <w:noProof/>
                <w:webHidden/>
              </w:rPr>
            </w:r>
            <w:r w:rsidR="008918E9">
              <w:rPr>
                <w:noProof/>
                <w:webHidden/>
              </w:rPr>
              <w:fldChar w:fldCharType="separate"/>
            </w:r>
            <w:r w:rsidR="008918E9">
              <w:rPr>
                <w:noProof/>
                <w:webHidden/>
              </w:rPr>
              <w:t>54</w:t>
            </w:r>
            <w:r w:rsidR="008918E9">
              <w:rPr>
                <w:noProof/>
                <w:webHidden/>
              </w:rPr>
              <w:fldChar w:fldCharType="end"/>
            </w:r>
          </w:hyperlink>
        </w:p>
        <w:p w14:paraId="32346FB7"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64" w:history="1">
            <w:r w:rsidR="008918E9" w:rsidRPr="009949FF">
              <w:rPr>
                <w:rStyle w:val="Hyperlink"/>
                <w:noProof/>
              </w:rPr>
              <w:t>3.7.</w:t>
            </w:r>
            <w:r w:rsidR="008918E9">
              <w:rPr>
                <w:rFonts w:eastAsiaTheme="minorEastAsia"/>
                <w:noProof/>
                <w:color w:val="auto"/>
                <w:kern w:val="0"/>
                <w:sz w:val="22"/>
                <w:szCs w:val="22"/>
                <w:lang w:eastAsia="en-US"/>
              </w:rPr>
              <w:tab/>
            </w:r>
            <w:r w:rsidR="008918E9" w:rsidRPr="009949FF">
              <w:rPr>
                <w:rStyle w:val="Hyperlink"/>
                <w:noProof/>
              </w:rPr>
              <w:t>Training Requirements</w:t>
            </w:r>
            <w:r w:rsidR="008918E9">
              <w:rPr>
                <w:noProof/>
                <w:webHidden/>
              </w:rPr>
              <w:tab/>
            </w:r>
            <w:r w:rsidR="008918E9">
              <w:rPr>
                <w:noProof/>
                <w:webHidden/>
              </w:rPr>
              <w:fldChar w:fldCharType="begin"/>
            </w:r>
            <w:r w:rsidR="008918E9">
              <w:rPr>
                <w:noProof/>
                <w:webHidden/>
              </w:rPr>
              <w:instrText xml:space="preserve"> PAGEREF _Toc480721564 \h </w:instrText>
            </w:r>
            <w:r w:rsidR="008918E9">
              <w:rPr>
                <w:noProof/>
                <w:webHidden/>
              </w:rPr>
            </w:r>
            <w:r w:rsidR="008918E9">
              <w:rPr>
                <w:noProof/>
                <w:webHidden/>
              </w:rPr>
              <w:fldChar w:fldCharType="separate"/>
            </w:r>
            <w:r w:rsidR="008918E9">
              <w:rPr>
                <w:noProof/>
                <w:webHidden/>
              </w:rPr>
              <w:t>56</w:t>
            </w:r>
            <w:r w:rsidR="008918E9">
              <w:rPr>
                <w:noProof/>
                <w:webHidden/>
              </w:rPr>
              <w:fldChar w:fldCharType="end"/>
            </w:r>
          </w:hyperlink>
        </w:p>
        <w:p w14:paraId="20AE9EA4" w14:textId="77777777" w:rsidR="008918E9" w:rsidRDefault="00A41349">
          <w:pPr>
            <w:pStyle w:val="TOC1"/>
            <w:tabs>
              <w:tab w:val="left" w:pos="440"/>
            </w:tabs>
            <w:rPr>
              <w:rFonts w:eastAsiaTheme="minorEastAsia"/>
              <w:color w:val="auto"/>
              <w:kern w:val="0"/>
              <w:szCs w:val="22"/>
              <w:lang w:eastAsia="en-US"/>
            </w:rPr>
          </w:pPr>
          <w:hyperlink w:anchor="_Toc480721565" w:history="1">
            <w:r w:rsidR="008918E9" w:rsidRPr="009949FF">
              <w:rPr>
                <w:rStyle w:val="Hyperlink"/>
              </w:rPr>
              <w:t>4.</w:t>
            </w:r>
            <w:r w:rsidR="008918E9">
              <w:rPr>
                <w:rFonts w:eastAsiaTheme="minorEastAsia"/>
                <w:color w:val="auto"/>
                <w:kern w:val="0"/>
                <w:szCs w:val="22"/>
                <w:lang w:eastAsia="en-US"/>
              </w:rPr>
              <w:tab/>
            </w:r>
            <w:r w:rsidR="008918E9" w:rsidRPr="009949FF">
              <w:rPr>
                <w:rStyle w:val="Hyperlink"/>
              </w:rPr>
              <w:t>Testing Requirements</w:t>
            </w:r>
            <w:r w:rsidR="008918E9">
              <w:rPr>
                <w:webHidden/>
              </w:rPr>
              <w:tab/>
            </w:r>
            <w:r w:rsidR="008918E9">
              <w:rPr>
                <w:webHidden/>
              </w:rPr>
              <w:fldChar w:fldCharType="begin"/>
            </w:r>
            <w:r w:rsidR="008918E9">
              <w:rPr>
                <w:webHidden/>
              </w:rPr>
              <w:instrText xml:space="preserve"> PAGEREF _Toc480721565 \h </w:instrText>
            </w:r>
            <w:r w:rsidR="008918E9">
              <w:rPr>
                <w:webHidden/>
              </w:rPr>
            </w:r>
            <w:r w:rsidR="008918E9">
              <w:rPr>
                <w:webHidden/>
              </w:rPr>
              <w:fldChar w:fldCharType="separate"/>
            </w:r>
            <w:r w:rsidR="008918E9">
              <w:rPr>
                <w:webHidden/>
              </w:rPr>
              <w:t>57</w:t>
            </w:r>
            <w:r w:rsidR="008918E9">
              <w:rPr>
                <w:webHidden/>
              </w:rPr>
              <w:fldChar w:fldCharType="end"/>
            </w:r>
          </w:hyperlink>
        </w:p>
        <w:p w14:paraId="6608C747" w14:textId="77777777" w:rsidR="008918E9" w:rsidRDefault="00A41349">
          <w:pPr>
            <w:pStyle w:val="TOC1"/>
            <w:tabs>
              <w:tab w:val="left" w:pos="440"/>
            </w:tabs>
            <w:rPr>
              <w:rFonts w:eastAsiaTheme="minorEastAsia"/>
              <w:color w:val="auto"/>
              <w:kern w:val="0"/>
              <w:szCs w:val="22"/>
              <w:lang w:eastAsia="en-US"/>
            </w:rPr>
          </w:pPr>
          <w:hyperlink w:anchor="_Toc480721566" w:history="1">
            <w:r w:rsidR="008918E9" w:rsidRPr="009949FF">
              <w:rPr>
                <w:rStyle w:val="Hyperlink"/>
              </w:rPr>
              <w:t>5.</w:t>
            </w:r>
            <w:r w:rsidR="008918E9">
              <w:rPr>
                <w:rFonts w:eastAsiaTheme="minorEastAsia"/>
                <w:color w:val="auto"/>
                <w:kern w:val="0"/>
                <w:szCs w:val="22"/>
                <w:lang w:eastAsia="en-US"/>
              </w:rPr>
              <w:tab/>
            </w:r>
            <w:r w:rsidR="008918E9" w:rsidRPr="009949FF">
              <w:rPr>
                <w:rStyle w:val="Hyperlink"/>
              </w:rPr>
              <w:t>Product Quality Characteristics</w:t>
            </w:r>
            <w:r w:rsidR="008918E9">
              <w:rPr>
                <w:webHidden/>
              </w:rPr>
              <w:tab/>
            </w:r>
            <w:r w:rsidR="008918E9">
              <w:rPr>
                <w:webHidden/>
              </w:rPr>
              <w:fldChar w:fldCharType="begin"/>
            </w:r>
            <w:r w:rsidR="008918E9">
              <w:rPr>
                <w:webHidden/>
              </w:rPr>
              <w:instrText xml:space="preserve"> PAGEREF _Toc480721566 \h </w:instrText>
            </w:r>
            <w:r w:rsidR="008918E9">
              <w:rPr>
                <w:webHidden/>
              </w:rPr>
            </w:r>
            <w:r w:rsidR="008918E9">
              <w:rPr>
                <w:webHidden/>
              </w:rPr>
              <w:fldChar w:fldCharType="separate"/>
            </w:r>
            <w:r w:rsidR="008918E9">
              <w:rPr>
                <w:webHidden/>
              </w:rPr>
              <w:t>58</w:t>
            </w:r>
            <w:r w:rsidR="008918E9">
              <w:rPr>
                <w:webHidden/>
              </w:rPr>
              <w:fldChar w:fldCharType="end"/>
            </w:r>
          </w:hyperlink>
        </w:p>
        <w:p w14:paraId="79D1D67E" w14:textId="77777777" w:rsidR="008918E9" w:rsidRDefault="00A41349">
          <w:pPr>
            <w:pStyle w:val="TOC1"/>
            <w:tabs>
              <w:tab w:val="left" w:pos="440"/>
            </w:tabs>
            <w:rPr>
              <w:rFonts w:eastAsiaTheme="minorEastAsia"/>
              <w:color w:val="auto"/>
              <w:kern w:val="0"/>
              <w:szCs w:val="22"/>
              <w:lang w:eastAsia="en-US"/>
            </w:rPr>
          </w:pPr>
          <w:hyperlink w:anchor="_Toc480721567" w:history="1">
            <w:r w:rsidR="008918E9" w:rsidRPr="009949FF">
              <w:rPr>
                <w:rStyle w:val="Hyperlink"/>
              </w:rPr>
              <w:t>6.</w:t>
            </w:r>
            <w:r w:rsidR="008918E9">
              <w:rPr>
                <w:rFonts w:eastAsiaTheme="minorEastAsia"/>
                <w:color w:val="auto"/>
                <w:kern w:val="0"/>
                <w:szCs w:val="22"/>
                <w:lang w:eastAsia="en-US"/>
              </w:rPr>
              <w:tab/>
            </w:r>
            <w:r w:rsidR="008918E9" w:rsidRPr="009949FF">
              <w:rPr>
                <w:rStyle w:val="Hyperlink"/>
              </w:rPr>
              <w:t>Open Source Usage</w:t>
            </w:r>
            <w:r w:rsidR="008918E9">
              <w:rPr>
                <w:webHidden/>
              </w:rPr>
              <w:tab/>
            </w:r>
            <w:r w:rsidR="008918E9">
              <w:rPr>
                <w:webHidden/>
              </w:rPr>
              <w:fldChar w:fldCharType="begin"/>
            </w:r>
            <w:r w:rsidR="008918E9">
              <w:rPr>
                <w:webHidden/>
              </w:rPr>
              <w:instrText xml:space="preserve"> PAGEREF _Toc480721567 \h </w:instrText>
            </w:r>
            <w:r w:rsidR="008918E9">
              <w:rPr>
                <w:webHidden/>
              </w:rPr>
            </w:r>
            <w:r w:rsidR="008918E9">
              <w:rPr>
                <w:webHidden/>
              </w:rPr>
              <w:fldChar w:fldCharType="separate"/>
            </w:r>
            <w:r w:rsidR="008918E9">
              <w:rPr>
                <w:webHidden/>
              </w:rPr>
              <w:t>59</w:t>
            </w:r>
            <w:r w:rsidR="008918E9">
              <w:rPr>
                <w:webHidden/>
              </w:rPr>
              <w:fldChar w:fldCharType="end"/>
            </w:r>
          </w:hyperlink>
        </w:p>
        <w:p w14:paraId="021E889A" w14:textId="77777777" w:rsidR="008918E9" w:rsidRDefault="00A41349">
          <w:pPr>
            <w:pStyle w:val="TOC1"/>
            <w:tabs>
              <w:tab w:val="left" w:pos="440"/>
            </w:tabs>
            <w:rPr>
              <w:rFonts w:eastAsiaTheme="minorEastAsia"/>
              <w:color w:val="auto"/>
              <w:kern w:val="0"/>
              <w:szCs w:val="22"/>
              <w:lang w:eastAsia="en-US"/>
            </w:rPr>
          </w:pPr>
          <w:hyperlink w:anchor="_Toc480721568" w:history="1">
            <w:r w:rsidR="008918E9" w:rsidRPr="009949FF">
              <w:rPr>
                <w:rStyle w:val="Hyperlink"/>
              </w:rPr>
              <w:t>7.</w:t>
            </w:r>
            <w:r w:rsidR="008918E9">
              <w:rPr>
                <w:rFonts w:eastAsiaTheme="minorEastAsia"/>
                <w:color w:val="auto"/>
                <w:kern w:val="0"/>
                <w:szCs w:val="22"/>
                <w:lang w:eastAsia="en-US"/>
              </w:rPr>
              <w:tab/>
            </w:r>
            <w:r w:rsidR="008918E9" w:rsidRPr="009949FF">
              <w:rPr>
                <w:rStyle w:val="Hyperlink"/>
              </w:rPr>
              <w:t>Other Requirements</w:t>
            </w:r>
            <w:r w:rsidR="008918E9">
              <w:rPr>
                <w:webHidden/>
              </w:rPr>
              <w:tab/>
            </w:r>
            <w:r w:rsidR="008918E9">
              <w:rPr>
                <w:webHidden/>
              </w:rPr>
              <w:fldChar w:fldCharType="begin"/>
            </w:r>
            <w:r w:rsidR="008918E9">
              <w:rPr>
                <w:webHidden/>
              </w:rPr>
              <w:instrText xml:space="preserve"> PAGEREF _Toc480721568 \h </w:instrText>
            </w:r>
            <w:r w:rsidR="008918E9">
              <w:rPr>
                <w:webHidden/>
              </w:rPr>
            </w:r>
            <w:r w:rsidR="008918E9">
              <w:rPr>
                <w:webHidden/>
              </w:rPr>
              <w:fldChar w:fldCharType="separate"/>
            </w:r>
            <w:r w:rsidR="008918E9">
              <w:rPr>
                <w:webHidden/>
              </w:rPr>
              <w:t>60</w:t>
            </w:r>
            <w:r w:rsidR="008918E9">
              <w:rPr>
                <w:webHidden/>
              </w:rPr>
              <w:fldChar w:fldCharType="end"/>
            </w:r>
          </w:hyperlink>
        </w:p>
        <w:p w14:paraId="686B33EA" w14:textId="77777777" w:rsidR="008918E9" w:rsidRDefault="00A41349">
          <w:pPr>
            <w:pStyle w:val="TOC1"/>
            <w:tabs>
              <w:tab w:val="left" w:pos="440"/>
            </w:tabs>
            <w:rPr>
              <w:rFonts w:eastAsiaTheme="minorEastAsia"/>
              <w:color w:val="auto"/>
              <w:kern w:val="0"/>
              <w:szCs w:val="22"/>
              <w:lang w:eastAsia="en-US"/>
            </w:rPr>
          </w:pPr>
          <w:hyperlink w:anchor="_Toc480721569" w:history="1">
            <w:r w:rsidR="008918E9" w:rsidRPr="009949FF">
              <w:rPr>
                <w:rStyle w:val="Hyperlink"/>
              </w:rPr>
              <w:t>8.</w:t>
            </w:r>
            <w:r w:rsidR="008918E9">
              <w:rPr>
                <w:rFonts w:eastAsiaTheme="minorEastAsia"/>
                <w:color w:val="auto"/>
                <w:kern w:val="0"/>
                <w:szCs w:val="22"/>
                <w:lang w:eastAsia="en-US"/>
              </w:rPr>
              <w:tab/>
            </w:r>
            <w:r w:rsidR="008918E9" w:rsidRPr="009949FF">
              <w:rPr>
                <w:rStyle w:val="Hyperlink"/>
              </w:rPr>
              <w:t>Legal, Security and Confidential Requirements</w:t>
            </w:r>
            <w:r w:rsidR="008918E9">
              <w:rPr>
                <w:webHidden/>
              </w:rPr>
              <w:tab/>
            </w:r>
            <w:r w:rsidR="008918E9">
              <w:rPr>
                <w:webHidden/>
              </w:rPr>
              <w:fldChar w:fldCharType="begin"/>
            </w:r>
            <w:r w:rsidR="008918E9">
              <w:rPr>
                <w:webHidden/>
              </w:rPr>
              <w:instrText xml:space="preserve"> PAGEREF _Toc480721569 \h </w:instrText>
            </w:r>
            <w:r w:rsidR="008918E9">
              <w:rPr>
                <w:webHidden/>
              </w:rPr>
            </w:r>
            <w:r w:rsidR="008918E9">
              <w:rPr>
                <w:webHidden/>
              </w:rPr>
              <w:fldChar w:fldCharType="separate"/>
            </w:r>
            <w:r w:rsidR="008918E9">
              <w:rPr>
                <w:webHidden/>
              </w:rPr>
              <w:t>61</w:t>
            </w:r>
            <w:r w:rsidR="008918E9">
              <w:rPr>
                <w:webHidden/>
              </w:rPr>
              <w:fldChar w:fldCharType="end"/>
            </w:r>
          </w:hyperlink>
        </w:p>
        <w:p w14:paraId="73B38C25" w14:textId="77777777" w:rsidR="008918E9" w:rsidRDefault="00A41349">
          <w:pPr>
            <w:pStyle w:val="TOC1"/>
            <w:tabs>
              <w:tab w:val="left" w:pos="440"/>
            </w:tabs>
            <w:rPr>
              <w:rFonts w:eastAsiaTheme="minorEastAsia"/>
              <w:color w:val="auto"/>
              <w:kern w:val="0"/>
              <w:szCs w:val="22"/>
              <w:lang w:eastAsia="en-US"/>
            </w:rPr>
          </w:pPr>
          <w:hyperlink w:anchor="_Toc480721570" w:history="1">
            <w:r w:rsidR="008918E9" w:rsidRPr="009949FF">
              <w:rPr>
                <w:rStyle w:val="Hyperlink"/>
              </w:rPr>
              <w:t>9.</w:t>
            </w:r>
            <w:r w:rsidR="008918E9">
              <w:rPr>
                <w:rFonts w:eastAsiaTheme="minorEastAsia"/>
                <w:color w:val="auto"/>
                <w:kern w:val="0"/>
                <w:szCs w:val="22"/>
                <w:lang w:eastAsia="en-US"/>
              </w:rPr>
              <w:tab/>
            </w:r>
            <w:r w:rsidR="008918E9" w:rsidRPr="009949FF">
              <w:rPr>
                <w:rStyle w:val="Hyperlink"/>
              </w:rPr>
              <w:t>Quality Assurance Activities</w:t>
            </w:r>
            <w:r w:rsidR="008918E9">
              <w:rPr>
                <w:webHidden/>
              </w:rPr>
              <w:tab/>
            </w:r>
            <w:r w:rsidR="008918E9">
              <w:rPr>
                <w:webHidden/>
              </w:rPr>
              <w:fldChar w:fldCharType="begin"/>
            </w:r>
            <w:r w:rsidR="008918E9">
              <w:rPr>
                <w:webHidden/>
              </w:rPr>
              <w:instrText xml:space="preserve"> PAGEREF _Toc480721570 \h </w:instrText>
            </w:r>
            <w:r w:rsidR="008918E9">
              <w:rPr>
                <w:webHidden/>
              </w:rPr>
            </w:r>
            <w:r w:rsidR="008918E9">
              <w:rPr>
                <w:webHidden/>
              </w:rPr>
              <w:fldChar w:fldCharType="separate"/>
            </w:r>
            <w:r w:rsidR="008918E9">
              <w:rPr>
                <w:webHidden/>
              </w:rPr>
              <w:t>62</w:t>
            </w:r>
            <w:r w:rsidR="008918E9">
              <w:rPr>
                <w:webHidden/>
              </w:rPr>
              <w:fldChar w:fldCharType="end"/>
            </w:r>
          </w:hyperlink>
        </w:p>
        <w:p w14:paraId="4A146D1D" w14:textId="77777777" w:rsidR="008918E9" w:rsidRDefault="00A41349">
          <w:pPr>
            <w:pStyle w:val="TOC1"/>
            <w:tabs>
              <w:tab w:val="left" w:pos="660"/>
            </w:tabs>
            <w:rPr>
              <w:rFonts w:eastAsiaTheme="minorEastAsia"/>
              <w:color w:val="auto"/>
              <w:kern w:val="0"/>
              <w:szCs w:val="22"/>
              <w:lang w:eastAsia="en-US"/>
            </w:rPr>
          </w:pPr>
          <w:hyperlink w:anchor="_Toc480721571" w:history="1">
            <w:r w:rsidR="008918E9" w:rsidRPr="009949FF">
              <w:rPr>
                <w:rStyle w:val="Hyperlink"/>
              </w:rPr>
              <w:t>10.</w:t>
            </w:r>
            <w:r w:rsidR="008918E9">
              <w:rPr>
                <w:rFonts w:eastAsiaTheme="minorEastAsia"/>
                <w:color w:val="auto"/>
                <w:kern w:val="0"/>
                <w:szCs w:val="22"/>
                <w:lang w:eastAsia="en-US"/>
              </w:rPr>
              <w:tab/>
            </w:r>
            <w:r w:rsidR="008918E9" w:rsidRPr="009949FF">
              <w:rPr>
                <w:rStyle w:val="Hyperlink"/>
              </w:rPr>
              <w:t>Performance Requirements</w:t>
            </w:r>
            <w:r w:rsidR="008918E9">
              <w:rPr>
                <w:webHidden/>
              </w:rPr>
              <w:tab/>
            </w:r>
            <w:r w:rsidR="008918E9">
              <w:rPr>
                <w:webHidden/>
              </w:rPr>
              <w:fldChar w:fldCharType="begin"/>
            </w:r>
            <w:r w:rsidR="008918E9">
              <w:rPr>
                <w:webHidden/>
              </w:rPr>
              <w:instrText xml:space="preserve"> PAGEREF _Toc480721571 \h </w:instrText>
            </w:r>
            <w:r w:rsidR="008918E9">
              <w:rPr>
                <w:webHidden/>
              </w:rPr>
            </w:r>
            <w:r w:rsidR="008918E9">
              <w:rPr>
                <w:webHidden/>
              </w:rPr>
              <w:fldChar w:fldCharType="separate"/>
            </w:r>
            <w:r w:rsidR="008918E9">
              <w:rPr>
                <w:webHidden/>
              </w:rPr>
              <w:t>63</w:t>
            </w:r>
            <w:r w:rsidR="008918E9">
              <w:rPr>
                <w:webHidden/>
              </w:rPr>
              <w:fldChar w:fldCharType="end"/>
            </w:r>
          </w:hyperlink>
        </w:p>
        <w:p w14:paraId="0CAACD2D" w14:textId="77777777" w:rsidR="008918E9" w:rsidRDefault="00A41349">
          <w:pPr>
            <w:pStyle w:val="TOC1"/>
            <w:tabs>
              <w:tab w:val="left" w:pos="660"/>
            </w:tabs>
            <w:rPr>
              <w:rFonts w:eastAsiaTheme="minorEastAsia"/>
              <w:color w:val="auto"/>
              <w:kern w:val="0"/>
              <w:szCs w:val="22"/>
              <w:lang w:eastAsia="en-US"/>
            </w:rPr>
          </w:pPr>
          <w:hyperlink w:anchor="_Toc480721572" w:history="1">
            <w:r w:rsidR="008918E9" w:rsidRPr="009949FF">
              <w:rPr>
                <w:rStyle w:val="Hyperlink"/>
              </w:rPr>
              <w:t>11.</w:t>
            </w:r>
            <w:r w:rsidR="008918E9">
              <w:rPr>
                <w:rFonts w:eastAsiaTheme="minorEastAsia"/>
                <w:color w:val="auto"/>
                <w:kern w:val="0"/>
                <w:szCs w:val="22"/>
                <w:lang w:eastAsia="en-US"/>
              </w:rPr>
              <w:tab/>
            </w:r>
            <w:r w:rsidR="008918E9" w:rsidRPr="009949FF">
              <w:rPr>
                <w:rStyle w:val="Hyperlink"/>
              </w:rPr>
              <w:t>Data Protection and Information Security Requirements</w:t>
            </w:r>
            <w:r w:rsidR="008918E9">
              <w:rPr>
                <w:webHidden/>
              </w:rPr>
              <w:tab/>
            </w:r>
            <w:r w:rsidR="008918E9">
              <w:rPr>
                <w:webHidden/>
              </w:rPr>
              <w:fldChar w:fldCharType="begin"/>
            </w:r>
            <w:r w:rsidR="008918E9">
              <w:rPr>
                <w:webHidden/>
              </w:rPr>
              <w:instrText xml:space="preserve"> PAGEREF _Toc480721572 \h </w:instrText>
            </w:r>
            <w:r w:rsidR="008918E9">
              <w:rPr>
                <w:webHidden/>
              </w:rPr>
            </w:r>
            <w:r w:rsidR="008918E9">
              <w:rPr>
                <w:webHidden/>
              </w:rPr>
              <w:fldChar w:fldCharType="separate"/>
            </w:r>
            <w:r w:rsidR="008918E9">
              <w:rPr>
                <w:webHidden/>
              </w:rPr>
              <w:t>65</w:t>
            </w:r>
            <w:r w:rsidR="008918E9">
              <w:rPr>
                <w:webHidden/>
              </w:rPr>
              <w:fldChar w:fldCharType="end"/>
            </w:r>
          </w:hyperlink>
        </w:p>
        <w:p w14:paraId="0F8DF072"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73" w:history="1">
            <w:r w:rsidR="008918E9" w:rsidRPr="009949FF">
              <w:rPr>
                <w:rStyle w:val="Hyperlink"/>
                <w:noProof/>
              </w:rPr>
              <w:t>11.1.</w:t>
            </w:r>
            <w:r w:rsidR="008918E9">
              <w:rPr>
                <w:rFonts w:eastAsiaTheme="minorEastAsia"/>
                <w:noProof/>
                <w:color w:val="auto"/>
                <w:kern w:val="0"/>
                <w:sz w:val="22"/>
                <w:szCs w:val="22"/>
                <w:lang w:eastAsia="en-US"/>
              </w:rPr>
              <w:tab/>
            </w:r>
            <w:r w:rsidR="008918E9" w:rsidRPr="009949FF">
              <w:rPr>
                <w:rStyle w:val="Hyperlink"/>
                <w:noProof/>
              </w:rPr>
              <w:t>Data storage</w:t>
            </w:r>
            <w:r w:rsidR="008918E9">
              <w:rPr>
                <w:noProof/>
                <w:webHidden/>
              </w:rPr>
              <w:tab/>
            </w:r>
            <w:r w:rsidR="008918E9">
              <w:rPr>
                <w:noProof/>
                <w:webHidden/>
              </w:rPr>
              <w:fldChar w:fldCharType="begin"/>
            </w:r>
            <w:r w:rsidR="008918E9">
              <w:rPr>
                <w:noProof/>
                <w:webHidden/>
              </w:rPr>
              <w:instrText xml:space="preserve"> PAGEREF _Toc480721573 \h </w:instrText>
            </w:r>
            <w:r w:rsidR="008918E9">
              <w:rPr>
                <w:noProof/>
                <w:webHidden/>
              </w:rPr>
            </w:r>
            <w:r w:rsidR="008918E9">
              <w:rPr>
                <w:noProof/>
                <w:webHidden/>
              </w:rPr>
              <w:fldChar w:fldCharType="separate"/>
            </w:r>
            <w:r w:rsidR="008918E9">
              <w:rPr>
                <w:noProof/>
                <w:webHidden/>
              </w:rPr>
              <w:t>65</w:t>
            </w:r>
            <w:r w:rsidR="008918E9">
              <w:rPr>
                <w:noProof/>
                <w:webHidden/>
              </w:rPr>
              <w:fldChar w:fldCharType="end"/>
            </w:r>
          </w:hyperlink>
        </w:p>
        <w:p w14:paraId="534E08A0"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74" w:history="1">
            <w:r w:rsidR="008918E9" w:rsidRPr="009949FF">
              <w:rPr>
                <w:rStyle w:val="Hyperlink"/>
                <w:noProof/>
              </w:rPr>
              <w:t>11.2.</w:t>
            </w:r>
            <w:r w:rsidR="008918E9">
              <w:rPr>
                <w:rFonts w:eastAsiaTheme="minorEastAsia"/>
                <w:noProof/>
                <w:color w:val="auto"/>
                <w:kern w:val="0"/>
                <w:sz w:val="22"/>
                <w:szCs w:val="22"/>
                <w:lang w:eastAsia="en-US"/>
              </w:rPr>
              <w:tab/>
            </w:r>
            <w:r w:rsidR="008918E9" w:rsidRPr="009949FF">
              <w:rPr>
                <w:rStyle w:val="Hyperlink"/>
                <w:noProof/>
              </w:rPr>
              <w:t>Data transmission</w:t>
            </w:r>
            <w:r w:rsidR="008918E9">
              <w:rPr>
                <w:noProof/>
                <w:webHidden/>
              </w:rPr>
              <w:tab/>
            </w:r>
            <w:r w:rsidR="008918E9">
              <w:rPr>
                <w:noProof/>
                <w:webHidden/>
              </w:rPr>
              <w:fldChar w:fldCharType="begin"/>
            </w:r>
            <w:r w:rsidR="008918E9">
              <w:rPr>
                <w:noProof/>
                <w:webHidden/>
              </w:rPr>
              <w:instrText xml:space="preserve"> PAGEREF _Toc480721574 \h </w:instrText>
            </w:r>
            <w:r w:rsidR="008918E9">
              <w:rPr>
                <w:noProof/>
                <w:webHidden/>
              </w:rPr>
            </w:r>
            <w:r w:rsidR="008918E9">
              <w:rPr>
                <w:noProof/>
                <w:webHidden/>
              </w:rPr>
              <w:fldChar w:fldCharType="separate"/>
            </w:r>
            <w:r w:rsidR="008918E9">
              <w:rPr>
                <w:noProof/>
                <w:webHidden/>
              </w:rPr>
              <w:t>65</w:t>
            </w:r>
            <w:r w:rsidR="008918E9">
              <w:rPr>
                <w:noProof/>
                <w:webHidden/>
              </w:rPr>
              <w:fldChar w:fldCharType="end"/>
            </w:r>
          </w:hyperlink>
        </w:p>
        <w:p w14:paraId="73ADB957"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75" w:history="1">
            <w:r w:rsidR="008918E9" w:rsidRPr="009949FF">
              <w:rPr>
                <w:rStyle w:val="Hyperlink"/>
                <w:noProof/>
              </w:rPr>
              <w:t>11.3.</w:t>
            </w:r>
            <w:r w:rsidR="008918E9">
              <w:rPr>
                <w:rFonts w:eastAsiaTheme="minorEastAsia"/>
                <w:noProof/>
                <w:color w:val="auto"/>
                <w:kern w:val="0"/>
                <w:sz w:val="22"/>
                <w:szCs w:val="22"/>
                <w:lang w:eastAsia="en-US"/>
              </w:rPr>
              <w:tab/>
            </w:r>
            <w:r w:rsidR="008918E9" w:rsidRPr="009949FF">
              <w:rPr>
                <w:rStyle w:val="Hyperlink"/>
                <w:noProof/>
              </w:rPr>
              <w:t>Information security requirements:</w:t>
            </w:r>
            <w:r w:rsidR="008918E9">
              <w:rPr>
                <w:noProof/>
                <w:webHidden/>
              </w:rPr>
              <w:tab/>
            </w:r>
            <w:r w:rsidR="008918E9">
              <w:rPr>
                <w:noProof/>
                <w:webHidden/>
              </w:rPr>
              <w:fldChar w:fldCharType="begin"/>
            </w:r>
            <w:r w:rsidR="008918E9">
              <w:rPr>
                <w:noProof/>
                <w:webHidden/>
              </w:rPr>
              <w:instrText xml:space="preserve"> PAGEREF _Toc480721575 \h </w:instrText>
            </w:r>
            <w:r w:rsidR="008918E9">
              <w:rPr>
                <w:noProof/>
                <w:webHidden/>
              </w:rPr>
            </w:r>
            <w:r w:rsidR="008918E9">
              <w:rPr>
                <w:noProof/>
                <w:webHidden/>
              </w:rPr>
              <w:fldChar w:fldCharType="separate"/>
            </w:r>
            <w:r w:rsidR="008918E9">
              <w:rPr>
                <w:noProof/>
                <w:webHidden/>
              </w:rPr>
              <w:t>65</w:t>
            </w:r>
            <w:r w:rsidR="008918E9">
              <w:rPr>
                <w:noProof/>
                <w:webHidden/>
              </w:rPr>
              <w:fldChar w:fldCharType="end"/>
            </w:r>
          </w:hyperlink>
        </w:p>
        <w:p w14:paraId="6AAC28ED" w14:textId="77777777" w:rsidR="008918E9" w:rsidRDefault="00A41349">
          <w:pPr>
            <w:pStyle w:val="TOC1"/>
            <w:tabs>
              <w:tab w:val="left" w:pos="660"/>
            </w:tabs>
            <w:rPr>
              <w:rFonts w:eastAsiaTheme="minorEastAsia"/>
              <w:color w:val="auto"/>
              <w:kern w:val="0"/>
              <w:szCs w:val="22"/>
              <w:lang w:eastAsia="en-US"/>
            </w:rPr>
          </w:pPr>
          <w:hyperlink w:anchor="_Toc480721576" w:history="1">
            <w:r w:rsidR="008918E9" w:rsidRPr="009949FF">
              <w:rPr>
                <w:rStyle w:val="Hyperlink"/>
              </w:rPr>
              <w:t>12.</w:t>
            </w:r>
            <w:r w:rsidR="008918E9">
              <w:rPr>
                <w:rFonts w:eastAsiaTheme="minorEastAsia"/>
                <w:color w:val="auto"/>
                <w:kern w:val="0"/>
                <w:szCs w:val="22"/>
                <w:lang w:eastAsia="en-US"/>
              </w:rPr>
              <w:tab/>
            </w:r>
            <w:r w:rsidR="008918E9" w:rsidRPr="009949FF">
              <w:rPr>
                <w:rStyle w:val="Hyperlink"/>
              </w:rPr>
              <w:t>Software Acceptance Criteria</w:t>
            </w:r>
            <w:r w:rsidR="008918E9">
              <w:rPr>
                <w:webHidden/>
              </w:rPr>
              <w:tab/>
            </w:r>
            <w:r w:rsidR="008918E9">
              <w:rPr>
                <w:webHidden/>
              </w:rPr>
              <w:fldChar w:fldCharType="begin"/>
            </w:r>
            <w:r w:rsidR="008918E9">
              <w:rPr>
                <w:webHidden/>
              </w:rPr>
              <w:instrText xml:space="preserve"> PAGEREF _Toc480721576 \h </w:instrText>
            </w:r>
            <w:r w:rsidR="008918E9">
              <w:rPr>
                <w:webHidden/>
              </w:rPr>
            </w:r>
            <w:r w:rsidR="008918E9">
              <w:rPr>
                <w:webHidden/>
              </w:rPr>
              <w:fldChar w:fldCharType="separate"/>
            </w:r>
            <w:r w:rsidR="008918E9">
              <w:rPr>
                <w:webHidden/>
              </w:rPr>
              <w:t>66</w:t>
            </w:r>
            <w:r w:rsidR="008918E9">
              <w:rPr>
                <w:webHidden/>
              </w:rPr>
              <w:fldChar w:fldCharType="end"/>
            </w:r>
          </w:hyperlink>
        </w:p>
        <w:p w14:paraId="69AB02B5" w14:textId="77777777" w:rsidR="008918E9" w:rsidRDefault="00A41349">
          <w:pPr>
            <w:pStyle w:val="TOC1"/>
            <w:tabs>
              <w:tab w:val="left" w:pos="660"/>
            </w:tabs>
            <w:rPr>
              <w:rFonts w:eastAsiaTheme="minorEastAsia"/>
              <w:color w:val="auto"/>
              <w:kern w:val="0"/>
              <w:szCs w:val="22"/>
              <w:lang w:eastAsia="en-US"/>
            </w:rPr>
          </w:pPr>
          <w:hyperlink w:anchor="_Toc480721577" w:history="1">
            <w:r w:rsidR="008918E9" w:rsidRPr="009949FF">
              <w:rPr>
                <w:rStyle w:val="Hyperlink"/>
              </w:rPr>
              <w:t>13.</w:t>
            </w:r>
            <w:r w:rsidR="008918E9">
              <w:rPr>
                <w:rFonts w:eastAsiaTheme="minorEastAsia"/>
                <w:color w:val="auto"/>
                <w:kern w:val="0"/>
                <w:szCs w:val="22"/>
                <w:lang w:eastAsia="en-US"/>
              </w:rPr>
              <w:tab/>
            </w:r>
            <w:r w:rsidR="008918E9" w:rsidRPr="009949FF">
              <w:rPr>
                <w:rStyle w:val="Hyperlink"/>
              </w:rPr>
              <w:t>Deliverables</w:t>
            </w:r>
            <w:r w:rsidR="008918E9">
              <w:rPr>
                <w:webHidden/>
              </w:rPr>
              <w:tab/>
            </w:r>
            <w:r w:rsidR="008918E9">
              <w:rPr>
                <w:webHidden/>
              </w:rPr>
              <w:fldChar w:fldCharType="begin"/>
            </w:r>
            <w:r w:rsidR="008918E9">
              <w:rPr>
                <w:webHidden/>
              </w:rPr>
              <w:instrText xml:space="preserve"> PAGEREF _Toc480721577 \h </w:instrText>
            </w:r>
            <w:r w:rsidR="008918E9">
              <w:rPr>
                <w:webHidden/>
              </w:rPr>
            </w:r>
            <w:r w:rsidR="008918E9">
              <w:rPr>
                <w:webHidden/>
              </w:rPr>
              <w:fldChar w:fldCharType="separate"/>
            </w:r>
            <w:r w:rsidR="008918E9">
              <w:rPr>
                <w:webHidden/>
              </w:rPr>
              <w:t>67</w:t>
            </w:r>
            <w:r w:rsidR="008918E9">
              <w:rPr>
                <w:webHidden/>
              </w:rPr>
              <w:fldChar w:fldCharType="end"/>
            </w:r>
          </w:hyperlink>
        </w:p>
        <w:p w14:paraId="6093C832"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78" w:history="1">
            <w:r w:rsidR="008918E9" w:rsidRPr="009949FF">
              <w:rPr>
                <w:rStyle w:val="Hyperlink"/>
                <w:noProof/>
              </w:rPr>
              <w:t>13.1.</w:t>
            </w:r>
            <w:r w:rsidR="008918E9">
              <w:rPr>
                <w:rFonts w:eastAsiaTheme="minorEastAsia"/>
                <w:noProof/>
                <w:color w:val="auto"/>
                <w:kern w:val="0"/>
                <w:sz w:val="22"/>
                <w:szCs w:val="22"/>
                <w:lang w:eastAsia="en-US"/>
              </w:rPr>
              <w:tab/>
            </w:r>
            <w:r w:rsidR="008918E9" w:rsidRPr="009949FF">
              <w:rPr>
                <w:rStyle w:val="Hyperlink"/>
                <w:noProof/>
              </w:rPr>
              <w:t>List of Deliverables</w:t>
            </w:r>
            <w:r w:rsidR="008918E9">
              <w:rPr>
                <w:noProof/>
                <w:webHidden/>
              </w:rPr>
              <w:tab/>
            </w:r>
            <w:r w:rsidR="008918E9">
              <w:rPr>
                <w:noProof/>
                <w:webHidden/>
              </w:rPr>
              <w:fldChar w:fldCharType="begin"/>
            </w:r>
            <w:r w:rsidR="008918E9">
              <w:rPr>
                <w:noProof/>
                <w:webHidden/>
              </w:rPr>
              <w:instrText xml:space="preserve"> PAGEREF _Toc480721578 \h </w:instrText>
            </w:r>
            <w:r w:rsidR="008918E9">
              <w:rPr>
                <w:noProof/>
                <w:webHidden/>
              </w:rPr>
            </w:r>
            <w:r w:rsidR="008918E9">
              <w:rPr>
                <w:noProof/>
                <w:webHidden/>
              </w:rPr>
              <w:fldChar w:fldCharType="separate"/>
            </w:r>
            <w:r w:rsidR="008918E9">
              <w:rPr>
                <w:noProof/>
                <w:webHidden/>
              </w:rPr>
              <w:t>67</w:t>
            </w:r>
            <w:r w:rsidR="008918E9">
              <w:rPr>
                <w:noProof/>
                <w:webHidden/>
              </w:rPr>
              <w:fldChar w:fldCharType="end"/>
            </w:r>
          </w:hyperlink>
        </w:p>
        <w:p w14:paraId="20741C54"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79" w:history="1">
            <w:r w:rsidR="008918E9" w:rsidRPr="009949FF">
              <w:rPr>
                <w:rStyle w:val="Hyperlink"/>
                <w:noProof/>
              </w:rPr>
              <w:t>13.2.</w:t>
            </w:r>
            <w:r w:rsidR="008918E9">
              <w:rPr>
                <w:rFonts w:eastAsiaTheme="minorEastAsia"/>
                <w:noProof/>
                <w:color w:val="auto"/>
                <w:kern w:val="0"/>
                <w:sz w:val="22"/>
                <w:szCs w:val="22"/>
                <w:lang w:eastAsia="en-US"/>
              </w:rPr>
              <w:tab/>
            </w:r>
            <w:r w:rsidR="008918E9" w:rsidRPr="009949FF">
              <w:rPr>
                <w:rStyle w:val="Hyperlink"/>
                <w:noProof/>
              </w:rPr>
              <w:t>Installation Support</w:t>
            </w:r>
            <w:r w:rsidR="008918E9">
              <w:rPr>
                <w:noProof/>
                <w:webHidden/>
              </w:rPr>
              <w:tab/>
            </w:r>
            <w:r w:rsidR="008918E9">
              <w:rPr>
                <w:noProof/>
                <w:webHidden/>
              </w:rPr>
              <w:fldChar w:fldCharType="begin"/>
            </w:r>
            <w:r w:rsidR="008918E9">
              <w:rPr>
                <w:noProof/>
                <w:webHidden/>
              </w:rPr>
              <w:instrText xml:space="preserve"> PAGEREF _Toc480721579 \h </w:instrText>
            </w:r>
            <w:r w:rsidR="008918E9">
              <w:rPr>
                <w:noProof/>
                <w:webHidden/>
              </w:rPr>
            </w:r>
            <w:r w:rsidR="008918E9">
              <w:rPr>
                <w:noProof/>
                <w:webHidden/>
              </w:rPr>
              <w:fldChar w:fldCharType="separate"/>
            </w:r>
            <w:r w:rsidR="008918E9">
              <w:rPr>
                <w:noProof/>
                <w:webHidden/>
              </w:rPr>
              <w:t>67</w:t>
            </w:r>
            <w:r w:rsidR="008918E9">
              <w:rPr>
                <w:noProof/>
                <w:webHidden/>
              </w:rPr>
              <w:fldChar w:fldCharType="end"/>
            </w:r>
          </w:hyperlink>
        </w:p>
        <w:p w14:paraId="216F8727"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80" w:history="1">
            <w:r w:rsidR="008918E9" w:rsidRPr="009949FF">
              <w:rPr>
                <w:rStyle w:val="Hyperlink"/>
                <w:noProof/>
              </w:rPr>
              <w:t>13.3.</w:t>
            </w:r>
            <w:r w:rsidR="008918E9">
              <w:rPr>
                <w:rFonts w:eastAsiaTheme="minorEastAsia"/>
                <w:noProof/>
                <w:color w:val="auto"/>
                <w:kern w:val="0"/>
                <w:sz w:val="22"/>
                <w:szCs w:val="22"/>
                <w:lang w:eastAsia="en-US"/>
              </w:rPr>
              <w:tab/>
            </w:r>
            <w:r w:rsidR="008918E9" w:rsidRPr="009949FF">
              <w:rPr>
                <w:rStyle w:val="Hyperlink"/>
                <w:noProof/>
              </w:rPr>
              <w:t>Delivery</w:t>
            </w:r>
            <w:r w:rsidR="008918E9">
              <w:rPr>
                <w:noProof/>
                <w:webHidden/>
              </w:rPr>
              <w:tab/>
            </w:r>
            <w:r w:rsidR="008918E9">
              <w:rPr>
                <w:noProof/>
                <w:webHidden/>
              </w:rPr>
              <w:fldChar w:fldCharType="begin"/>
            </w:r>
            <w:r w:rsidR="008918E9">
              <w:rPr>
                <w:noProof/>
                <w:webHidden/>
              </w:rPr>
              <w:instrText xml:space="preserve"> PAGEREF _Toc480721580 \h </w:instrText>
            </w:r>
            <w:r w:rsidR="008918E9">
              <w:rPr>
                <w:noProof/>
                <w:webHidden/>
              </w:rPr>
            </w:r>
            <w:r w:rsidR="008918E9">
              <w:rPr>
                <w:noProof/>
                <w:webHidden/>
              </w:rPr>
              <w:fldChar w:fldCharType="separate"/>
            </w:r>
            <w:r w:rsidR="008918E9">
              <w:rPr>
                <w:noProof/>
                <w:webHidden/>
              </w:rPr>
              <w:t>67</w:t>
            </w:r>
            <w:r w:rsidR="008918E9">
              <w:rPr>
                <w:noProof/>
                <w:webHidden/>
              </w:rPr>
              <w:fldChar w:fldCharType="end"/>
            </w:r>
          </w:hyperlink>
        </w:p>
        <w:p w14:paraId="4EA0A554" w14:textId="77777777" w:rsidR="008918E9" w:rsidRDefault="00A41349">
          <w:pPr>
            <w:pStyle w:val="TOC1"/>
            <w:tabs>
              <w:tab w:val="left" w:pos="660"/>
            </w:tabs>
            <w:rPr>
              <w:rFonts w:eastAsiaTheme="minorEastAsia"/>
              <w:color w:val="auto"/>
              <w:kern w:val="0"/>
              <w:szCs w:val="22"/>
              <w:lang w:eastAsia="en-US"/>
            </w:rPr>
          </w:pPr>
          <w:hyperlink w:anchor="_Toc480721581" w:history="1">
            <w:r w:rsidR="008918E9" w:rsidRPr="009949FF">
              <w:rPr>
                <w:rStyle w:val="Hyperlink"/>
              </w:rPr>
              <w:t>14.</w:t>
            </w:r>
            <w:r w:rsidR="008918E9">
              <w:rPr>
                <w:rFonts w:eastAsiaTheme="minorEastAsia"/>
                <w:color w:val="auto"/>
                <w:kern w:val="0"/>
                <w:szCs w:val="22"/>
                <w:lang w:eastAsia="en-US"/>
              </w:rPr>
              <w:tab/>
            </w:r>
            <w:r w:rsidR="008918E9" w:rsidRPr="009949FF">
              <w:rPr>
                <w:rStyle w:val="Hyperlink"/>
              </w:rPr>
              <w:t>Requirements Acceptance Statement</w:t>
            </w:r>
            <w:r w:rsidR="008918E9">
              <w:rPr>
                <w:webHidden/>
              </w:rPr>
              <w:tab/>
            </w:r>
            <w:r w:rsidR="008918E9">
              <w:rPr>
                <w:webHidden/>
              </w:rPr>
              <w:fldChar w:fldCharType="begin"/>
            </w:r>
            <w:r w:rsidR="008918E9">
              <w:rPr>
                <w:webHidden/>
              </w:rPr>
              <w:instrText xml:space="preserve"> PAGEREF _Toc480721581 \h </w:instrText>
            </w:r>
            <w:r w:rsidR="008918E9">
              <w:rPr>
                <w:webHidden/>
              </w:rPr>
            </w:r>
            <w:r w:rsidR="008918E9">
              <w:rPr>
                <w:webHidden/>
              </w:rPr>
              <w:fldChar w:fldCharType="separate"/>
            </w:r>
            <w:r w:rsidR="008918E9">
              <w:rPr>
                <w:webHidden/>
              </w:rPr>
              <w:t>68</w:t>
            </w:r>
            <w:r w:rsidR="008918E9">
              <w:rPr>
                <w:webHidden/>
              </w:rPr>
              <w:fldChar w:fldCharType="end"/>
            </w:r>
          </w:hyperlink>
        </w:p>
        <w:p w14:paraId="03F37045" w14:textId="77777777" w:rsidR="008918E9" w:rsidRDefault="00A41349">
          <w:pPr>
            <w:pStyle w:val="TOC1"/>
            <w:tabs>
              <w:tab w:val="left" w:pos="660"/>
            </w:tabs>
            <w:rPr>
              <w:rFonts w:eastAsiaTheme="minorEastAsia"/>
              <w:color w:val="auto"/>
              <w:kern w:val="0"/>
              <w:szCs w:val="22"/>
              <w:lang w:eastAsia="en-US"/>
            </w:rPr>
          </w:pPr>
          <w:hyperlink w:anchor="_Toc480721582" w:history="1">
            <w:r w:rsidR="008918E9" w:rsidRPr="009949FF">
              <w:rPr>
                <w:rStyle w:val="Hyperlink"/>
              </w:rPr>
              <w:t>15.</w:t>
            </w:r>
            <w:r w:rsidR="008918E9">
              <w:rPr>
                <w:rFonts w:eastAsiaTheme="minorEastAsia"/>
                <w:color w:val="auto"/>
                <w:kern w:val="0"/>
                <w:szCs w:val="22"/>
                <w:lang w:eastAsia="en-US"/>
              </w:rPr>
              <w:tab/>
            </w:r>
            <w:r w:rsidR="008918E9" w:rsidRPr="009949FF">
              <w:rPr>
                <w:rStyle w:val="Hyperlink"/>
              </w:rPr>
              <w:t>Annexure</w:t>
            </w:r>
            <w:r w:rsidR="008918E9">
              <w:rPr>
                <w:webHidden/>
              </w:rPr>
              <w:tab/>
            </w:r>
            <w:r w:rsidR="008918E9">
              <w:rPr>
                <w:webHidden/>
              </w:rPr>
              <w:fldChar w:fldCharType="begin"/>
            </w:r>
            <w:r w:rsidR="008918E9">
              <w:rPr>
                <w:webHidden/>
              </w:rPr>
              <w:instrText xml:space="preserve"> PAGEREF _Toc480721582 \h </w:instrText>
            </w:r>
            <w:r w:rsidR="008918E9">
              <w:rPr>
                <w:webHidden/>
              </w:rPr>
            </w:r>
            <w:r w:rsidR="008918E9">
              <w:rPr>
                <w:webHidden/>
              </w:rPr>
              <w:fldChar w:fldCharType="separate"/>
            </w:r>
            <w:r w:rsidR="008918E9">
              <w:rPr>
                <w:webHidden/>
              </w:rPr>
              <w:t>69</w:t>
            </w:r>
            <w:r w:rsidR="008918E9">
              <w:rPr>
                <w:webHidden/>
              </w:rPr>
              <w:fldChar w:fldCharType="end"/>
            </w:r>
          </w:hyperlink>
        </w:p>
        <w:p w14:paraId="2D26B7FF" w14:textId="77777777" w:rsidR="008918E9" w:rsidRDefault="00A41349">
          <w:pPr>
            <w:pStyle w:val="TOC2"/>
            <w:tabs>
              <w:tab w:val="left" w:pos="880"/>
              <w:tab w:val="right" w:leader="underscore" w:pos="8787"/>
            </w:tabs>
            <w:rPr>
              <w:rFonts w:eastAsiaTheme="minorEastAsia"/>
              <w:noProof/>
              <w:color w:val="auto"/>
              <w:kern w:val="0"/>
              <w:sz w:val="22"/>
              <w:szCs w:val="22"/>
              <w:lang w:eastAsia="en-US"/>
            </w:rPr>
          </w:pPr>
          <w:hyperlink w:anchor="_Toc480721583" w:history="1">
            <w:r w:rsidR="008918E9" w:rsidRPr="009949FF">
              <w:rPr>
                <w:rStyle w:val="Hyperlink"/>
                <w:noProof/>
              </w:rPr>
              <w:t>15.1.</w:t>
            </w:r>
            <w:r w:rsidR="008918E9">
              <w:rPr>
                <w:rFonts w:eastAsiaTheme="minorEastAsia"/>
                <w:noProof/>
                <w:color w:val="auto"/>
                <w:kern w:val="0"/>
                <w:sz w:val="22"/>
                <w:szCs w:val="22"/>
                <w:lang w:eastAsia="en-US"/>
              </w:rPr>
              <w:tab/>
            </w:r>
            <w:r w:rsidR="008918E9" w:rsidRPr="009949FF">
              <w:rPr>
                <w:rStyle w:val="Hyperlink"/>
                <w:noProof/>
              </w:rPr>
              <w:t>References</w:t>
            </w:r>
            <w:r w:rsidR="008918E9">
              <w:rPr>
                <w:noProof/>
                <w:webHidden/>
              </w:rPr>
              <w:tab/>
            </w:r>
            <w:r w:rsidR="008918E9">
              <w:rPr>
                <w:noProof/>
                <w:webHidden/>
              </w:rPr>
              <w:fldChar w:fldCharType="begin"/>
            </w:r>
            <w:r w:rsidR="008918E9">
              <w:rPr>
                <w:noProof/>
                <w:webHidden/>
              </w:rPr>
              <w:instrText xml:space="preserve"> PAGEREF _Toc480721583 \h </w:instrText>
            </w:r>
            <w:r w:rsidR="008918E9">
              <w:rPr>
                <w:noProof/>
                <w:webHidden/>
              </w:rPr>
            </w:r>
            <w:r w:rsidR="008918E9">
              <w:rPr>
                <w:noProof/>
                <w:webHidden/>
              </w:rPr>
              <w:fldChar w:fldCharType="separate"/>
            </w:r>
            <w:r w:rsidR="008918E9">
              <w:rPr>
                <w:noProof/>
                <w:webHidden/>
              </w:rPr>
              <w:t>69</w:t>
            </w:r>
            <w:r w:rsidR="008918E9">
              <w:rPr>
                <w:noProof/>
                <w:webHidden/>
              </w:rPr>
              <w:fldChar w:fldCharType="end"/>
            </w:r>
          </w:hyperlink>
        </w:p>
        <w:p w14:paraId="55B0E9F5" w14:textId="77777777" w:rsidR="00554EF2" w:rsidRDefault="00554EF2">
          <w:r>
            <w:rPr>
              <w:b/>
              <w:bCs/>
              <w:noProof/>
            </w:rPr>
            <w:fldChar w:fldCharType="end"/>
          </w:r>
        </w:p>
      </w:sdtContent>
    </w:sdt>
    <w:p w14:paraId="55B0E9F6" w14:textId="77777777" w:rsidR="00216A9A" w:rsidRDefault="00216A9A"/>
    <w:p w14:paraId="55B0E9F7" w14:textId="77777777" w:rsidR="0016089A" w:rsidRDefault="0016089A"/>
    <w:p w14:paraId="55B0E9F8" w14:textId="77777777" w:rsidR="0016089A" w:rsidRDefault="0016089A"/>
    <w:p w14:paraId="55B0E9F9" w14:textId="77777777" w:rsidR="0016089A" w:rsidRDefault="0016089A"/>
    <w:p w14:paraId="55B0E9FA" w14:textId="77777777" w:rsidR="0016089A" w:rsidRDefault="0016089A"/>
    <w:p w14:paraId="55B0E9FB" w14:textId="77777777" w:rsidR="0016089A" w:rsidRDefault="0016089A"/>
    <w:p w14:paraId="55B0E9FC" w14:textId="77777777" w:rsidR="0016089A" w:rsidRDefault="0016089A"/>
    <w:p w14:paraId="55B0E9FD" w14:textId="77777777" w:rsidR="0016089A" w:rsidRDefault="0016089A"/>
    <w:p w14:paraId="55B0E9FE" w14:textId="77777777" w:rsidR="0016089A" w:rsidRDefault="0016089A"/>
    <w:p w14:paraId="55B0EA00" w14:textId="77777777" w:rsidR="00216A9A" w:rsidRDefault="000A4995" w:rsidP="007741DB">
      <w:pPr>
        <w:pStyle w:val="Heading1"/>
      </w:pPr>
      <w:bookmarkStart w:id="0" w:name="_Toc471289468"/>
      <w:bookmarkStart w:id="1" w:name="_Toc471301995"/>
      <w:bookmarkStart w:id="2" w:name="_Toc480721536"/>
      <w:r>
        <w:t>Introduction</w:t>
      </w:r>
      <w:bookmarkEnd w:id="0"/>
      <w:bookmarkEnd w:id="1"/>
      <w:bookmarkEnd w:id="2"/>
    </w:p>
    <w:p w14:paraId="55B0EA02" w14:textId="77777777" w:rsidR="00216A9A" w:rsidRDefault="000A4995">
      <w:pPr>
        <w:pStyle w:val="Heading2"/>
      </w:pPr>
      <w:bookmarkStart w:id="3" w:name="_Toc471289469"/>
      <w:bookmarkStart w:id="4" w:name="_Toc471301996"/>
      <w:bookmarkStart w:id="5" w:name="_Toc480721537"/>
      <w:r>
        <w:t>Purpose</w:t>
      </w:r>
      <w:bookmarkEnd w:id="3"/>
      <w:bookmarkEnd w:id="4"/>
      <w:bookmarkEnd w:id="5"/>
    </w:p>
    <w:p w14:paraId="067B524B" w14:textId="1E9F3718" w:rsidR="00606882" w:rsidRDefault="002612D8" w:rsidP="00606882">
      <w:r>
        <w:t>The Software Requirements Specific</w:t>
      </w:r>
      <w:r w:rsidR="00C135A2">
        <w:t>ations (SRS</w:t>
      </w:r>
      <w:r>
        <w:t>) document provide</w:t>
      </w:r>
      <w:r w:rsidR="00C135A2">
        <w:t>s</w:t>
      </w:r>
      <w:r>
        <w:t xml:space="preserve"> d</w:t>
      </w:r>
      <w:r w:rsidR="00C640C3">
        <w:t xml:space="preserve">etailed </w:t>
      </w:r>
      <w:r>
        <w:t>requirements</w:t>
      </w:r>
      <w:r w:rsidR="00C640C3">
        <w:t xml:space="preserve"> description of</w:t>
      </w:r>
      <w:r w:rsidR="0039738B">
        <w:t xml:space="preserve"> </w:t>
      </w:r>
      <w:r w:rsidR="00C135A2">
        <w:t xml:space="preserve">Performance Testing Dashboard Project. </w:t>
      </w:r>
      <w:r w:rsidR="00C640C3">
        <w:t>It</w:t>
      </w:r>
      <w:r w:rsidR="00C135A2">
        <w:t xml:space="preserve"> specifie</w:t>
      </w:r>
      <w:r w:rsidR="00C640C3">
        <w:t>s, analyses and</w:t>
      </w:r>
      <w:r w:rsidR="00C135A2">
        <w:t xml:space="preserve"> </w:t>
      </w:r>
      <w:r w:rsidR="00C640C3">
        <w:t>presents the non-functional and f</w:t>
      </w:r>
      <w:r w:rsidR="00A069B3">
        <w:t>unctional featured requirements</w:t>
      </w:r>
      <w:r w:rsidR="00C640C3">
        <w:t xml:space="preserve">, demonstrate the workflow and interfaces of the system. It includes a </w:t>
      </w:r>
      <w:r w:rsidR="00C135A2">
        <w:t>list</w:t>
      </w:r>
      <w:r w:rsidR="00C640C3">
        <w:t xml:space="preserve"> of</w:t>
      </w:r>
      <w:r w:rsidR="00C135A2">
        <w:t xml:space="preserve"> mandatory </w:t>
      </w:r>
      <w:r>
        <w:t>constrains</w:t>
      </w:r>
      <w:r w:rsidR="00C135A2">
        <w:t xml:space="preserve"> and policies during the devel</w:t>
      </w:r>
      <w:r w:rsidR="0039738B">
        <w:t>opment of the dashboard</w:t>
      </w:r>
      <w:r w:rsidR="00C135A2">
        <w:t xml:space="preserve"> to ensure best practic</w:t>
      </w:r>
      <w:r w:rsidR="00C640C3">
        <w:t>e in design and implementation for the first release.</w:t>
      </w:r>
    </w:p>
    <w:p w14:paraId="55B0EA04" w14:textId="2E9E312C" w:rsidR="009F4A52" w:rsidRDefault="0039738B" w:rsidP="001B2659">
      <w:r>
        <w:t xml:space="preserve">The SRS is intended to </w:t>
      </w:r>
      <w:r w:rsidR="00A069B3">
        <w:t>propose</w:t>
      </w:r>
      <w:r>
        <w:t xml:space="preserve"> to the client – BOSCH RBVH Validation Service Team for first approva</w:t>
      </w:r>
      <w:r w:rsidR="00C640C3">
        <w:t>l and a reference for developers to build up the first release 1.0</w:t>
      </w:r>
      <w:r>
        <w:t xml:space="preserve"> of the dashboard.</w:t>
      </w:r>
    </w:p>
    <w:p w14:paraId="55B0EA05" w14:textId="77777777" w:rsidR="00216A9A" w:rsidRDefault="000A4995">
      <w:pPr>
        <w:pStyle w:val="Heading2"/>
      </w:pPr>
      <w:bookmarkStart w:id="6" w:name="_Toc471289470"/>
      <w:bookmarkStart w:id="7" w:name="_Toc471301997"/>
      <w:bookmarkStart w:id="8" w:name="_Toc480721538"/>
      <w:r>
        <w:t>Scope</w:t>
      </w:r>
      <w:bookmarkEnd w:id="6"/>
      <w:bookmarkEnd w:id="7"/>
      <w:bookmarkEnd w:id="8"/>
    </w:p>
    <w:p w14:paraId="39336FCD" w14:textId="7C830C16" w:rsidR="003218F7" w:rsidRDefault="002F2ECF" w:rsidP="00C640C3">
      <w:r>
        <w:t>The software system</w:t>
      </w:r>
      <w:r w:rsidR="00971F7B">
        <w:t xml:space="preserve"> is a website application dashboard that monitor and execute performance test run and report under Jmeter Core API.</w:t>
      </w:r>
      <w:r w:rsidR="00A069B3">
        <w:t xml:space="preserve"> </w:t>
      </w:r>
      <w:r w:rsidR="00971F7B">
        <w:t xml:space="preserve">It </w:t>
      </w:r>
      <w:r>
        <w:t>will be initially used internal in BOSCH RBVH Company by RBVH Validation Team for doing performance testing</w:t>
      </w:r>
      <w:r w:rsidR="00971F7B">
        <w:t xml:space="preserve"> on a Website and later expanding external customers outside of BOSCH </w:t>
      </w:r>
      <w:r w:rsidR="00A069B3">
        <w:t>Company</w:t>
      </w:r>
      <w:r w:rsidR="00971F7B">
        <w:t>. This system will be the replacement of the old and offline Desktop application that</w:t>
      </w:r>
      <w:r w:rsidR="00DF7CA1">
        <w:t xml:space="preserve"> currently using in the </w:t>
      </w:r>
      <w:r w:rsidR="00A069B3">
        <w:t>company,</w:t>
      </w:r>
      <w:r w:rsidR="00DF7CA1">
        <w:t xml:space="preserve"> decrease the comple</w:t>
      </w:r>
      <w:r w:rsidR="00A069B3">
        <w:t>xity on configuration of Jmeter</w:t>
      </w:r>
      <w:r w:rsidR="00DF7CA1">
        <w:t xml:space="preserve"> to run performance testing without the requirement of using Jmeter GUI.</w:t>
      </w:r>
    </w:p>
    <w:p w14:paraId="74CDBD1D" w14:textId="133F8E76" w:rsidR="00DF7CA1" w:rsidRDefault="00DF7CA1" w:rsidP="00C640C3">
      <w:r>
        <w:t xml:space="preserve">The project is looking forward to maximizing in sharing the test reports and test configuration between testers on the team through website. By that, the testers can increase productivity by instantly show reports to customers and store test on web application server. The dashboard will allow User to work on projects that they are assigned by </w:t>
      </w:r>
      <w:r w:rsidR="00A069B3">
        <w:t>Administrator,</w:t>
      </w:r>
      <w:r>
        <w:t xml:space="preserve"> create Test Suites to run Jmeter Test with automated configuration parameters and uploaded Jmeter </w:t>
      </w:r>
      <w:r w:rsidR="00A069B3">
        <w:t>scripts,</w:t>
      </w:r>
      <w:r>
        <w:t xml:space="preserve"> customized personal parameters for each </w:t>
      </w:r>
      <w:r w:rsidR="00762132">
        <w:t>tests,</w:t>
      </w:r>
      <w:r>
        <w:t xml:space="preserve"> automated generated reports and real-time test run report.</w:t>
      </w:r>
    </w:p>
    <w:p w14:paraId="3982FC39" w14:textId="6FDDD3A3" w:rsidR="00971F7B" w:rsidRDefault="00970F19" w:rsidP="00C640C3">
      <w:r>
        <w:t>There</w:t>
      </w:r>
      <w:r w:rsidR="00C7049E">
        <w:t xml:space="preserve"> are</w:t>
      </w:r>
      <w:r>
        <w:t xml:space="preserve"> specific objectives</w:t>
      </w:r>
      <w:r w:rsidR="00C7049E">
        <w:t xml:space="preserve"> that the dashboard must be met</w:t>
      </w:r>
      <w:r>
        <w:t>:</w:t>
      </w:r>
    </w:p>
    <w:p w14:paraId="42F5AAB4" w14:textId="77777777" w:rsidR="001E6178" w:rsidRDefault="001E6178" w:rsidP="00970F19">
      <w:pPr>
        <w:pStyle w:val="ListParagraph"/>
        <w:ind w:left="1125"/>
      </w:pPr>
    </w:p>
    <w:p w14:paraId="2BFC1FEA" w14:textId="77777777" w:rsidR="00A41349" w:rsidRDefault="00A41349" w:rsidP="00A41349">
      <w:pPr>
        <w:pStyle w:val="ListParagraph"/>
        <w:numPr>
          <w:ilvl w:val="0"/>
          <w:numId w:val="56"/>
        </w:numPr>
        <w:spacing w:before="0" w:line="240" w:lineRule="auto"/>
      </w:pPr>
      <w:bookmarkStart w:id="9" w:name="_Toc471289471"/>
      <w:bookmarkStart w:id="10" w:name="_Toc471301998"/>
      <w:r w:rsidRPr="000414D3">
        <w:rPr>
          <w:b/>
        </w:rPr>
        <w:t>Objective 1:</w:t>
      </w:r>
      <w:r>
        <w:t xml:space="preserve"> The PTD need to have ability to show performance testing result both in offline-mode and in real-time.</w:t>
      </w:r>
    </w:p>
    <w:p w14:paraId="0261241C" w14:textId="77777777" w:rsidR="00A41349" w:rsidRDefault="00A41349" w:rsidP="00A41349">
      <w:pPr>
        <w:pStyle w:val="ListParagraph"/>
        <w:numPr>
          <w:ilvl w:val="0"/>
          <w:numId w:val="56"/>
        </w:numPr>
        <w:spacing w:before="0" w:line="240" w:lineRule="auto"/>
      </w:pPr>
      <w:r w:rsidRPr="000414D3">
        <w:rPr>
          <w:b/>
        </w:rPr>
        <w:t>Objective 2</w:t>
      </w:r>
      <w:r>
        <w:t>: Have the ability to zoom in and zoom out, show the value at the specific point on graph when test execution is complete.</w:t>
      </w:r>
    </w:p>
    <w:p w14:paraId="63B30050" w14:textId="77777777" w:rsidR="00A41349" w:rsidRDefault="00A41349" w:rsidP="00A41349">
      <w:pPr>
        <w:pStyle w:val="ListParagraph"/>
        <w:numPr>
          <w:ilvl w:val="0"/>
          <w:numId w:val="56"/>
        </w:numPr>
        <w:spacing w:before="0" w:line="240" w:lineRule="auto"/>
      </w:pPr>
      <w:r w:rsidRPr="000414D3">
        <w:rPr>
          <w:b/>
        </w:rPr>
        <w:t>Objective 3:</w:t>
      </w:r>
      <w:r>
        <w:t xml:space="preserve"> Need to be able to manage the Report. Have some features such as report comparison, report export, etc.</w:t>
      </w:r>
    </w:p>
    <w:p w14:paraId="651FFB78" w14:textId="77777777" w:rsidR="00A41349" w:rsidRDefault="00A41349" w:rsidP="00A41349">
      <w:pPr>
        <w:pStyle w:val="ListParagraph"/>
        <w:numPr>
          <w:ilvl w:val="0"/>
          <w:numId w:val="56"/>
        </w:numPr>
        <w:spacing w:before="0" w:line="240" w:lineRule="auto"/>
      </w:pPr>
      <w:r w:rsidRPr="000414D3">
        <w:rPr>
          <w:b/>
        </w:rPr>
        <w:t>Objective 4:</w:t>
      </w:r>
      <w:r>
        <w:t xml:space="preserve"> Need a user management which can be linked with Bosch user and also able to create new user.</w:t>
      </w:r>
    </w:p>
    <w:p w14:paraId="16FF057C" w14:textId="77777777" w:rsidR="00A41349" w:rsidRDefault="00A41349" w:rsidP="00A41349">
      <w:pPr>
        <w:pStyle w:val="ListParagraph"/>
        <w:numPr>
          <w:ilvl w:val="0"/>
          <w:numId w:val="56"/>
        </w:numPr>
        <w:spacing w:before="0" w:line="240" w:lineRule="auto"/>
      </w:pPr>
      <w:r w:rsidRPr="000414D3">
        <w:rPr>
          <w:b/>
        </w:rPr>
        <w:t>Objective 5:</w:t>
      </w:r>
      <w:r>
        <w:t xml:space="preserve"> Need a Script management which use to manage performance script. It also need a File Uploader where user can upload their Script. </w:t>
      </w:r>
    </w:p>
    <w:p w14:paraId="5082262F" w14:textId="77777777" w:rsidR="00A41349" w:rsidRDefault="00A41349" w:rsidP="00A41349">
      <w:pPr>
        <w:pStyle w:val="ListParagraph"/>
        <w:numPr>
          <w:ilvl w:val="0"/>
          <w:numId w:val="56"/>
        </w:numPr>
        <w:spacing w:before="0" w:line="240" w:lineRule="auto"/>
      </w:pPr>
      <w:r w:rsidRPr="000414D3">
        <w:rPr>
          <w:b/>
        </w:rPr>
        <w:t>Objective 6:</w:t>
      </w:r>
      <w:r>
        <w:t xml:space="preserve"> The P.T.D also require an automation system to co-operate with. This automation system will have ability to automate run performance test from the Jmx script which user can upload from dashboard. It also have ability to automate collect performance </w:t>
      </w:r>
      <w:bookmarkStart w:id="11" w:name="_GoBack"/>
      <w:bookmarkEnd w:id="11"/>
      <w:r>
        <w:t>testing report, depending on the requirement of the customer then it automate send the result back to the customer when test execution is complete.</w:t>
      </w:r>
    </w:p>
    <w:p w14:paraId="3197B5F2" w14:textId="77777777" w:rsidR="001530B4" w:rsidRDefault="001530B4" w:rsidP="001530B4">
      <w:pPr>
        <w:pStyle w:val="ListParagraph"/>
      </w:pPr>
    </w:p>
    <w:p w14:paraId="55B0EA0D" w14:textId="77777777" w:rsidR="00216A9A" w:rsidRDefault="000A4995">
      <w:pPr>
        <w:pStyle w:val="Heading2"/>
      </w:pPr>
      <w:bookmarkStart w:id="12" w:name="_Toc480721539"/>
      <w:r>
        <w:t>Definitions, Acronyms and abbreviations</w:t>
      </w:r>
      <w:bookmarkEnd w:id="9"/>
      <w:bookmarkEnd w:id="10"/>
      <w:bookmarkEnd w:id="12"/>
    </w:p>
    <w:p w14:paraId="55B0EA0F" w14:textId="77777777" w:rsidR="000C21F4" w:rsidRDefault="000C21F4" w:rsidP="000C21F4">
      <w:r>
        <w:t>Abbreviations used in this document</w:t>
      </w:r>
    </w:p>
    <w:p w14:paraId="54223BC0" w14:textId="3164684F" w:rsidR="00C7049E" w:rsidRDefault="00C7049E" w:rsidP="00762132">
      <w:r>
        <w:t>Table 1 - Definitions</w:t>
      </w:r>
    </w:p>
    <w:tbl>
      <w:tblPr>
        <w:tblStyle w:val="FinancialTable"/>
        <w:tblW w:w="0" w:type="auto"/>
        <w:tblLook w:val="04A0" w:firstRow="1" w:lastRow="0" w:firstColumn="1" w:lastColumn="0" w:noHBand="0" w:noVBand="1"/>
      </w:tblPr>
      <w:tblGrid>
        <w:gridCol w:w="4398"/>
        <w:gridCol w:w="4399"/>
      </w:tblGrid>
      <w:tr w:rsidR="00305E8A" w14:paraId="508FCA3B" w14:textId="77777777" w:rsidTr="00C7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8" w:type="dxa"/>
          </w:tcPr>
          <w:p w14:paraId="2D21E577" w14:textId="77777777" w:rsidR="00305E8A" w:rsidRDefault="00305E8A" w:rsidP="000C21F4">
            <w:r>
              <w:t>Terms</w:t>
            </w:r>
          </w:p>
        </w:tc>
        <w:tc>
          <w:tcPr>
            <w:tcW w:w="4399" w:type="dxa"/>
          </w:tcPr>
          <w:p w14:paraId="086CCA0B" w14:textId="77777777" w:rsidR="00305E8A" w:rsidRDefault="00305E8A" w:rsidP="000C21F4">
            <w:pPr>
              <w:cnfStyle w:val="100000000000" w:firstRow="1" w:lastRow="0" w:firstColumn="0" w:lastColumn="0" w:oddVBand="0" w:evenVBand="0" w:oddHBand="0" w:evenHBand="0" w:firstRowFirstColumn="0" w:firstRowLastColumn="0" w:lastRowFirstColumn="0" w:lastRowLastColumn="0"/>
            </w:pPr>
            <w:r>
              <w:t>Definitions</w:t>
            </w:r>
          </w:p>
        </w:tc>
      </w:tr>
      <w:tr w:rsidR="00305E8A" w14:paraId="0DB4106B"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3124F72F" w14:textId="3E1CF839" w:rsidR="00305E8A" w:rsidRDefault="00305E8A" w:rsidP="00B42BFB">
            <w:r>
              <w:t>Admin</w:t>
            </w:r>
          </w:p>
        </w:tc>
        <w:tc>
          <w:tcPr>
            <w:tcW w:w="4399" w:type="dxa"/>
          </w:tcPr>
          <w:p w14:paraId="722B99B1" w14:textId="5A5C3CBB" w:rsidR="00305E8A" w:rsidRDefault="00B42BFB" w:rsidP="000C21F4">
            <w:pPr>
              <w:cnfStyle w:val="000000000000" w:firstRow="0" w:lastRow="0" w:firstColumn="0" w:lastColumn="0" w:oddVBand="0" w:evenVBand="0" w:oddHBand="0" w:evenHBand="0" w:firstRowFirstColumn="0" w:firstRowLastColumn="0" w:lastRowFirstColumn="0" w:lastRowLastColumn="0"/>
            </w:pPr>
            <w:r>
              <w:t>Administrator</w:t>
            </w:r>
          </w:p>
        </w:tc>
      </w:tr>
      <w:tr w:rsidR="00305E8A" w14:paraId="0DA99901"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4FE688C0" w14:textId="77777777" w:rsidR="00305E8A" w:rsidRDefault="00305E8A" w:rsidP="00C7049E">
            <w:r>
              <w:t>API</w:t>
            </w:r>
          </w:p>
        </w:tc>
        <w:tc>
          <w:tcPr>
            <w:tcW w:w="4399" w:type="dxa"/>
          </w:tcPr>
          <w:p w14:paraId="5A190A36" w14:textId="620276F9" w:rsidR="00305E8A" w:rsidRDefault="00B42BFB" w:rsidP="00C7049E">
            <w:pPr>
              <w:cnfStyle w:val="000000000000" w:firstRow="0" w:lastRow="0" w:firstColumn="0" w:lastColumn="0" w:oddVBand="0" w:evenVBand="0" w:oddHBand="0" w:evenHBand="0" w:firstRowFirstColumn="0" w:firstRowLastColumn="0" w:lastRowFirstColumn="0" w:lastRowLastColumn="0"/>
            </w:pPr>
            <w:r>
              <w:t>Application Programming Interface</w:t>
            </w:r>
          </w:p>
        </w:tc>
      </w:tr>
      <w:tr w:rsidR="00305E8A" w14:paraId="0F2EB3E5"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3E5F779B" w14:textId="77777777" w:rsidR="00305E8A" w:rsidRDefault="00305E8A" w:rsidP="00C7049E">
            <w:r>
              <w:t>BOSCH RBVH</w:t>
            </w:r>
          </w:p>
        </w:tc>
        <w:tc>
          <w:tcPr>
            <w:tcW w:w="4399" w:type="dxa"/>
          </w:tcPr>
          <w:p w14:paraId="6F7C50A5" w14:textId="306F4745" w:rsidR="00305E8A" w:rsidRDefault="0093629C" w:rsidP="00C7049E">
            <w:pPr>
              <w:cnfStyle w:val="000000000000" w:firstRow="0" w:lastRow="0" w:firstColumn="0" w:lastColumn="0" w:oddVBand="0" w:evenVBand="0" w:oddHBand="0" w:evenHBand="0" w:firstRowFirstColumn="0" w:firstRowLastColumn="0" w:lastRowFirstColumn="0" w:lastRowLastColumn="0"/>
            </w:pPr>
            <w:r>
              <w:t>Robert Bosch Engineering and Solution Vietnam</w:t>
            </w:r>
          </w:p>
        </w:tc>
      </w:tr>
      <w:tr w:rsidR="00305E8A" w14:paraId="1186DDE3"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0DB805AD" w14:textId="77777777" w:rsidR="00305E8A" w:rsidRDefault="00305E8A" w:rsidP="00C7049E">
            <w:r>
              <w:t>E-R</w:t>
            </w:r>
          </w:p>
        </w:tc>
        <w:tc>
          <w:tcPr>
            <w:tcW w:w="4399" w:type="dxa"/>
          </w:tcPr>
          <w:p w14:paraId="67BE7B23" w14:textId="77777777" w:rsidR="00305E8A" w:rsidRDefault="00305E8A" w:rsidP="00C7049E">
            <w:pPr>
              <w:cnfStyle w:val="000000000000" w:firstRow="0" w:lastRow="0" w:firstColumn="0" w:lastColumn="0" w:oddVBand="0" w:evenVBand="0" w:oddHBand="0" w:evenHBand="0" w:firstRowFirstColumn="0" w:firstRowLastColumn="0" w:lastRowFirstColumn="0" w:lastRowLastColumn="0"/>
            </w:pPr>
            <w:r>
              <w:t xml:space="preserve">Entity Relationship </w:t>
            </w:r>
          </w:p>
        </w:tc>
      </w:tr>
      <w:tr w:rsidR="00305E8A" w14:paraId="72956DDF"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7DFAFDB7" w14:textId="77777777" w:rsidR="00305E8A" w:rsidRDefault="00305E8A" w:rsidP="00C7049E">
            <w:r>
              <w:t>GUI</w:t>
            </w:r>
          </w:p>
        </w:tc>
        <w:tc>
          <w:tcPr>
            <w:tcW w:w="4399" w:type="dxa"/>
          </w:tcPr>
          <w:p w14:paraId="20E454C9" w14:textId="7658D53F" w:rsidR="00305E8A" w:rsidRDefault="007F04C6" w:rsidP="00C7049E">
            <w:pPr>
              <w:cnfStyle w:val="000000000000" w:firstRow="0" w:lastRow="0" w:firstColumn="0" w:lastColumn="0" w:oddVBand="0" w:evenVBand="0" w:oddHBand="0" w:evenHBand="0" w:firstRowFirstColumn="0" w:firstRowLastColumn="0" w:lastRowFirstColumn="0" w:lastRowLastColumn="0"/>
            </w:pPr>
            <w:r>
              <w:t>Graphic User Interface</w:t>
            </w:r>
          </w:p>
        </w:tc>
      </w:tr>
      <w:tr w:rsidR="00305E8A" w14:paraId="025FA317"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69A4EF75" w14:textId="77777777" w:rsidR="00305E8A" w:rsidRDefault="00305E8A" w:rsidP="00C7049E">
            <w:r>
              <w:t>Jmeter</w:t>
            </w:r>
          </w:p>
        </w:tc>
        <w:tc>
          <w:tcPr>
            <w:tcW w:w="4399" w:type="dxa"/>
          </w:tcPr>
          <w:p w14:paraId="7783479F" w14:textId="7FD4DA36" w:rsidR="00305E8A" w:rsidRDefault="007D3DE0" w:rsidP="00C7049E">
            <w:pPr>
              <w:cnfStyle w:val="000000000000" w:firstRow="0" w:lastRow="0" w:firstColumn="0" w:lastColumn="0" w:oddVBand="0" w:evenVBand="0" w:oddHBand="0" w:evenHBand="0" w:firstRowFirstColumn="0" w:firstRowLastColumn="0" w:lastRowFirstColumn="0" w:lastRowLastColumn="0"/>
            </w:pPr>
            <w:r>
              <w:t xml:space="preserve">Java open source used for </w:t>
            </w:r>
            <w:r w:rsidR="00D67136">
              <w:t>testing and measure performance</w:t>
            </w:r>
          </w:p>
        </w:tc>
      </w:tr>
      <w:tr w:rsidR="00305E8A" w14:paraId="41C3745C"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2A005471" w14:textId="77777777" w:rsidR="00305E8A" w:rsidRDefault="00305E8A" w:rsidP="00C7049E">
            <w:r>
              <w:t>OSS</w:t>
            </w:r>
          </w:p>
        </w:tc>
        <w:tc>
          <w:tcPr>
            <w:tcW w:w="4399" w:type="dxa"/>
          </w:tcPr>
          <w:p w14:paraId="69B43789" w14:textId="77777777" w:rsidR="00305E8A" w:rsidRDefault="00305E8A" w:rsidP="00305E8A">
            <w:pPr>
              <w:cnfStyle w:val="000000000000" w:firstRow="0" w:lastRow="0" w:firstColumn="0" w:lastColumn="0" w:oddVBand="0" w:evenVBand="0" w:oddHBand="0" w:evenHBand="0" w:firstRowFirstColumn="0" w:firstRowLastColumn="0" w:lastRowFirstColumn="0" w:lastRowLastColumn="0"/>
            </w:pPr>
            <w:r>
              <w:t>Open Source Software</w:t>
            </w:r>
          </w:p>
        </w:tc>
      </w:tr>
      <w:tr w:rsidR="00305E8A" w14:paraId="796B3AEC"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0253D55A" w14:textId="77777777" w:rsidR="00305E8A" w:rsidRDefault="00305E8A" w:rsidP="000C21F4">
            <w:r>
              <w:t>PTD</w:t>
            </w:r>
          </w:p>
        </w:tc>
        <w:tc>
          <w:tcPr>
            <w:tcW w:w="4399" w:type="dxa"/>
          </w:tcPr>
          <w:p w14:paraId="652C8EB2" w14:textId="6F659259" w:rsidR="00305E8A" w:rsidRDefault="00B42BFB" w:rsidP="000C21F4">
            <w:pPr>
              <w:cnfStyle w:val="000000000000" w:firstRow="0" w:lastRow="0" w:firstColumn="0" w:lastColumn="0" w:oddVBand="0" w:evenVBand="0" w:oddHBand="0" w:evenHBand="0" w:firstRowFirstColumn="0" w:firstRowLastColumn="0" w:lastRowFirstColumn="0" w:lastRowLastColumn="0"/>
            </w:pPr>
            <w:r>
              <w:t>Performance Testing Dashboard</w:t>
            </w:r>
          </w:p>
        </w:tc>
      </w:tr>
      <w:tr w:rsidR="00305E8A" w14:paraId="6757A0BF"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21C07509" w14:textId="77777777" w:rsidR="00305E8A" w:rsidRDefault="00305E8A" w:rsidP="00C7049E">
            <w:r>
              <w:t>RS</w:t>
            </w:r>
          </w:p>
        </w:tc>
        <w:tc>
          <w:tcPr>
            <w:tcW w:w="4399" w:type="dxa"/>
          </w:tcPr>
          <w:p w14:paraId="6F569323" w14:textId="77777777" w:rsidR="00305E8A" w:rsidRDefault="00305E8A" w:rsidP="00C7049E">
            <w:pPr>
              <w:cnfStyle w:val="000000000000" w:firstRow="0" w:lastRow="0" w:firstColumn="0" w:lastColumn="0" w:oddVBand="0" w:evenVBand="0" w:oddHBand="0" w:evenHBand="0" w:firstRowFirstColumn="0" w:firstRowLastColumn="0" w:lastRowFirstColumn="0" w:lastRowLastColumn="0"/>
            </w:pPr>
            <w:r>
              <w:t>Requirement Specification</w:t>
            </w:r>
          </w:p>
        </w:tc>
      </w:tr>
      <w:tr w:rsidR="00305E8A" w14:paraId="122F46FC"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27BEA31E" w14:textId="77777777" w:rsidR="00305E8A" w:rsidRDefault="00305E8A" w:rsidP="000C21F4">
            <w:r>
              <w:t>SRS</w:t>
            </w:r>
          </w:p>
        </w:tc>
        <w:tc>
          <w:tcPr>
            <w:tcW w:w="4399" w:type="dxa"/>
          </w:tcPr>
          <w:p w14:paraId="578486AC" w14:textId="421AF746" w:rsidR="00305E8A" w:rsidRDefault="00E56558" w:rsidP="000C21F4">
            <w:pPr>
              <w:cnfStyle w:val="000000000000" w:firstRow="0" w:lastRow="0" w:firstColumn="0" w:lastColumn="0" w:oddVBand="0" w:evenVBand="0" w:oddHBand="0" w:evenHBand="0" w:firstRowFirstColumn="0" w:firstRowLastColumn="0" w:lastRowFirstColumn="0" w:lastRowLastColumn="0"/>
            </w:pPr>
            <w:r>
              <w:t>Software Requirement Specification</w:t>
            </w:r>
          </w:p>
        </w:tc>
      </w:tr>
      <w:tr w:rsidR="00305E8A" w14:paraId="557CE759"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3AC2E480" w14:textId="77777777" w:rsidR="00305E8A" w:rsidRDefault="00305E8A" w:rsidP="00C7049E">
            <w:r>
              <w:t>Test Suites</w:t>
            </w:r>
          </w:p>
        </w:tc>
        <w:tc>
          <w:tcPr>
            <w:tcW w:w="4399" w:type="dxa"/>
          </w:tcPr>
          <w:p w14:paraId="61C4C9C1" w14:textId="7F12BAE9" w:rsidR="00305E8A" w:rsidRDefault="00D67136" w:rsidP="00D67136">
            <w:pPr>
              <w:cnfStyle w:val="000000000000" w:firstRow="0" w:lastRow="0" w:firstColumn="0" w:lastColumn="0" w:oddVBand="0" w:evenVBand="0" w:oddHBand="0" w:evenHBand="0" w:firstRowFirstColumn="0" w:firstRowLastColumn="0" w:lastRowFirstColumn="0" w:lastRowLastColumn="0"/>
            </w:pPr>
            <w:r>
              <w:t>A Test Suite is a container of test parameters and script that executed for testing purpose</w:t>
            </w:r>
          </w:p>
        </w:tc>
      </w:tr>
      <w:tr w:rsidR="00305E8A" w14:paraId="19428F38" w14:textId="77777777" w:rsidTr="00C7049E">
        <w:tc>
          <w:tcPr>
            <w:cnfStyle w:val="001000000000" w:firstRow="0" w:lastRow="0" w:firstColumn="1" w:lastColumn="0" w:oddVBand="0" w:evenVBand="0" w:oddHBand="0" w:evenHBand="0" w:firstRowFirstColumn="0" w:firstRowLastColumn="0" w:lastRowFirstColumn="0" w:lastRowLastColumn="0"/>
            <w:tcW w:w="4398" w:type="dxa"/>
          </w:tcPr>
          <w:p w14:paraId="33C4334D" w14:textId="77777777" w:rsidR="00305E8A" w:rsidRDefault="00305E8A" w:rsidP="000C21F4">
            <w:r>
              <w:t>User</w:t>
            </w:r>
          </w:p>
        </w:tc>
        <w:tc>
          <w:tcPr>
            <w:tcW w:w="4399" w:type="dxa"/>
          </w:tcPr>
          <w:p w14:paraId="08F0CF04" w14:textId="31F088AE" w:rsidR="00305E8A" w:rsidRDefault="00D67136" w:rsidP="000C21F4">
            <w:pPr>
              <w:cnfStyle w:val="000000000000" w:firstRow="0" w:lastRow="0" w:firstColumn="0" w:lastColumn="0" w:oddVBand="0" w:evenVBand="0" w:oddHBand="0" w:evenHBand="0" w:firstRowFirstColumn="0" w:firstRowLastColumn="0" w:lastRowFirstColumn="0" w:lastRowLastColumn="0"/>
            </w:pPr>
            <w:r>
              <w:t>The person using the application</w:t>
            </w:r>
          </w:p>
        </w:tc>
      </w:tr>
    </w:tbl>
    <w:p w14:paraId="4058B253" w14:textId="1616B85E" w:rsidR="00A069B3" w:rsidRPr="00A069B3" w:rsidRDefault="002E32C0" w:rsidP="00A069B3">
      <w:pPr>
        <w:pStyle w:val="Heading2"/>
      </w:pPr>
      <w:bookmarkStart w:id="13" w:name="_Toc471289472"/>
      <w:bookmarkStart w:id="14" w:name="_Toc471301999"/>
      <w:bookmarkStart w:id="15" w:name="_Toc480721540"/>
      <w:r>
        <w:t>Coordinators</w:t>
      </w:r>
      <w:bookmarkEnd w:id="13"/>
      <w:bookmarkEnd w:id="14"/>
      <w:bookmarkEnd w:id="15"/>
    </w:p>
    <w:tbl>
      <w:tblPr>
        <w:tblStyle w:val="GridTable4-Accent1"/>
        <w:tblW w:w="0" w:type="auto"/>
        <w:tblLook w:val="04A0" w:firstRow="1" w:lastRow="0" w:firstColumn="1" w:lastColumn="0" w:noHBand="0" w:noVBand="1"/>
      </w:tblPr>
      <w:tblGrid>
        <w:gridCol w:w="4393"/>
        <w:gridCol w:w="4394"/>
      </w:tblGrid>
      <w:tr w:rsidR="00DF357C" w14:paraId="418C8D52" w14:textId="77777777" w:rsidTr="009D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14:paraId="160353D4" w14:textId="20B4D346" w:rsidR="00DF357C" w:rsidRDefault="00DF357C" w:rsidP="002E32C0">
            <w:r>
              <w:t>Name</w:t>
            </w:r>
          </w:p>
        </w:tc>
        <w:tc>
          <w:tcPr>
            <w:tcW w:w="4394" w:type="dxa"/>
          </w:tcPr>
          <w:p w14:paraId="18B3B752" w14:textId="6650B943" w:rsidR="00DF357C" w:rsidRDefault="00DF357C" w:rsidP="002E32C0">
            <w:pPr>
              <w:cnfStyle w:val="100000000000" w:firstRow="1" w:lastRow="0" w:firstColumn="0" w:lastColumn="0" w:oddVBand="0" w:evenVBand="0" w:oddHBand="0" w:evenHBand="0" w:firstRowFirstColumn="0" w:firstRowLastColumn="0" w:lastRowFirstColumn="0" w:lastRowLastColumn="0"/>
            </w:pPr>
            <w:r>
              <w:t>Responsibility</w:t>
            </w:r>
          </w:p>
        </w:tc>
      </w:tr>
      <w:tr w:rsidR="00DF357C" w14:paraId="4AB0BDE8" w14:textId="77777777" w:rsidTr="009D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14:paraId="48165609" w14:textId="5DDA13A1" w:rsidR="00DF357C" w:rsidRDefault="00DF357C" w:rsidP="002E32C0">
            <w:r>
              <w:t>Mr.</w:t>
            </w:r>
            <w:r w:rsidR="001530B4">
              <w:t xml:space="preserve"> </w:t>
            </w:r>
            <w:r>
              <w:t>Nguyen Huu Khiem – RBVH/ETI1</w:t>
            </w:r>
          </w:p>
        </w:tc>
        <w:tc>
          <w:tcPr>
            <w:tcW w:w="4394" w:type="dxa"/>
          </w:tcPr>
          <w:p w14:paraId="1BEF698B" w14:textId="42E33618" w:rsidR="00DF357C" w:rsidRDefault="00DF357C" w:rsidP="002E32C0">
            <w:pPr>
              <w:cnfStyle w:val="000000100000" w:firstRow="0" w:lastRow="0" w:firstColumn="0" w:lastColumn="0" w:oddVBand="0" w:evenVBand="0" w:oddHBand="1" w:evenHBand="0" w:firstRowFirstColumn="0" w:firstRowLastColumn="0" w:lastRowFirstColumn="0" w:lastRowLastColumn="0"/>
            </w:pPr>
            <w:r>
              <w:t>Group Manager – BOSCH Coordinator</w:t>
            </w:r>
          </w:p>
        </w:tc>
      </w:tr>
      <w:tr w:rsidR="00DF357C" w14:paraId="795CF25C" w14:textId="77777777" w:rsidTr="009D424E">
        <w:tc>
          <w:tcPr>
            <w:cnfStyle w:val="001000000000" w:firstRow="0" w:lastRow="0" w:firstColumn="1" w:lastColumn="0" w:oddVBand="0" w:evenVBand="0" w:oddHBand="0" w:evenHBand="0" w:firstRowFirstColumn="0" w:firstRowLastColumn="0" w:lastRowFirstColumn="0" w:lastRowLastColumn="0"/>
            <w:tcW w:w="4393" w:type="dxa"/>
          </w:tcPr>
          <w:p w14:paraId="797240E6" w14:textId="6711C637" w:rsidR="00DF357C" w:rsidRDefault="00DF357C" w:rsidP="002E32C0">
            <w:r>
              <w:t>Mr.</w:t>
            </w:r>
            <w:r w:rsidR="001530B4">
              <w:t xml:space="preserve"> </w:t>
            </w:r>
            <w:r>
              <w:t>To Hoa Duy Man – RBVH/ETI14</w:t>
            </w:r>
          </w:p>
        </w:tc>
        <w:tc>
          <w:tcPr>
            <w:tcW w:w="4394" w:type="dxa"/>
          </w:tcPr>
          <w:p w14:paraId="2F30ACAB" w14:textId="60773300" w:rsidR="00DF357C" w:rsidRDefault="00DF357C" w:rsidP="002E32C0">
            <w:pPr>
              <w:cnfStyle w:val="000000000000" w:firstRow="0" w:lastRow="0" w:firstColumn="0" w:lastColumn="0" w:oddVBand="0" w:evenVBand="0" w:oddHBand="0" w:evenHBand="0" w:firstRowFirstColumn="0" w:firstRowLastColumn="0" w:lastRowFirstColumn="0" w:lastRowLastColumn="0"/>
            </w:pPr>
            <w:r>
              <w:t>Project Manager – Product Owner</w:t>
            </w:r>
          </w:p>
        </w:tc>
      </w:tr>
      <w:tr w:rsidR="00DF357C" w14:paraId="789EEF7C" w14:textId="77777777" w:rsidTr="009D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14:paraId="7DCAB63E" w14:textId="21AB2797" w:rsidR="00DF357C" w:rsidRDefault="00DF357C" w:rsidP="002E32C0">
            <w:r>
              <w:t>Mr.</w:t>
            </w:r>
            <w:r w:rsidR="001530B4">
              <w:t xml:space="preserve"> </w:t>
            </w:r>
            <w:r>
              <w:t>Lam Quang Vu - HCMUS</w:t>
            </w:r>
          </w:p>
        </w:tc>
        <w:tc>
          <w:tcPr>
            <w:tcW w:w="4394" w:type="dxa"/>
          </w:tcPr>
          <w:p w14:paraId="64BE6E6B" w14:textId="6AB13DA8" w:rsidR="00DF357C" w:rsidRDefault="00DF357C" w:rsidP="00DF357C">
            <w:pPr>
              <w:cnfStyle w:val="000000100000" w:firstRow="0" w:lastRow="0" w:firstColumn="0" w:lastColumn="0" w:oddVBand="0" w:evenVBand="0" w:oddHBand="1" w:evenHBand="0" w:firstRowFirstColumn="0" w:firstRowLastColumn="0" w:lastRowFirstColumn="0" w:lastRowLastColumn="0"/>
            </w:pPr>
            <w:r>
              <w:t xml:space="preserve">HCMUS Coordinator </w:t>
            </w:r>
          </w:p>
        </w:tc>
      </w:tr>
      <w:tr w:rsidR="00DF357C" w14:paraId="4BC10BFF" w14:textId="77777777" w:rsidTr="009D424E">
        <w:tc>
          <w:tcPr>
            <w:cnfStyle w:val="001000000000" w:firstRow="0" w:lastRow="0" w:firstColumn="1" w:lastColumn="0" w:oddVBand="0" w:evenVBand="0" w:oddHBand="0" w:evenHBand="0" w:firstRowFirstColumn="0" w:firstRowLastColumn="0" w:lastRowFirstColumn="0" w:lastRowLastColumn="0"/>
            <w:tcW w:w="4393" w:type="dxa"/>
          </w:tcPr>
          <w:p w14:paraId="04011E8B" w14:textId="5BAA7E4C" w:rsidR="00DF357C" w:rsidRDefault="00DF357C" w:rsidP="002E32C0">
            <w:r>
              <w:t>Mr.</w:t>
            </w:r>
            <w:r w:rsidR="001530B4">
              <w:t xml:space="preserve"> Petteri Kaskenpa</w:t>
            </w:r>
            <w:r>
              <w:t>lo</w:t>
            </w:r>
          </w:p>
        </w:tc>
        <w:tc>
          <w:tcPr>
            <w:tcW w:w="4394" w:type="dxa"/>
          </w:tcPr>
          <w:p w14:paraId="39FD76BD" w14:textId="2399C53F" w:rsidR="00DF357C" w:rsidRDefault="00DF357C" w:rsidP="00DF357C">
            <w:pPr>
              <w:cnfStyle w:val="000000000000" w:firstRow="0" w:lastRow="0" w:firstColumn="0" w:lastColumn="0" w:oddVBand="0" w:evenVBand="0" w:oddHBand="0" w:evenHBand="0" w:firstRowFirstColumn="0" w:firstRowLastColumn="0" w:lastRowFirstColumn="0" w:lastRowLastColumn="0"/>
            </w:pPr>
            <w:r>
              <w:t xml:space="preserve">AUT Coordinator </w:t>
            </w:r>
          </w:p>
        </w:tc>
      </w:tr>
    </w:tbl>
    <w:p w14:paraId="55B0EA13" w14:textId="77777777" w:rsidR="000A4995" w:rsidRDefault="000A4995" w:rsidP="000A4995">
      <w:pPr>
        <w:pStyle w:val="Heading2"/>
      </w:pPr>
      <w:bookmarkStart w:id="16" w:name="_Toc471289473"/>
      <w:bookmarkStart w:id="17" w:name="_Toc471302000"/>
      <w:bookmarkStart w:id="18" w:name="_Toc480721541"/>
      <w:r>
        <w:t>Overview</w:t>
      </w:r>
      <w:bookmarkEnd w:id="16"/>
      <w:bookmarkEnd w:id="17"/>
      <w:bookmarkEnd w:id="18"/>
    </w:p>
    <w:p w14:paraId="4D5C055A" w14:textId="0A198C4A" w:rsidR="004B0752" w:rsidRDefault="00884C57" w:rsidP="00306BDB">
      <w:r>
        <w:t xml:space="preserve">The chapter from 2 to 5 describes details the requirements and descriptions of each module and features should be on the </w:t>
      </w:r>
      <w:r w:rsidR="00266331">
        <w:t>dashboard for</w:t>
      </w:r>
      <w:r w:rsidR="00F465A2">
        <w:t xml:space="preserve"> developers to track down the project progress</w:t>
      </w:r>
      <w:r>
        <w:t xml:space="preserve"> </w:t>
      </w:r>
      <w:r w:rsidR="00F465A2">
        <w:t xml:space="preserve">and from chapter 6 and 11 constrains and legalities to make assure the quality and security of the dashboard.  From chapter </w:t>
      </w:r>
      <w:r w:rsidR="00266331">
        <w:t>12 are</w:t>
      </w:r>
      <w:r w:rsidR="00F465A2">
        <w:t xml:space="preserve"> agreements and commitment between project team and clients of deliverables and acceptance </w:t>
      </w:r>
      <w:r w:rsidR="00266331">
        <w:t>criteria</w:t>
      </w:r>
      <w:r w:rsidR="00F465A2">
        <w:t xml:space="preserve"> of the dashboard. Finally are the annexure in support of technical explanation and </w:t>
      </w:r>
      <w:r w:rsidR="00266331">
        <w:t>guidelines,</w:t>
      </w:r>
      <w:r w:rsidR="00F465A2">
        <w:t xml:space="preserve"> including references.</w:t>
      </w:r>
    </w:p>
    <w:p w14:paraId="55B0EA18" w14:textId="77777777" w:rsidR="00216A9A" w:rsidRDefault="001D7481">
      <w:pPr>
        <w:pStyle w:val="Heading1"/>
      </w:pPr>
      <w:bookmarkStart w:id="19" w:name="_Toc471289474"/>
      <w:bookmarkStart w:id="20" w:name="_Toc471302001"/>
      <w:bookmarkStart w:id="21" w:name="_Toc480721542"/>
      <w:r>
        <w:t>Software Requirements</w:t>
      </w:r>
      <w:bookmarkEnd w:id="19"/>
      <w:bookmarkEnd w:id="20"/>
      <w:bookmarkEnd w:id="21"/>
    </w:p>
    <w:p w14:paraId="55B0EA19" w14:textId="574432B7" w:rsidR="00486EE1" w:rsidRPr="00486EE1" w:rsidRDefault="00486EE1" w:rsidP="00486EE1">
      <w:r w:rsidRPr="00486EE1">
        <w:t>Describe the general factors that affect the product and its requirements</w:t>
      </w:r>
      <w:r w:rsidR="00691F51">
        <w:t>.</w:t>
      </w:r>
      <w:r w:rsidRPr="00486EE1">
        <w:t xml:space="preserve"> In a sense, this section tells the requirements in plain English for</w:t>
      </w:r>
      <w:r w:rsidR="00691F51">
        <w:t xml:space="preserve"> the consumption of customer and developers</w:t>
      </w:r>
      <w:r w:rsidRPr="00486EE1">
        <w:t>.  Section</w:t>
      </w:r>
      <w:r w:rsidR="001530B4">
        <w:t xml:space="preserve"> </w:t>
      </w:r>
      <w:r w:rsidRPr="00486EE1">
        <w:t>3</w:t>
      </w:r>
      <w:r w:rsidR="00691F51">
        <w:t xml:space="preserve"> and the following will contain </w:t>
      </w:r>
      <w:r w:rsidR="00691F51" w:rsidRPr="00486EE1">
        <w:t>specifications</w:t>
      </w:r>
      <w:r w:rsidRPr="00486EE1">
        <w:t xml:space="preserve"> written for the developers.</w:t>
      </w:r>
    </w:p>
    <w:p w14:paraId="228B9AA4" w14:textId="543E54D0" w:rsidR="00B42209" w:rsidRDefault="00A2271C" w:rsidP="00025C1F">
      <w:pPr>
        <w:pStyle w:val="Heading2"/>
      </w:pPr>
      <w:bookmarkStart w:id="22" w:name="_Toc471289475"/>
      <w:bookmarkStart w:id="23" w:name="_Toc471302002"/>
      <w:bookmarkStart w:id="24" w:name="_Toc480721543"/>
      <w:r>
        <w:t>Operational Requirements</w:t>
      </w:r>
      <w:bookmarkEnd w:id="22"/>
      <w:bookmarkEnd w:id="23"/>
      <w:bookmarkEnd w:id="24"/>
    </w:p>
    <w:p w14:paraId="2B220C4B" w14:textId="77777777" w:rsidR="00572319" w:rsidRPr="00572319" w:rsidRDefault="00572319" w:rsidP="00572319"/>
    <w:tbl>
      <w:tblPr>
        <w:tblStyle w:val="GridTable1Light-Accent1"/>
        <w:tblW w:w="0" w:type="auto"/>
        <w:tblLook w:val="01E0" w:firstRow="1" w:lastRow="1" w:firstColumn="1" w:lastColumn="1" w:noHBand="0" w:noVBand="0"/>
      </w:tblPr>
      <w:tblGrid>
        <w:gridCol w:w="1707"/>
        <w:gridCol w:w="5263"/>
        <w:gridCol w:w="1762"/>
      </w:tblGrid>
      <w:tr w:rsidR="000C7D24" w:rsidRPr="000C7D24" w14:paraId="55B0EA23" w14:textId="77777777" w:rsidTr="00867A4C">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20" w14:textId="77777777" w:rsidR="000C7D24" w:rsidRPr="000C7D24" w:rsidRDefault="000C7D24" w:rsidP="000C7D24">
            <w:pPr>
              <w:spacing w:after="160" w:line="288" w:lineRule="auto"/>
            </w:pPr>
            <w:r w:rsidRPr="000C7D24">
              <w:t>Category</w:t>
            </w:r>
          </w:p>
        </w:tc>
        <w:tc>
          <w:tcPr>
            <w:tcW w:w="5263" w:type="dxa"/>
            <w:vAlign w:val="center"/>
          </w:tcPr>
          <w:p w14:paraId="55B0EA21" w14:textId="77777777" w:rsidR="000C7D24" w:rsidRPr="000C7D24" w:rsidRDefault="000C7D24" w:rsidP="000C7D24">
            <w:pPr>
              <w:spacing w:after="160" w:line="288" w:lineRule="auto"/>
              <w:cnfStyle w:val="100000000000" w:firstRow="1" w:lastRow="0" w:firstColumn="0" w:lastColumn="0" w:oddVBand="0" w:evenVBand="0" w:oddHBand="0" w:evenHBand="0" w:firstRowFirstColumn="0" w:firstRowLastColumn="0" w:lastRowFirstColumn="0" w:lastRowLastColumn="0"/>
            </w:pPr>
            <w:r w:rsidRPr="000C7D24">
              <w:t>Assumption</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22" w14:textId="77777777" w:rsidR="000C7D24" w:rsidRPr="000C7D24" w:rsidRDefault="000C7D24" w:rsidP="000C7D24">
            <w:pPr>
              <w:spacing w:after="160" w:line="288" w:lineRule="auto"/>
            </w:pPr>
            <w:r w:rsidRPr="000C7D24">
              <w:t>Status</w:t>
            </w:r>
            <w:r>
              <w:t xml:space="preserve"> </w:t>
            </w:r>
          </w:p>
        </w:tc>
      </w:tr>
      <w:tr w:rsidR="000C7D24" w:rsidRPr="000C7D24" w14:paraId="55B0EA27"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24" w14:textId="77777777" w:rsidR="000C7D24" w:rsidRPr="000C7D24" w:rsidRDefault="000C7D24" w:rsidP="000C7D24">
            <w:pPr>
              <w:spacing w:after="160" w:line="288" w:lineRule="auto"/>
            </w:pPr>
            <w:r w:rsidRPr="000C7D24">
              <w:t>GUI</w:t>
            </w:r>
          </w:p>
        </w:tc>
        <w:tc>
          <w:tcPr>
            <w:tcW w:w="5263" w:type="dxa"/>
            <w:vAlign w:val="center"/>
          </w:tcPr>
          <w:p w14:paraId="55B0EA25"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26" w14:textId="2EF57C5E" w:rsidR="000C7D24" w:rsidRPr="000C7D24" w:rsidRDefault="00867A4C" w:rsidP="000C7D24">
            <w:pPr>
              <w:spacing w:after="160" w:line="288" w:lineRule="auto"/>
            </w:pPr>
            <w:r>
              <w:t>Valid/ Invalid</w:t>
            </w:r>
          </w:p>
        </w:tc>
      </w:tr>
      <w:tr w:rsidR="000C7D24" w:rsidRPr="000C7D24" w14:paraId="55B0EA2B"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28" w14:textId="77777777" w:rsidR="000C7D24" w:rsidRPr="000C7D24" w:rsidRDefault="000C7D24" w:rsidP="000C7D24">
            <w:pPr>
              <w:spacing w:after="160" w:line="288" w:lineRule="auto"/>
            </w:pPr>
          </w:p>
        </w:tc>
        <w:tc>
          <w:tcPr>
            <w:tcW w:w="5263" w:type="dxa"/>
            <w:vAlign w:val="center"/>
          </w:tcPr>
          <w:p w14:paraId="55B0EA29" w14:textId="70A78872" w:rsidR="000C7D24" w:rsidRPr="000C7D24" w:rsidRDefault="00951D9B" w:rsidP="000C7D24">
            <w:pPr>
              <w:spacing w:after="160" w:line="288" w:lineRule="auto"/>
              <w:cnfStyle w:val="000000000000" w:firstRow="0" w:lastRow="0" w:firstColumn="0" w:lastColumn="0" w:oddVBand="0" w:evenVBand="0" w:oddHBand="0" w:evenHBand="0" w:firstRowFirstColumn="0" w:firstRowLastColumn="0" w:lastRowFirstColumn="0" w:lastRowLastColumn="0"/>
            </w:pPr>
            <w:r>
              <w:t>Bootstrap 3</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2A" w14:textId="62EBBB44" w:rsidR="000C7D24" w:rsidRPr="000C7D24" w:rsidRDefault="000C7D24" w:rsidP="000C7D24">
            <w:pPr>
              <w:spacing w:after="160" w:line="288" w:lineRule="auto"/>
            </w:pPr>
          </w:p>
        </w:tc>
      </w:tr>
      <w:tr w:rsidR="000C7D24" w:rsidRPr="000C7D24" w14:paraId="55B0EA2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2C" w14:textId="77777777" w:rsidR="000C7D24" w:rsidRPr="000C7D24" w:rsidRDefault="000C7D24" w:rsidP="000C7D24">
            <w:pPr>
              <w:spacing w:after="160" w:line="288" w:lineRule="auto"/>
            </w:pPr>
          </w:p>
        </w:tc>
        <w:tc>
          <w:tcPr>
            <w:tcW w:w="5263" w:type="dxa"/>
            <w:vAlign w:val="center"/>
          </w:tcPr>
          <w:p w14:paraId="55B0EA2D" w14:textId="662A6A6F" w:rsidR="000C7D24" w:rsidRPr="000C7D24" w:rsidRDefault="00951D9B" w:rsidP="000C7D24">
            <w:pPr>
              <w:spacing w:after="160" w:line="288" w:lineRule="auto"/>
              <w:cnfStyle w:val="000000000000" w:firstRow="0" w:lastRow="0" w:firstColumn="0" w:lastColumn="0" w:oddVBand="0" w:evenVBand="0" w:oddHBand="0" w:evenHBand="0" w:firstRowFirstColumn="0" w:firstRowLastColumn="0" w:lastRowFirstColumn="0" w:lastRowLastColumn="0"/>
            </w:pPr>
            <w:r w:rsidRPr="00F75E03">
              <w:rPr>
                <w:rFonts w:ascii="Arial" w:hAnsi="Arial" w:cs="Arial"/>
                <w:szCs w:val="24"/>
              </w:rPr>
              <w:t>AngularJS</w:t>
            </w:r>
            <w:r>
              <w:rPr>
                <w:rFonts w:ascii="Arial" w:hAnsi="Arial" w:cs="Arial"/>
                <w:szCs w:val="24"/>
              </w:rPr>
              <w:t xml:space="preserve"> 2</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2E" w14:textId="581E4884" w:rsidR="000C7D24" w:rsidRPr="000C7D24" w:rsidRDefault="000C7D24" w:rsidP="000C7D24">
            <w:pPr>
              <w:spacing w:after="160" w:line="288" w:lineRule="auto"/>
            </w:pPr>
          </w:p>
        </w:tc>
      </w:tr>
      <w:tr w:rsidR="000C7D24" w:rsidRPr="000C7D24" w14:paraId="55B0EA3B"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38" w14:textId="77777777" w:rsidR="000C7D24" w:rsidRPr="000C7D24" w:rsidRDefault="000C7D24" w:rsidP="000C7D24">
            <w:pPr>
              <w:spacing w:after="160" w:line="288" w:lineRule="auto"/>
            </w:pPr>
            <w:r w:rsidRPr="000C7D24">
              <w:t xml:space="preserve">Database </w:t>
            </w:r>
          </w:p>
        </w:tc>
        <w:tc>
          <w:tcPr>
            <w:tcW w:w="5263" w:type="dxa"/>
            <w:vAlign w:val="center"/>
          </w:tcPr>
          <w:p w14:paraId="55B0EA39"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3A" w14:textId="77777777" w:rsidR="000C7D24" w:rsidRPr="000C7D24" w:rsidRDefault="000C7D24" w:rsidP="000C7D24">
            <w:pPr>
              <w:spacing w:after="160" w:line="288" w:lineRule="auto"/>
            </w:pPr>
          </w:p>
        </w:tc>
      </w:tr>
      <w:tr w:rsidR="000C7D24" w:rsidRPr="000C7D24" w14:paraId="55B0EA3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3C" w14:textId="77777777" w:rsidR="000C7D24" w:rsidRPr="000C7D24" w:rsidRDefault="000C7D24" w:rsidP="000C7D24">
            <w:pPr>
              <w:spacing w:after="160" w:line="288" w:lineRule="auto"/>
            </w:pPr>
          </w:p>
        </w:tc>
        <w:tc>
          <w:tcPr>
            <w:tcW w:w="5263" w:type="dxa"/>
            <w:vAlign w:val="center"/>
          </w:tcPr>
          <w:p w14:paraId="55B0EA3D" w14:textId="54B9561E" w:rsidR="000C7D24" w:rsidRPr="000C7D24" w:rsidRDefault="00951D9B" w:rsidP="000C7D24">
            <w:pPr>
              <w:spacing w:after="160" w:line="288" w:lineRule="auto"/>
              <w:cnfStyle w:val="000000000000" w:firstRow="0" w:lastRow="0" w:firstColumn="0" w:lastColumn="0" w:oddVBand="0" w:evenVBand="0" w:oddHBand="0" w:evenHBand="0" w:firstRowFirstColumn="0" w:firstRowLastColumn="0" w:lastRowFirstColumn="0" w:lastRowLastColumn="0"/>
            </w:pPr>
            <w:r>
              <w:t>MySQL</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3E" w14:textId="77777777" w:rsidR="000C7D24" w:rsidRPr="000C7D24" w:rsidRDefault="000C7D24" w:rsidP="000C7D24">
            <w:pPr>
              <w:spacing w:after="160" w:line="288" w:lineRule="auto"/>
            </w:pPr>
          </w:p>
        </w:tc>
      </w:tr>
      <w:tr w:rsidR="000C7D24" w:rsidRPr="000C7D24" w14:paraId="55B0EA4F"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4C" w14:textId="77777777" w:rsidR="000C7D24" w:rsidRPr="000C7D24" w:rsidRDefault="000C7D24" w:rsidP="000C7D24">
            <w:pPr>
              <w:spacing w:after="160" w:line="288" w:lineRule="auto"/>
            </w:pPr>
            <w:r w:rsidRPr="000C7D24">
              <w:t>Functionality</w:t>
            </w:r>
          </w:p>
        </w:tc>
        <w:tc>
          <w:tcPr>
            <w:tcW w:w="5263" w:type="dxa"/>
            <w:vAlign w:val="center"/>
          </w:tcPr>
          <w:p w14:paraId="55B0EA4D"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4E" w14:textId="77777777" w:rsidR="000C7D24" w:rsidRPr="000C7D24" w:rsidRDefault="000C7D24" w:rsidP="000C7D24">
            <w:pPr>
              <w:spacing w:after="160" w:line="288" w:lineRule="auto"/>
            </w:pPr>
          </w:p>
        </w:tc>
      </w:tr>
      <w:tr w:rsidR="000C7D24" w:rsidRPr="000C7D24" w14:paraId="55B0EA53"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50" w14:textId="77777777" w:rsidR="000C7D24" w:rsidRPr="000C7D24" w:rsidRDefault="000C7D24" w:rsidP="000C7D24">
            <w:pPr>
              <w:spacing w:after="160" w:line="288" w:lineRule="auto"/>
            </w:pPr>
          </w:p>
        </w:tc>
        <w:tc>
          <w:tcPr>
            <w:tcW w:w="5263" w:type="dxa"/>
            <w:vAlign w:val="center"/>
          </w:tcPr>
          <w:p w14:paraId="55B0EA51" w14:textId="2AF31BBD" w:rsidR="000C7D24" w:rsidRPr="000C7D24" w:rsidRDefault="002F688F" w:rsidP="002F688F">
            <w:pPr>
              <w:spacing w:after="160" w:line="288" w:lineRule="auto"/>
              <w:cnfStyle w:val="000000000000" w:firstRow="0" w:lastRow="0" w:firstColumn="0" w:lastColumn="0" w:oddVBand="0" w:evenVBand="0" w:oddHBand="0" w:evenHBand="0" w:firstRowFirstColumn="0" w:firstRowLastColumn="0" w:lastRowFirstColumn="0" w:lastRowLastColumn="0"/>
            </w:pPr>
            <w:r>
              <w:t>User Authentication</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52" w14:textId="77777777" w:rsidR="000C7D24" w:rsidRPr="000C7D24" w:rsidRDefault="000C7D24" w:rsidP="000C7D24">
            <w:pPr>
              <w:spacing w:after="160" w:line="288" w:lineRule="auto"/>
            </w:pPr>
          </w:p>
        </w:tc>
      </w:tr>
      <w:tr w:rsidR="000C7D24" w:rsidRPr="000C7D24" w14:paraId="55B0EA57"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54" w14:textId="77777777" w:rsidR="000C7D24" w:rsidRPr="000C7D24" w:rsidRDefault="000C7D24" w:rsidP="000C7D24">
            <w:pPr>
              <w:spacing w:after="160" w:line="288" w:lineRule="auto"/>
            </w:pPr>
          </w:p>
        </w:tc>
        <w:tc>
          <w:tcPr>
            <w:tcW w:w="5263" w:type="dxa"/>
            <w:vAlign w:val="center"/>
          </w:tcPr>
          <w:p w14:paraId="55B0EA55" w14:textId="712C9623" w:rsidR="000C7D24" w:rsidRPr="000C7D24" w:rsidRDefault="002F688F" w:rsidP="000C7D24">
            <w:pPr>
              <w:spacing w:after="160" w:line="288" w:lineRule="auto"/>
              <w:cnfStyle w:val="000000000000" w:firstRow="0" w:lastRow="0" w:firstColumn="0" w:lastColumn="0" w:oddVBand="0" w:evenVBand="0" w:oddHBand="0" w:evenHBand="0" w:firstRowFirstColumn="0" w:firstRowLastColumn="0" w:lastRowFirstColumn="0" w:lastRowLastColumn="0"/>
            </w:pPr>
            <w:r>
              <w:t>Jmx Script Management</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56" w14:textId="77777777" w:rsidR="000C7D24" w:rsidRPr="000C7D24" w:rsidRDefault="000C7D24" w:rsidP="000C7D24">
            <w:pPr>
              <w:spacing w:after="160" w:line="288" w:lineRule="auto"/>
            </w:pPr>
          </w:p>
        </w:tc>
      </w:tr>
      <w:tr w:rsidR="000C7D24" w:rsidRPr="000C7D24" w14:paraId="55B0EA5B"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58" w14:textId="77777777" w:rsidR="000C7D24" w:rsidRPr="000C7D24" w:rsidRDefault="000C7D24" w:rsidP="000C7D24">
            <w:pPr>
              <w:spacing w:after="160" w:line="288" w:lineRule="auto"/>
            </w:pPr>
          </w:p>
        </w:tc>
        <w:tc>
          <w:tcPr>
            <w:tcW w:w="5263" w:type="dxa"/>
            <w:vAlign w:val="center"/>
          </w:tcPr>
          <w:p w14:paraId="55B0EA59" w14:textId="18377033" w:rsidR="000C7D24" w:rsidRPr="000C7D24" w:rsidRDefault="002F688F" w:rsidP="000C7D24">
            <w:pPr>
              <w:spacing w:after="160" w:line="288" w:lineRule="auto"/>
              <w:cnfStyle w:val="000000000000" w:firstRow="0" w:lastRow="0" w:firstColumn="0" w:lastColumn="0" w:oddVBand="0" w:evenVBand="0" w:oddHBand="0" w:evenHBand="0" w:firstRowFirstColumn="0" w:firstRowLastColumn="0" w:lastRowFirstColumn="0" w:lastRowLastColumn="0"/>
            </w:pPr>
            <w:r>
              <w:t>Show Reports</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5A" w14:textId="77777777" w:rsidR="000C7D24" w:rsidRPr="000C7D24" w:rsidRDefault="000C7D24" w:rsidP="000C7D24">
            <w:pPr>
              <w:spacing w:after="160" w:line="288" w:lineRule="auto"/>
            </w:pPr>
          </w:p>
        </w:tc>
      </w:tr>
      <w:tr w:rsidR="00D75AB1" w:rsidRPr="000C7D24" w14:paraId="0A180D6A"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20A498A2" w14:textId="77777777" w:rsidR="00D75AB1" w:rsidRPr="000C7D24" w:rsidRDefault="00D75AB1" w:rsidP="000C7D24"/>
        </w:tc>
        <w:tc>
          <w:tcPr>
            <w:tcW w:w="5263" w:type="dxa"/>
            <w:vAlign w:val="center"/>
          </w:tcPr>
          <w:p w14:paraId="65803CF7" w14:textId="2138923E" w:rsidR="00D75AB1" w:rsidRDefault="00D75AB1" w:rsidP="000C7D24">
            <w:pPr>
              <w:cnfStyle w:val="000000000000" w:firstRow="0" w:lastRow="0" w:firstColumn="0" w:lastColumn="0" w:oddVBand="0" w:evenVBand="0" w:oddHBand="0" w:evenHBand="0" w:firstRowFirstColumn="0" w:firstRowLastColumn="0" w:lastRowFirstColumn="0" w:lastRowLastColumn="0"/>
            </w:pPr>
            <w:r>
              <w:t>Run Jmeter Script</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03AFCB54" w14:textId="77777777" w:rsidR="00D75AB1" w:rsidRPr="000C7D24" w:rsidRDefault="00D75AB1" w:rsidP="000C7D24"/>
        </w:tc>
      </w:tr>
      <w:tr w:rsidR="00CE7704" w:rsidRPr="000C7D24" w14:paraId="5ED747E9"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2206F9B9" w14:textId="77777777" w:rsidR="00CE7704" w:rsidRPr="000C7D24" w:rsidRDefault="00CE7704" w:rsidP="000C7D24"/>
        </w:tc>
        <w:tc>
          <w:tcPr>
            <w:tcW w:w="5263" w:type="dxa"/>
            <w:vAlign w:val="center"/>
          </w:tcPr>
          <w:p w14:paraId="00A7044E" w14:textId="22DDB326" w:rsidR="00CE7704" w:rsidRDefault="00325A17" w:rsidP="000C7D24">
            <w:pPr>
              <w:cnfStyle w:val="000000000000" w:firstRow="0" w:lastRow="0" w:firstColumn="0" w:lastColumn="0" w:oddVBand="0" w:evenVBand="0" w:oddHBand="0" w:evenHBand="0" w:firstRowFirstColumn="0" w:firstRowLastColumn="0" w:lastRowFirstColumn="0" w:lastRowLastColumn="0"/>
            </w:pPr>
            <w:r>
              <w:t>Result Export</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225CD800" w14:textId="77777777" w:rsidR="00CE7704" w:rsidRPr="000C7D24" w:rsidRDefault="00CE7704" w:rsidP="000C7D24"/>
        </w:tc>
      </w:tr>
      <w:tr w:rsidR="002F688F" w:rsidRPr="000C7D24" w14:paraId="47130103"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40C53EC9" w14:textId="77777777" w:rsidR="002F688F" w:rsidRDefault="002F688F" w:rsidP="000C7D24"/>
        </w:tc>
        <w:tc>
          <w:tcPr>
            <w:tcW w:w="5263" w:type="dxa"/>
            <w:vAlign w:val="center"/>
          </w:tcPr>
          <w:p w14:paraId="6A06786A" w14:textId="0DB67CBA" w:rsidR="002F688F" w:rsidRDefault="002F688F" w:rsidP="000C7D24">
            <w:pPr>
              <w:cnfStyle w:val="000000000000" w:firstRow="0" w:lastRow="0" w:firstColumn="0" w:lastColumn="0" w:oddVBand="0" w:evenVBand="0" w:oddHBand="0" w:evenHBand="0" w:firstRowFirstColumn="0" w:firstRowLastColumn="0" w:lastRowFirstColumn="0" w:lastRowLastColumn="0"/>
            </w:pPr>
            <w:r>
              <w:t>File Uploaded</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15465AB8" w14:textId="77777777" w:rsidR="002F688F" w:rsidRDefault="002F688F" w:rsidP="000C7D24"/>
        </w:tc>
      </w:tr>
      <w:tr w:rsidR="002F688F" w:rsidRPr="000C7D24" w14:paraId="0BE4BA58"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73A3536" w14:textId="77777777" w:rsidR="002F688F" w:rsidRDefault="002F688F" w:rsidP="000C7D24"/>
        </w:tc>
        <w:tc>
          <w:tcPr>
            <w:tcW w:w="5263" w:type="dxa"/>
            <w:vAlign w:val="center"/>
          </w:tcPr>
          <w:p w14:paraId="6F184EED" w14:textId="7ABA882C" w:rsidR="002F688F" w:rsidRDefault="002F688F" w:rsidP="000C7D24">
            <w:pPr>
              <w:cnfStyle w:val="000000000000" w:firstRow="0" w:lastRow="0" w:firstColumn="0" w:lastColumn="0" w:oddVBand="0" w:evenVBand="0" w:oddHBand="0" w:evenHBand="0" w:firstRowFirstColumn="0" w:firstRowLastColumn="0" w:lastRowFirstColumn="0" w:lastRowLastColumn="0"/>
            </w:pPr>
            <w:r>
              <w:t>Real-Time report</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1298D309" w14:textId="77777777" w:rsidR="002F688F" w:rsidRDefault="002F688F" w:rsidP="000C7D24"/>
        </w:tc>
      </w:tr>
      <w:tr w:rsidR="002F688F" w:rsidRPr="000C7D24" w14:paraId="58842C9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1954B833" w14:textId="77777777" w:rsidR="002F688F" w:rsidRDefault="002F688F" w:rsidP="000C7D24"/>
        </w:tc>
        <w:tc>
          <w:tcPr>
            <w:tcW w:w="5263" w:type="dxa"/>
            <w:vAlign w:val="center"/>
          </w:tcPr>
          <w:p w14:paraId="622B45F5" w14:textId="19215D42" w:rsidR="002F688F" w:rsidRDefault="0084769E" w:rsidP="000C7D24">
            <w:pPr>
              <w:cnfStyle w:val="000000000000" w:firstRow="0" w:lastRow="0" w:firstColumn="0" w:lastColumn="0" w:oddVBand="0" w:evenVBand="0" w:oddHBand="0" w:evenHBand="0" w:firstRowFirstColumn="0" w:firstRowLastColumn="0" w:lastRowFirstColumn="0" w:lastRowLastColumn="0"/>
            </w:pPr>
            <w:r>
              <w:t>Master Machine Configuration</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3127A225" w14:textId="77777777" w:rsidR="002F688F" w:rsidRDefault="002F688F" w:rsidP="000C7D24"/>
        </w:tc>
      </w:tr>
      <w:tr w:rsidR="0084769E" w:rsidRPr="000C7D24" w14:paraId="23D1DD01"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4F4FCD42" w14:textId="77777777" w:rsidR="0084769E" w:rsidRDefault="0084769E" w:rsidP="000C7D24"/>
        </w:tc>
        <w:tc>
          <w:tcPr>
            <w:tcW w:w="5263" w:type="dxa"/>
            <w:vAlign w:val="center"/>
          </w:tcPr>
          <w:p w14:paraId="4382335E" w14:textId="3C1E94B0" w:rsidR="0084769E" w:rsidRDefault="0084769E" w:rsidP="000C7D24">
            <w:pPr>
              <w:cnfStyle w:val="000000000000" w:firstRow="0" w:lastRow="0" w:firstColumn="0" w:lastColumn="0" w:oddVBand="0" w:evenVBand="0" w:oddHBand="0" w:evenHBand="0" w:firstRowFirstColumn="0" w:firstRowLastColumn="0" w:lastRowFirstColumn="0" w:lastRowLastColumn="0"/>
            </w:pPr>
            <w:r>
              <w:t>Slave Machine Configuration</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74F9878B" w14:textId="77777777" w:rsidR="0084769E" w:rsidRDefault="0084769E" w:rsidP="000C7D24"/>
        </w:tc>
      </w:tr>
      <w:tr w:rsidR="000C7D24" w:rsidRPr="000C7D24" w14:paraId="55B0EA63"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60" w14:textId="77777777" w:rsidR="000C7D24" w:rsidRPr="000C7D24" w:rsidRDefault="000C7D24" w:rsidP="000C7D24">
            <w:pPr>
              <w:spacing w:after="160" w:line="288" w:lineRule="auto"/>
            </w:pPr>
            <w:r w:rsidRPr="000C7D24">
              <w:t>Design</w:t>
            </w:r>
          </w:p>
        </w:tc>
        <w:tc>
          <w:tcPr>
            <w:tcW w:w="5263" w:type="dxa"/>
            <w:vAlign w:val="center"/>
          </w:tcPr>
          <w:p w14:paraId="55B0EA61"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62" w14:textId="77777777" w:rsidR="000C7D24" w:rsidRPr="000C7D24" w:rsidRDefault="000C7D24" w:rsidP="000C7D24">
            <w:pPr>
              <w:spacing w:after="160" w:line="288" w:lineRule="auto"/>
            </w:pPr>
          </w:p>
        </w:tc>
      </w:tr>
      <w:tr w:rsidR="000C7D24" w:rsidRPr="000C7D24" w14:paraId="55B0EA67"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64" w14:textId="77777777" w:rsidR="000C7D24" w:rsidRPr="000C7D24" w:rsidRDefault="000C7D24" w:rsidP="000C7D24">
            <w:pPr>
              <w:spacing w:after="160" w:line="288" w:lineRule="auto"/>
            </w:pPr>
          </w:p>
        </w:tc>
        <w:tc>
          <w:tcPr>
            <w:tcW w:w="5263" w:type="dxa"/>
            <w:vAlign w:val="center"/>
          </w:tcPr>
          <w:p w14:paraId="55B0EA65" w14:textId="1F47A371"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Architecture Diagrams</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66" w14:textId="77777777" w:rsidR="000C7D24" w:rsidRPr="000C7D24" w:rsidRDefault="000C7D24" w:rsidP="000C7D24">
            <w:pPr>
              <w:spacing w:after="160" w:line="288" w:lineRule="auto"/>
            </w:pPr>
          </w:p>
        </w:tc>
      </w:tr>
      <w:tr w:rsidR="000C7D24" w:rsidRPr="000C7D24" w14:paraId="55B0EA6B"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68" w14:textId="77777777" w:rsidR="000C7D24" w:rsidRPr="000C7D24" w:rsidRDefault="000C7D24" w:rsidP="000C7D24">
            <w:pPr>
              <w:spacing w:after="160" w:line="288" w:lineRule="auto"/>
            </w:pPr>
          </w:p>
        </w:tc>
        <w:tc>
          <w:tcPr>
            <w:tcW w:w="5263" w:type="dxa"/>
            <w:vAlign w:val="center"/>
          </w:tcPr>
          <w:p w14:paraId="55B0EA69" w14:textId="5FB78A75"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Prototype</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6A" w14:textId="77777777" w:rsidR="000C7D24" w:rsidRPr="000C7D24" w:rsidRDefault="000C7D24" w:rsidP="000C7D24">
            <w:pPr>
              <w:spacing w:after="160" w:line="288" w:lineRule="auto"/>
            </w:pPr>
          </w:p>
        </w:tc>
      </w:tr>
      <w:tr w:rsidR="000C7D24" w:rsidRPr="000C7D24" w14:paraId="55B0EA77"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74" w14:textId="77777777" w:rsidR="000C7D24" w:rsidRPr="000C7D24" w:rsidRDefault="000C7D24" w:rsidP="000C7D24">
            <w:pPr>
              <w:spacing w:after="160" w:line="288" w:lineRule="auto"/>
            </w:pPr>
            <w:r w:rsidRPr="000C7D24">
              <w:t>Implementation</w:t>
            </w:r>
          </w:p>
        </w:tc>
        <w:tc>
          <w:tcPr>
            <w:tcW w:w="5263" w:type="dxa"/>
            <w:vAlign w:val="center"/>
          </w:tcPr>
          <w:p w14:paraId="55B0EA75"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76" w14:textId="77777777" w:rsidR="000C7D24" w:rsidRPr="000C7D24" w:rsidRDefault="000C7D24" w:rsidP="000C7D24">
            <w:pPr>
              <w:spacing w:after="160" w:line="288" w:lineRule="auto"/>
            </w:pPr>
          </w:p>
        </w:tc>
      </w:tr>
      <w:tr w:rsidR="000C7D24" w:rsidRPr="000C7D24" w14:paraId="55B0EA7B"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78" w14:textId="77777777" w:rsidR="000C7D24" w:rsidRPr="000C7D24" w:rsidRDefault="000C7D24" w:rsidP="000C7D24">
            <w:pPr>
              <w:spacing w:after="160" w:line="288" w:lineRule="auto"/>
            </w:pPr>
          </w:p>
        </w:tc>
        <w:tc>
          <w:tcPr>
            <w:tcW w:w="5263" w:type="dxa"/>
            <w:vAlign w:val="center"/>
          </w:tcPr>
          <w:p w14:paraId="55B0EA79" w14:textId="69E63FD3"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Source Code Delivery</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7A" w14:textId="77777777" w:rsidR="000C7D24" w:rsidRPr="000C7D24" w:rsidRDefault="000C7D24" w:rsidP="000C7D24">
            <w:pPr>
              <w:spacing w:after="160" w:line="288" w:lineRule="auto"/>
            </w:pPr>
          </w:p>
        </w:tc>
      </w:tr>
      <w:tr w:rsidR="000C7D24" w:rsidRPr="000C7D24" w14:paraId="55B0EA7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7C" w14:textId="77777777" w:rsidR="000C7D24" w:rsidRPr="000C7D24" w:rsidRDefault="000C7D24" w:rsidP="000C7D24">
            <w:pPr>
              <w:spacing w:after="160" w:line="288" w:lineRule="auto"/>
            </w:pPr>
          </w:p>
        </w:tc>
        <w:tc>
          <w:tcPr>
            <w:tcW w:w="5263" w:type="dxa"/>
            <w:vAlign w:val="center"/>
          </w:tcPr>
          <w:p w14:paraId="55B0EA7D" w14:textId="3470BA50"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First release</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7E" w14:textId="77777777" w:rsidR="000C7D24" w:rsidRPr="000C7D24" w:rsidRDefault="000C7D24" w:rsidP="000C7D24">
            <w:pPr>
              <w:spacing w:after="160" w:line="288" w:lineRule="auto"/>
            </w:pPr>
          </w:p>
        </w:tc>
      </w:tr>
      <w:tr w:rsidR="000C7D24" w:rsidRPr="000C7D24" w14:paraId="55B0EA83"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80" w14:textId="77777777" w:rsidR="000C7D24" w:rsidRPr="000C7D24" w:rsidRDefault="000C7D24" w:rsidP="000C7D24">
            <w:pPr>
              <w:spacing w:after="160" w:line="288" w:lineRule="auto"/>
            </w:pPr>
          </w:p>
        </w:tc>
        <w:tc>
          <w:tcPr>
            <w:tcW w:w="5263" w:type="dxa"/>
            <w:vAlign w:val="center"/>
          </w:tcPr>
          <w:p w14:paraId="55B0EA81" w14:textId="07FD02F9"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Final release</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82" w14:textId="77777777" w:rsidR="000C7D24" w:rsidRPr="000C7D24" w:rsidRDefault="000C7D24" w:rsidP="000C7D24">
            <w:pPr>
              <w:spacing w:after="160" w:line="288" w:lineRule="auto"/>
            </w:pPr>
          </w:p>
        </w:tc>
      </w:tr>
      <w:tr w:rsidR="000C7D24" w:rsidRPr="000C7D24" w14:paraId="55B0EA8B"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88" w14:textId="77777777" w:rsidR="000C7D24" w:rsidRPr="000C7D24" w:rsidRDefault="000C7D24" w:rsidP="000C7D24">
            <w:pPr>
              <w:spacing w:after="160" w:line="288" w:lineRule="auto"/>
            </w:pPr>
            <w:r w:rsidRPr="000C7D24">
              <w:t>Environment</w:t>
            </w:r>
          </w:p>
        </w:tc>
        <w:tc>
          <w:tcPr>
            <w:tcW w:w="5263" w:type="dxa"/>
            <w:vAlign w:val="center"/>
          </w:tcPr>
          <w:p w14:paraId="55B0EA89"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8A" w14:textId="77777777" w:rsidR="000C7D24" w:rsidRPr="000C7D24" w:rsidRDefault="000C7D24" w:rsidP="000C7D24">
            <w:pPr>
              <w:spacing w:after="160" w:line="288" w:lineRule="auto"/>
            </w:pPr>
          </w:p>
        </w:tc>
      </w:tr>
      <w:tr w:rsidR="000C7D24" w:rsidRPr="000C7D24" w14:paraId="55B0EA8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8C" w14:textId="77777777" w:rsidR="000C7D24" w:rsidRPr="000C7D24" w:rsidRDefault="000C7D24" w:rsidP="000C7D24">
            <w:pPr>
              <w:spacing w:after="160" w:line="288" w:lineRule="auto"/>
            </w:pPr>
          </w:p>
        </w:tc>
        <w:tc>
          <w:tcPr>
            <w:tcW w:w="5263" w:type="dxa"/>
            <w:vAlign w:val="center"/>
          </w:tcPr>
          <w:p w14:paraId="55B0EA8D" w14:textId="7A5A8C81"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Java Development Toolkit 1.8 (JDK 1.8)</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8E" w14:textId="77777777" w:rsidR="000C7D24" w:rsidRPr="000C7D24" w:rsidRDefault="000C7D24" w:rsidP="000C7D24">
            <w:pPr>
              <w:spacing w:after="160" w:line="288" w:lineRule="auto"/>
            </w:pPr>
          </w:p>
        </w:tc>
      </w:tr>
      <w:tr w:rsidR="000C7D24" w:rsidRPr="000C7D24" w14:paraId="55B0EA93"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90" w14:textId="77777777" w:rsidR="000C7D24" w:rsidRPr="000C7D24" w:rsidRDefault="000C7D24" w:rsidP="000C7D24">
            <w:pPr>
              <w:spacing w:after="160" w:line="288" w:lineRule="auto"/>
            </w:pPr>
          </w:p>
        </w:tc>
        <w:tc>
          <w:tcPr>
            <w:tcW w:w="5263" w:type="dxa"/>
            <w:vAlign w:val="center"/>
          </w:tcPr>
          <w:p w14:paraId="55B0EA91" w14:textId="164C2F45"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Maven 3.4</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92" w14:textId="77777777" w:rsidR="000C7D24" w:rsidRPr="000C7D24" w:rsidRDefault="000C7D24" w:rsidP="000C7D24">
            <w:pPr>
              <w:spacing w:after="160" w:line="288" w:lineRule="auto"/>
            </w:pPr>
          </w:p>
        </w:tc>
      </w:tr>
      <w:tr w:rsidR="000C7D24" w:rsidRPr="000C7D24" w14:paraId="55B0EA97"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94" w14:textId="77777777" w:rsidR="000C7D24" w:rsidRPr="000C7D24" w:rsidRDefault="000C7D24" w:rsidP="000C7D24">
            <w:pPr>
              <w:spacing w:after="160" w:line="288" w:lineRule="auto"/>
            </w:pPr>
          </w:p>
        </w:tc>
        <w:tc>
          <w:tcPr>
            <w:tcW w:w="5263" w:type="dxa"/>
            <w:vAlign w:val="center"/>
          </w:tcPr>
          <w:p w14:paraId="55B0EA95" w14:textId="45B05718"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Tomcat 7</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96" w14:textId="77777777" w:rsidR="000C7D24" w:rsidRPr="000C7D24" w:rsidRDefault="000C7D24" w:rsidP="000C7D24">
            <w:pPr>
              <w:spacing w:after="160" w:line="288" w:lineRule="auto"/>
            </w:pPr>
          </w:p>
        </w:tc>
      </w:tr>
      <w:tr w:rsidR="0084769E" w:rsidRPr="000C7D24" w14:paraId="0324895C"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674074F5" w14:textId="77777777" w:rsidR="0084769E" w:rsidRPr="000C7D24" w:rsidRDefault="0084769E" w:rsidP="000C7D24"/>
        </w:tc>
        <w:tc>
          <w:tcPr>
            <w:tcW w:w="5263" w:type="dxa"/>
            <w:vAlign w:val="center"/>
          </w:tcPr>
          <w:p w14:paraId="2ED3D104" w14:textId="492B5CCC" w:rsidR="0084769E" w:rsidRDefault="0084769E" w:rsidP="000C7D24">
            <w:pPr>
              <w:cnfStyle w:val="000000000000" w:firstRow="0" w:lastRow="0" w:firstColumn="0" w:lastColumn="0" w:oddVBand="0" w:evenVBand="0" w:oddHBand="0" w:evenHBand="0" w:firstRowFirstColumn="0" w:firstRowLastColumn="0" w:lastRowFirstColumn="0" w:lastRowLastColumn="0"/>
            </w:pPr>
            <w:r>
              <w:t>Spring Boot Framework</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0F066384" w14:textId="77777777" w:rsidR="0084769E" w:rsidRPr="000C7D24" w:rsidRDefault="0084769E" w:rsidP="000C7D24"/>
        </w:tc>
      </w:tr>
      <w:tr w:rsidR="000C7D24" w:rsidRPr="000C7D24" w14:paraId="55B0EA9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9C" w14:textId="77777777" w:rsidR="000C7D24" w:rsidRPr="000C7D24" w:rsidRDefault="000C7D24" w:rsidP="000C7D24">
            <w:pPr>
              <w:spacing w:after="160" w:line="288" w:lineRule="auto"/>
            </w:pPr>
            <w:r w:rsidRPr="000C7D24">
              <w:t>Data</w:t>
            </w:r>
          </w:p>
        </w:tc>
        <w:tc>
          <w:tcPr>
            <w:tcW w:w="5263" w:type="dxa"/>
            <w:vAlign w:val="center"/>
          </w:tcPr>
          <w:p w14:paraId="55B0EA9D"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9E" w14:textId="77777777" w:rsidR="000C7D24" w:rsidRPr="000C7D24" w:rsidRDefault="000C7D24" w:rsidP="000C7D24">
            <w:pPr>
              <w:spacing w:after="160" w:line="288" w:lineRule="auto"/>
            </w:pPr>
          </w:p>
        </w:tc>
      </w:tr>
      <w:tr w:rsidR="000C7D24" w:rsidRPr="000C7D24" w14:paraId="55B0EAA3"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A0" w14:textId="77777777" w:rsidR="000C7D24" w:rsidRPr="000C7D24" w:rsidRDefault="000C7D24" w:rsidP="000C7D24">
            <w:pPr>
              <w:spacing w:after="160" w:line="288" w:lineRule="auto"/>
            </w:pPr>
          </w:p>
        </w:tc>
        <w:tc>
          <w:tcPr>
            <w:tcW w:w="5263" w:type="dxa"/>
            <w:vAlign w:val="center"/>
          </w:tcPr>
          <w:p w14:paraId="55B0EAA1" w14:textId="47B19332"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Test Data file</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A2" w14:textId="77777777" w:rsidR="000C7D24" w:rsidRPr="000C7D24" w:rsidRDefault="000C7D24" w:rsidP="000C7D24">
            <w:pPr>
              <w:spacing w:after="160" w:line="288" w:lineRule="auto"/>
            </w:pPr>
          </w:p>
        </w:tc>
      </w:tr>
      <w:tr w:rsidR="000C7D24" w:rsidRPr="000C7D24" w14:paraId="55B0EAA7"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A4" w14:textId="77777777" w:rsidR="000C7D24" w:rsidRPr="000C7D24" w:rsidRDefault="000C7D24" w:rsidP="000C7D24">
            <w:pPr>
              <w:spacing w:after="160" w:line="288" w:lineRule="auto"/>
            </w:pPr>
          </w:p>
        </w:tc>
        <w:tc>
          <w:tcPr>
            <w:tcW w:w="5263" w:type="dxa"/>
            <w:vAlign w:val="center"/>
          </w:tcPr>
          <w:p w14:paraId="55B0EAA5" w14:textId="67758156" w:rsidR="000C7D24" w:rsidRPr="000C7D24" w:rsidRDefault="0084769E" w:rsidP="000C7D24">
            <w:pPr>
              <w:spacing w:after="160" w:line="288" w:lineRule="auto"/>
              <w:cnfStyle w:val="000000000000" w:firstRow="0" w:lastRow="0" w:firstColumn="0" w:lastColumn="0" w:oddVBand="0" w:evenVBand="0" w:oddHBand="0" w:evenHBand="0" w:firstRowFirstColumn="0" w:firstRowLastColumn="0" w:lastRowFirstColumn="0" w:lastRowLastColumn="0"/>
            </w:pPr>
            <w:r>
              <w:t>Bosch User Information</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A6" w14:textId="77777777" w:rsidR="000C7D24" w:rsidRPr="000C7D24" w:rsidRDefault="000C7D24" w:rsidP="000C7D24">
            <w:pPr>
              <w:spacing w:after="160" w:line="288" w:lineRule="auto"/>
            </w:pPr>
          </w:p>
        </w:tc>
      </w:tr>
      <w:tr w:rsidR="000C7D24" w:rsidRPr="000C7D24" w14:paraId="55B0EAC7" w14:textId="77777777" w:rsidTr="00867A4C">
        <w:trPr>
          <w:trHeight w:val="40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C4" w14:textId="77777777" w:rsidR="000C7D24" w:rsidRPr="000C7D24" w:rsidRDefault="000C7D24" w:rsidP="000C7D24">
            <w:pPr>
              <w:spacing w:after="160" w:line="288" w:lineRule="auto"/>
            </w:pPr>
            <w:r w:rsidRPr="000C7D24">
              <w:t xml:space="preserve">Control </w:t>
            </w:r>
          </w:p>
        </w:tc>
        <w:tc>
          <w:tcPr>
            <w:tcW w:w="5263" w:type="dxa"/>
            <w:vAlign w:val="center"/>
          </w:tcPr>
          <w:p w14:paraId="55B0EAC5"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C6" w14:textId="77777777" w:rsidR="000C7D24" w:rsidRPr="000C7D24" w:rsidRDefault="000C7D24" w:rsidP="000C7D24">
            <w:pPr>
              <w:spacing w:after="160" w:line="288" w:lineRule="auto"/>
            </w:pPr>
          </w:p>
        </w:tc>
      </w:tr>
      <w:tr w:rsidR="000C7D24" w:rsidRPr="000C7D24" w14:paraId="55B0EACB"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C8" w14:textId="77777777" w:rsidR="000C7D24" w:rsidRPr="000C7D24" w:rsidRDefault="000C7D24" w:rsidP="000C7D24">
            <w:pPr>
              <w:spacing w:after="160" w:line="288" w:lineRule="auto"/>
            </w:pPr>
          </w:p>
        </w:tc>
        <w:tc>
          <w:tcPr>
            <w:tcW w:w="5263" w:type="dxa"/>
            <w:vAlign w:val="center"/>
          </w:tcPr>
          <w:p w14:paraId="55B0EAC9" w14:textId="403AF121" w:rsidR="000C7D24" w:rsidRPr="000C7D24" w:rsidRDefault="00572319" w:rsidP="000C7D24">
            <w:pPr>
              <w:spacing w:after="160" w:line="288" w:lineRule="auto"/>
              <w:cnfStyle w:val="000000000000" w:firstRow="0" w:lastRow="0" w:firstColumn="0" w:lastColumn="0" w:oddVBand="0" w:evenVBand="0" w:oddHBand="0" w:evenHBand="0" w:firstRowFirstColumn="0" w:firstRowLastColumn="0" w:lastRowFirstColumn="0" w:lastRowLastColumn="0"/>
            </w:pPr>
            <w:r>
              <w:t>Source Tree Control Code</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CA" w14:textId="77777777" w:rsidR="000C7D24" w:rsidRPr="000C7D24" w:rsidRDefault="000C7D24" w:rsidP="000C7D24">
            <w:pPr>
              <w:spacing w:after="160" w:line="288" w:lineRule="auto"/>
            </w:pPr>
          </w:p>
        </w:tc>
      </w:tr>
      <w:tr w:rsidR="000C7D24" w:rsidRPr="000C7D24" w14:paraId="55B0EAC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B0EACC" w14:textId="77777777" w:rsidR="000C7D24" w:rsidRPr="000C7D24" w:rsidRDefault="000C7D24" w:rsidP="000C7D24">
            <w:pPr>
              <w:spacing w:after="160" w:line="288" w:lineRule="auto"/>
            </w:pPr>
          </w:p>
        </w:tc>
        <w:tc>
          <w:tcPr>
            <w:tcW w:w="5263" w:type="dxa"/>
            <w:vAlign w:val="center"/>
          </w:tcPr>
          <w:p w14:paraId="55B0EACD" w14:textId="25D57279" w:rsidR="000C7D24" w:rsidRPr="000C7D24" w:rsidRDefault="00572319" w:rsidP="000C7D24">
            <w:pPr>
              <w:spacing w:after="160" w:line="288" w:lineRule="auto"/>
              <w:cnfStyle w:val="000000000000" w:firstRow="0" w:lastRow="0" w:firstColumn="0" w:lastColumn="0" w:oddVBand="0" w:evenVBand="0" w:oddHBand="0" w:evenHBand="0" w:firstRowFirstColumn="0" w:firstRowLastColumn="0" w:lastRowFirstColumn="0" w:lastRowLastColumn="0"/>
            </w:pPr>
            <w:r>
              <w:t>Team Foundation Sever (TFS)</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55B0EACE" w14:textId="77777777" w:rsidR="000C7D24" w:rsidRPr="000C7D24" w:rsidRDefault="000C7D24" w:rsidP="000C7D24">
            <w:pPr>
              <w:spacing w:after="160" w:line="288" w:lineRule="auto"/>
            </w:pPr>
          </w:p>
        </w:tc>
      </w:tr>
      <w:tr w:rsidR="00E56A6D" w:rsidRPr="000C7D24" w14:paraId="21AD3E4F"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CEF2D40" w14:textId="77777777" w:rsidR="00E56A6D" w:rsidRPr="000C7D24" w:rsidRDefault="00E56A6D" w:rsidP="000C7D24"/>
        </w:tc>
        <w:tc>
          <w:tcPr>
            <w:tcW w:w="5263" w:type="dxa"/>
            <w:vAlign w:val="center"/>
          </w:tcPr>
          <w:p w14:paraId="5EA7E7FC" w14:textId="2506AB32" w:rsidR="00E56A6D" w:rsidRDefault="00E56A6D" w:rsidP="000C7D24">
            <w:pPr>
              <w:cnfStyle w:val="000000000000" w:firstRow="0" w:lastRow="0" w:firstColumn="0" w:lastColumn="0" w:oddVBand="0" w:evenVBand="0" w:oddHBand="0" w:evenHBand="0" w:firstRowFirstColumn="0" w:firstRowLastColumn="0" w:lastRowFirstColumn="0" w:lastRowLastColumn="0"/>
            </w:pPr>
            <w:r>
              <w:t>Spring Tool Suite</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6A7B926D" w14:textId="77777777" w:rsidR="00E56A6D" w:rsidRPr="000C7D24" w:rsidRDefault="00E56A6D" w:rsidP="000C7D24"/>
        </w:tc>
      </w:tr>
      <w:tr w:rsidR="00E56A6D" w:rsidRPr="000C7D24" w14:paraId="106CCB45" w14:textId="77777777" w:rsidTr="00867A4C">
        <w:trPr>
          <w:trHeight w:val="41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0BDD6E3A" w14:textId="77777777" w:rsidR="00E56A6D" w:rsidRDefault="00E56A6D" w:rsidP="000C7D24"/>
        </w:tc>
        <w:tc>
          <w:tcPr>
            <w:tcW w:w="5263" w:type="dxa"/>
            <w:vAlign w:val="center"/>
          </w:tcPr>
          <w:p w14:paraId="48DA5B98" w14:textId="0BE27249" w:rsidR="00E56A6D" w:rsidRDefault="00E56A6D" w:rsidP="000C7D24">
            <w:pPr>
              <w:cnfStyle w:val="000000000000" w:firstRow="0" w:lastRow="0" w:firstColumn="0" w:lastColumn="0" w:oddVBand="0" w:evenVBand="0" w:oddHBand="0" w:evenHBand="0" w:firstRowFirstColumn="0" w:firstRowLastColumn="0" w:lastRowFirstColumn="0" w:lastRowLastColumn="0"/>
            </w:pPr>
            <w:r>
              <w:t>Jmeter</w:t>
            </w:r>
          </w:p>
        </w:tc>
        <w:tc>
          <w:tcPr>
            <w:cnfStyle w:val="000100000000" w:firstRow="0" w:lastRow="0" w:firstColumn="0" w:lastColumn="1" w:oddVBand="0" w:evenVBand="0" w:oddHBand="0" w:evenHBand="0" w:firstRowFirstColumn="0" w:firstRowLastColumn="0" w:lastRowFirstColumn="0" w:lastRowLastColumn="0"/>
            <w:tcW w:w="1762" w:type="dxa"/>
            <w:vAlign w:val="center"/>
          </w:tcPr>
          <w:p w14:paraId="7BF8BCB8" w14:textId="77777777" w:rsidR="00E56A6D" w:rsidRDefault="00E56A6D" w:rsidP="000C7D24"/>
        </w:tc>
      </w:tr>
      <w:tr w:rsidR="000C7D24" w:rsidRPr="000C7D24" w14:paraId="55B0EAE3" w14:textId="77777777" w:rsidTr="001530B4">
        <w:trPr>
          <w:trHeight w:val="645"/>
        </w:trPr>
        <w:tc>
          <w:tcPr>
            <w:cnfStyle w:val="001000000000" w:firstRow="0" w:lastRow="0" w:firstColumn="1" w:lastColumn="0" w:oddVBand="0" w:evenVBand="0" w:oddHBand="0" w:evenHBand="0" w:firstRowFirstColumn="0" w:firstRowLastColumn="0" w:lastRowFirstColumn="0" w:lastRowLastColumn="0"/>
            <w:tcW w:w="1707" w:type="dxa"/>
            <w:tcBorders>
              <w:bottom w:val="single" w:sz="4" w:space="0" w:color="CBD5DE" w:themeColor="accent1" w:themeTint="66"/>
            </w:tcBorders>
            <w:vAlign w:val="center"/>
          </w:tcPr>
          <w:p w14:paraId="55B0EAE0" w14:textId="77777777" w:rsidR="000C7D24" w:rsidRPr="000C7D24" w:rsidRDefault="000C7D24" w:rsidP="000C7D24">
            <w:pPr>
              <w:spacing w:after="160" w:line="288" w:lineRule="auto"/>
            </w:pPr>
            <w:r w:rsidRPr="000C7D24">
              <w:t>Operating System</w:t>
            </w:r>
          </w:p>
        </w:tc>
        <w:tc>
          <w:tcPr>
            <w:tcW w:w="5263" w:type="dxa"/>
            <w:tcBorders>
              <w:bottom w:val="single" w:sz="4" w:space="0" w:color="CBD5DE" w:themeColor="accent1" w:themeTint="66"/>
            </w:tcBorders>
            <w:vAlign w:val="center"/>
          </w:tcPr>
          <w:p w14:paraId="55B0EAE1" w14:textId="77777777" w:rsidR="000C7D24" w:rsidRPr="000C7D24" w:rsidRDefault="000C7D24" w:rsidP="000C7D24">
            <w:pPr>
              <w:spacing w:after="160" w:line="288" w:lineRule="auto"/>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762" w:type="dxa"/>
            <w:tcBorders>
              <w:bottom w:val="single" w:sz="4" w:space="0" w:color="CBD5DE" w:themeColor="accent1" w:themeTint="66"/>
            </w:tcBorders>
            <w:vAlign w:val="center"/>
          </w:tcPr>
          <w:p w14:paraId="55B0EAE2" w14:textId="77777777" w:rsidR="000C7D24" w:rsidRPr="000C7D24" w:rsidRDefault="000C7D24" w:rsidP="000C7D24">
            <w:pPr>
              <w:spacing w:after="160" w:line="288" w:lineRule="auto"/>
            </w:pPr>
          </w:p>
        </w:tc>
      </w:tr>
      <w:tr w:rsidR="002F688F" w:rsidRPr="000C7D24" w14:paraId="59440061" w14:textId="77777777" w:rsidTr="001530B4">
        <w:trPr>
          <w:cnfStyle w:val="010000000000" w:firstRow="0" w:lastRow="1"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CBD5DE" w:themeColor="accent1" w:themeTint="66"/>
            </w:tcBorders>
            <w:vAlign w:val="center"/>
          </w:tcPr>
          <w:p w14:paraId="23C45FA8" w14:textId="77777777" w:rsidR="002F688F" w:rsidRPr="000C7D24" w:rsidRDefault="002F688F" w:rsidP="000C7D24"/>
        </w:tc>
        <w:tc>
          <w:tcPr>
            <w:tcW w:w="5263" w:type="dxa"/>
            <w:tcBorders>
              <w:top w:val="single" w:sz="4" w:space="0" w:color="CBD5DE" w:themeColor="accent1" w:themeTint="66"/>
            </w:tcBorders>
            <w:vAlign w:val="center"/>
          </w:tcPr>
          <w:p w14:paraId="3F966335" w14:textId="60BCC160" w:rsidR="002F688F" w:rsidRDefault="002F688F" w:rsidP="000C7D24">
            <w:pPr>
              <w:cnfStyle w:val="010000000000" w:firstRow="0" w:lastRow="1" w:firstColumn="0" w:lastColumn="0" w:oddVBand="0" w:evenVBand="0" w:oddHBand="0" w:evenHBand="0" w:firstRowFirstColumn="0" w:firstRowLastColumn="0" w:lastRowFirstColumn="0" w:lastRowLastColumn="0"/>
            </w:pPr>
            <w:r>
              <w:t>Window OS System</w:t>
            </w:r>
          </w:p>
        </w:tc>
        <w:tc>
          <w:tcPr>
            <w:cnfStyle w:val="000100000000" w:firstRow="0" w:lastRow="0" w:firstColumn="0" w:lastColumn="1" w:oddVBand="0" w:evenVBand="0" w:oddHBand="0" w:evenHBand="0" w:firstRowFirstColumn="0" w:firstRowLastColumn="0" w:lastRowFirstColumn="0" w:lastRowLastColumn="0"/>
            <w:tcW w:w="1762" w:type="dxa"/>
            <w:tcBorders>
              <w:top w:val="single" w:sz="4" w:space="0" w:color="CBD5DE" w:themeColor="accent1" w:themeTint="66"/>
            </w:tcBorders>
            <w:vAlign w:val="center"/>
          </w:tcPr>
          <w:p w14:paraId="0768C46B" w14:textId="77777777" w:rsidR="002F688F" w:rsidRPr="000C7D24" w:rsidRDefault="002F688F" w:rsidP="000C7D24"/>
        </w:tc>
      </w:tr>
    </w:tbl>
    <w:p w14:paraId="55B0EAEE" w14:textId="77777777" w:rsidR="000C7D24" w:rsidRDefault="000C7D24" w:rsidP="00025C1F"/>
    <w:p w14:paraId="3373C522" w14:textId="7698787B" w:rsidR="00DB3F33" w:rsidRDefault="00D9176A" w:rsidP="00DB3F33">
      <w:pPr>
        <w:pStyle w:val="Heading2"/>
      </w:pPr>
      <w:bookmarkStart w:id="25" w:name="_Toc471289476"/>
      <w:bookmarkStart w:id="26" w:name="_Toc471302003"/>
      <w:bookmarkStart w:id="27" w:name="_Toc480721544"/>
      <w:r>
        <w:t>Functional Requirements</w:t>
      </w:r>
      <w:bookmarkEnd w:id="25"/>
      <w:bookmarkEnd w:id="26"/>
      <w:bookmarkEnd w:id="27"/>
    </w:p>
    <w:p w14:paraId="077A36E4" w14:textId="0DA55557" w:rsidR="00DB3F33" w:rsidRDefault="00DB3F33" w:rsidP="00DB3F33">
      <w:pPr>
        <w:pStyle w:val="Heading3"/>
      </w:pPr>
      <w:bookmarkStart w:id="28" w:name="_Toc480721545"/>
      <w:r>
        <w:t>Product requirement index</w:t>
      </w:r>
      <w:bookmarkEnd w:id="28"/>
    </w:p>
    <w:tbl>
      <w:tblPr>
        <w:tblStyle w:val="GridTable4-Accent1"/>
        <w:tblW w:w="0" w:type="auto"/>
        <w:tblLook w:val="04A0" w:firstRow="1" w:lastRow="0" w:firstColumn="1" w:lastColumn="0" w:noHBand="0" w:noVBand="1"/>
      </w:tblPr>
      <w:tblGrid>
        <w:gridCol w:w="805"/>
        <w:gridCol w:w="1710"/>
        <w:gridCol w:w="3060"/>
        <w:gridCol w:w="3212"/>
      </w:tblGrid>
      <w:tr w:rsidR="00DB3F33" w14:paraId="3305D836" w14:textId="77777777" w:rsidTr="0015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C335708" w14:textId="69DEC623" w:rsidR="00DB3F33" w:rsidRDefault="00DB3F33" w:rsidP="00DB3F33">
            <w:r>
              <w:t>No.</w:t>
            </w:r>
          </w:p>
        </w:tc>
        <w:tc>
          <w:tcPr>
            <w:tcW w:w="1710" w:type="dxa"/>
          </w:tcPr>
          <w:p w14:paraId="489E8966" w14:textId="22642055" w:rsidR="00DB3F33" w:rsidRDefault="00DB3F33" w:rsidP="00DB3F33">
            <w:pPr>
              <w:cnfStyle w:val="100000000000" w:firstRow="1" w:lastRow="0" w:firstColumn="0" w:lastColumn="0" w:oddVBand="0" w:evenVBand="0" w:oddHBand="0" w:evenHBand="0" w:firstRowFirstColumn="0" w:firstRowLastColumn="0" w:lastRowFirstColumn="0" w:lastRowLastColumn="0"/>
            </w:pPr>
            <w:r>
              <w:t>Key</w:t>
            </w:r>
          </w:p>
        </w:tc>
        <w:tc>
          <w:tcPr>
            <w:tcW w:w="3060" w:type="dxa"/>
          </w:tcPr>
          <w:p w14:paraId="0509F071" w14:textId="76391AC4" w:rsidR="00DB3F33" w:rsidRDefault="00DB3F33" w:rsidP="00DB3F33">
            <w:pPr>
              <w:cnfStyle w:val="100000000000" w:firstRow="1" w:lastRow="0" w:firstColumn="0" w:lastColumn="0" w:oddVBand="0" w:evenVBand="0" w:oddHBand="0" w:evenHBand="0" w:firstRowFirstColumn="0" w:firstRowLastColumn="0" w:lastRowFirstColumn="0" w:lastRowLastColumn="0"/>
            </w:pPr>
            <w:r>
              <w:t>Summary</w:t>
            </w:r>
          </w:p>
        </w:tc>
        <w:tc>
          <w:tcPr>
            <w:tcW w:w="3212" w:type="dxa"/>
          </w:tcPr>
          <w:p w14:paraId="6959BF1E" w14:textId="09D4FDF9" w:rsidR="00DB3F33" w:rsidRDefault="00DB3F33" w:rsidP="00DB3F33">
            <w:pPr>
              <w:cnfStyle w:val="100000000000" w:firstRow="1" w:lastRow="0" w:firstColumn="0" w:lastColumn="0" w:oddVBand="0" w:evenVBand="0" w:oddHBand="0" w:evenHBand="0" w:firstRowFirstColumn="0" w:firstRowLastColumn="0" w:lastRowFirstColumn="0" w:lastRowLastColumn="0"/>
            </w:pPr>
            <w:r>
              <w:t>Module</w:t>
            </w:r>
          </w:p>
        </w:tc>
      </w:tr>
      <w:tr w:rsidR="00DB3F33" w14:paraId="623D57B8"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2446231" w14:textId="24D61234" w:rsidR="00DB3F33" w:rsidRDefault="00DB3F33" w:rsidP="00DB3F33">
            <w:r>
              <w:t>1</w:t>
            </w:r>
          </w:p>
        </w:tc>
        <w:tc>
          <w:tcPr>
            <w:tcW w:w="1710" w:type="dxa"/>
          </w:tcPr>
          <w:p w14:paraId="1477ABB9" w14:textId="434A153C" w:rsidR="00DB3F33" w:rsidRDefault="00DB3F33" w:rsidP="00DB3F33">
            <w:pPr>
              <w:cnfStyle w:val="000000100000" w:firstRow="0" w:lastRow="0" w:firstColumn="0" w:lastColumn="0" w:oddVBand="0" w:evenVBand="0" w:oddHBand="1" w:evenHBand="0" w:firstRowFirstColumn="0" w:firstRowLastColumn="0" w:lastRowFirstColumn="0" w:lastRowLastColumn="0"/>
            </w:pPr>
            <w:r>
              <w:t>RE1-1</w:t>
            </w:r>
          </w:p>
        </w:tc>
        <w:tc>
          <w:tcPr>
            <w:tcW w:w="3060" w:type="dxa"/>
          </w:tcPr>
          <w:p w14:paraId="4E039B58" w14:textId="0C1D6682" w:rsidR="00DB3F33" w:rsidRDefault="00DB3F33" w:rsidP="00DB3F33">
            <w:pPr>
              <w:cnfStyle w:val="000000100000" w:firstRow="0" w:lastRow="0" w:firstColumn="0" w:lastColumn="0" w:oddVBand="0" w:evenVBand="0" w:oddHBand="1" w:evenHBand="0" w:firstRowFirstColumn="0" w:firstRowLastColumn="0" w:lastRowFirstColumn="0" w:lastRowLastColumn="0"/>
            </w:pPr>
            <w:r>
              <w:t>Log in</w:t>
            </w:r>
          </w:p>
        </w:tc>
        <w:tc>
          <w:tcPr>
            <w:tcW w:w="3212" w:type="dxa"/>
          </w:tcPr>
          <w:p w14:paraId="7B6B6637" w14:textId="5EF2362F" w:rsidR="00DB3F33" w:rsidRDefault="00DB3F33" w:rsidP="00DB3F33">
            <w:pPr>
              <w:cnfStyle w:val="000000100000" w:firstRow="0" w:lastRow="0" w:firstColumn="0" w:lastColumn="0" w:oddVBand="0" w:evenVBand="0" w:oddHBand="1" w:evenHBand="0" w:firstRowFirstColumn="0" w:firstRowLastColumn="0" w:lastRowFirstColumn="0" w:lastRowLastColumn="0"/>
            </w:pPr>
            <w:r>
              <w:t>User management</w:t>
            </w:r>
          </w:p>
        </w:tc>
      </w:tr>
      <w:tr w:rsidR="00DB3F33" w14:paraId="657A5B34"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03C99ACA" w14:textId="2209CD22" w:rsidR="00DB3F33" w:rsidRDefault="00DB3F33" w:rsidP="00DB3F33">
            <w:r>
              <w:t>2</w:t>
            </w:r>
          </w:p>
        </w:tc>
        <w:tc>
          <w:tcPr>
            <w:tcW w:w="1710" w:type="dxa"/>
          </w:tcPr>
          <w:p w14:paraId="6843E862" w14:textId="6D0F52C3" w:rsidR="00DB3F33" w:rsidRDefault="00DB3F33" w:rsidP="00DB3F33">
            <w:pPr>
              <w:cnfStyle w:val="000000000000" w:firstRow="0" w:lastRow="0" w:firstColumn="0" w:lastColumn="0" w:oddVBand="0" w:evenVBand="0" w:oddHBand="0" w:evenHBand="0" w:firstRowFirstColumn="0" w:firstRowLastColumn="0" w:lastRowFirstColumn="0" w:lastRowLastColumn="0"/>
            </w:pPr>
            <w:r>
              <w:t>RE1-1</w:t>
            </w:r>
          </w:p>
        </w:tc>
        <w:tc>
          <w:tcPr>
            <w:tcW w:w="3060" w:type="dxa"/>
          </w:tcPr>
          <w:p w14:paraId="1036EFDD" w14:textId="7FE6F2A1" w:rsidR="00DB3F33" w:rsidRDefault="00DB3F33" w:rsidP="00DB3F33">
            <w:pPr>
              <w:cnfStyle w:val="000000000000" w:firstRow="0" w:lastRow="0" w:firstColumn="0" w:lastColumn="0" w:oddVBand="0" w:evenVBand="0" w:oddHBand="0" w:evenHBand="0" w:firstRowFirstColumn="0" w:firstRowLastColumn="0" w:lastRowFirstColumn="0" w:lastRowLastColumn="0"/>
            </w:pPr>
            <w:r>
              <w:t>Log out</w:t>
            </w:r>
          </w:p>
        </w:tc>
        <w:tc>
          <w:tcPr>
            <w:tcW w:w="3212" w:type="dxa"/>
          </w:tcPr>
          <w:p w14:paraId="269CB938" w14:textId="59F70AFD" w:rsidR="00DB3F33" w:rsidRDefault="00DB3F33" w:rsidP="00DB3F33">
            <w:pPr>
              <w:cnfStyle w:val="000000000000" w:firstRow="0" w:lastRow="0" w:firstColumn="0" w:lastColumn="0" w:oddVBand="0" w:evenVBand="0" w:oddHBand="0" w:evenHBand="0" w:firstRowFirstColumn="0" w:firstRowLastColumn="0" w:lastRowFirstColumn="0" w:lastRowLastColumn="0"/>
            </w:pPr>
            <w:r>
              <w:t>User management</w:t>
            </w:r>
          </w:p>
        </w:tc>
      </w:tr>
      <w:tr w:rsidR="00DB3F33" w14:paraId="4B68541D"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CFF8DA5" w14:textId="7C6FB313" w:rsidR="00DB3F33" w:rsidRDefault="00DB3F33" w:rsidP="00DB3F33">
            <w:r>
              <w:t>3</w:t>
            </w:r>
          </w:p>
        </w:tc>
        <w:tc>
          <w:tcPr>
            <w:tcW w:w="1710" w:type="dxa"/>
          </w:tcPr>
          <w:p w14:paraId="02E9C777" w14:textId="6435D83C" w:rsidR="00DB3F33" w:rsidRDefault="00DB3F33" w:rsidP="00DB3F33">
            <w:pPr>
              <w:cnfStyle w:val="000000100000" w:firstRow="0" w:lastRow="0" w:firstColumn="0" w:lastColumn="0" w:oddVBand="0" w:evenVBand="0" w:oddHBand="1" w:evenHBand="0" w:firstRowFirstColumn="0" w:firstRowLastColumn="0" w:lastRowFirstColumn="0" w:lastRowLastColumn="0"/>
            </w:pPr>
            <w:r>
              <w:t>RE1-3</w:t>
            </w:r>
          </w:p>
        </w:tc>
        <w:tc>
          <w:tcPr>
            <w:tcW w:w="3060" w:type="dxa"/>
          </w:tcPr>
          <w:p w14:paraId="5D95CF82" w14:textId="00B56B37" w:rsidR="00DB3F33" w:rsidRDefault="00DB3F33" w:rsidP="00DB3F33">
            <w:pPr>
              <w:cnfStyle w:val="000000100000" w:firstRow="0" w:lastRow="0" w:firstColumn="0" w:lastColumn="0" w:oddVBand="0" w:evenVBand="0" w:oddHBand="1" w:evenHBand="0" w:firstRowFirstColumn="0" w:firstRowLastColumn="0" w:lastRowFirstColumn="0" w:lastRowLastColumn="0"/>
            </w:pPr>
            <w:r>
              <w:t>View user profile</w:t>
            </w:r>
          </w:p>
        </w:tc>
        <w:tc>
          <w:tcPr>
            <w:tcW w:w="3212" w:type="dxa"/>
          </w:tcPr>
          <w:p w14:paraId="57469FAB" w14:textId="4ADEC24B" w:rsidR="00DB3F33" w:rsidRDefault="00DB3F33" w:rsidP="00DB3F33">
            <w:pPr>
              <w:cnfStyle w:val="000000100000" w:firstRow="0" w:lastRow="0" w:firstColumn="0" w:lastColumn="0" w:oddVBand="0" w:evenVBand="0" w:oddHBand="1" w:evenHBand="0" w:firstRowFirstColumn="0" w:firstRowLastColumn="0" w:lastRowFirstColumn="0" w:lastRowLastColumn="0"/>
            </w:pPr>
            <w:r>
              <w:t>User management</w:t>
            </w:r>
          </w:p>
        </w:tc>
      </w:tr>
      <w:tr w:rsidR="00DB3F33" w14:paraId="458EF930"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385B6707" w14:textId="18FA7ABC" w:rsidR="00DB3F33" w:rsidRDefault="00DB3F33" w:rsidP="00DB3F33">
            <w:r>
              <w:t>4</w:t>
            </w:r>
          </w:p>
        </w:tc>
        <w:tc>
          <w:tcPr>
            <w:tcW w:w="1710" w:type="dxa"/>
          </w:tcPr>
          <w:p w14:paraId="258C4DF0" w14:textId="5C433F09" w:rsidR="00DB3F33" w:rsidRDefault="00DB3F33" w:rsidP="00DB3F33">
            <w:pPr>
              <w:cnfStyle w:val="000000000000" w:firstRow="0" w:lastRow="0" w:firstColumn="0" w:lastColumn="0" w:oddVBand="0" w:evenVBand="0" w:oddHBand="0" w:evenHBand="0" w:firstRowFirstColumn="0" w:firstRowLastColumn="0" w:lastRowFirstColumn="0" w:lastRowLastColumn="0"/>
            </w:pPr>
            <w:r>
              <w:t>RE1-4</w:t>
            </w:r>
          </w:p>
        </w:tc>
        <w:tc>
          <w:tcPr>
            <w:tcW w:w="3060" w:type="dxa"/>
          </w:tcPr>
          <w:p w14:paraId="1296B43A" w14:textId="1AD613B7" w:rsidR="00DB3F33" w:rsidRDefault="00DB3F33" w:rsidP="00DB3F33">
            <w:pPr>
              <w:cnfStyle w:val="000000000000" w:firstRow="0" w:lastRow="0" w:firstColumn="0" w:lastColumn="0" w:oddVBand="0" w:evenVBand="0" w:oddHBand="0" w:evenHBand="0" w:firstRowFirstColumn="0" w:firstRowLastColumn="0" w:lastRowFirstColumn="0" w:lastRowLastColumn="0"/>
            </w:pPr>
            <w:r>
              <w:t>Edit user profile</w:t>
            </w:r>
          </w:p>
        </w:tc>
        <w:tc>
          <w:tcPr>
            <w:tcW w:w="3212" w:type="dxa"/>
          </w:tcPr>
          <w:p w14:paraId="3A8CC5D9" w14:textId="21BF05FC" w:rsidR="00DB3F33" w:rsidRDefault="00DB3F33" w:rsidP="00DB3F33">
            <w:pPr>
              <w:cnfStyle w:val="000000000000" w:firstRow="0" w:lastRow="0" w:firstColumn="0" w:lastColumn="0" w:oddVBand="0" w:evenVBand="0" w:oddHBand="0" w:evenHBand="0" w:firstRowFirstColumn="0" w:firstRowLastColumn="0" w:lastRowFirstColumn="0" w:lastRowLastColumn="0"/>
            </w:pPr>
            <w:r>
              <w:t>User management</w:t>
            </w:r>
          </w:p>
        </w:tc>
      </w:tr>
      <w:tr w:rsidR="00DB3F33" w14:paraId="53A3D046"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6A5EC0A" w14:textId="4E79EEFC" w:rsidR="00DB3F33" w:rsidRDefault="00DB3F33" w:rsidP="00DB3F33">
            <w:r>
              <w:t>5</w:t>
            </w:r>
          </w:p>
        </w:tc>
        <w:tc>
          <w:tcPr>
            <w:tcW w:w="1710" w:type="dxa"/>
          </w:tcPr>
          <w:p w14:paraId="465D042A" w14:textId="36D2266B" w:rsidR="00DB3F33" w:rsidRDefault="00DB3F33" w:rsidP="00DB3F33">
            <w:pPr>
              <w:cnfStyle w:val="000000100000" w:firstRow="0" w:lastRow="0" w:firstColumn="0" w:lastColumn="0" w:oddVBand="0" w:evenVBand="0" w:oddHBand="1" w:evenHBand="0" w:firstRowFirstColumn="0" w:firstRowLastColumn="0" w:lastRowFirstColumn="0" w:lastRowLastColumn="0"/>
            </w:pPr>
            <w:r>
              <w:t>RE1-5</w:t>
            </w:r>
          </w:p>
        </w:tc>
        <w:tc>
          <w:tcPr>
            <w:tcW w:w="3060" w:type="dxa"/>
          </w:tcPr>
          <w:p w14:paraId="79759280" w14:textId="3718ADCA" w:rsidR="00DB3F33" w:rsidRDefault="00DB3F33" w:rsidP="00DB3F33">
            <w:pPr>
              <w:cnfStyle w:val="000000100000" w:firstRow="0" w:lastRow="0" w:firstColumn="0" w:lastColumn="0" w:oddVBand="0" w:evenVBand="0" w:oddHBand="1" w:evenHBand="0" w:firstRowFirstColumn="0" w:firstRowLastColumn="0" w:lastRowFirstColumn="0" w:lastRowLastColumn="0"/>
            </w:pPr>
            <w:r>
              <w:t>Create new user</w:t>
            </w:r>
          </w:p>
        </w:tc>
        <w:tc>
          <w:tcPr>
            <w:tcW w:w="3212" w:type="dxa"/>
          </w:tcPr>
          <w:p w14:paraId="2E823123" w14:textId="48CFECD5" w:rsidR="00DB3F33" w:rsidRDefault="00DB3F33" w:rsidP="00DB3F33">
            <w:pPr>
              <w:cnfStyle w:val="000000100000" w:firstRow="0" w:lastRow="0" w:firstColumn="0" w:lastColumn="0" w:oddVBand="0" w:evenVBand="0" w:oddHBand="1" w:evenHBand="0" w:firstRowFirstColumn="0" w:firstRowLastColumn="0" w:lastRowFirstColumn="0" w:lastRowLastColumn="0"/>
            </w:pPr>
            <w:r>
              <w:t>User management</w:t>
            </w:r>
          </w:p>
        </w:tc>
      </w:tr>
      <w:tr w:rsidR="00DB3F33" w14:paraId="19F65C89"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3654C9E9" w14:textId="1B48B496" w:rsidR="00DB3F33" w:rsidRDefault="00DB3F33" w:rsidP="00DB3F33">
            <w:r>
              <w:t>6</w:t>
            </w:r>
          </w:p>
        </w:tc>
        <w:tc>
          <w:tcPr>
            <w:tcW w:w="1710" w:type="dxa"/>
          </w:tcPr>
          <w:p w14:paraId="6DD2B866" w14:textId="155000E1" w:rsidR="00DB3F33" w:rsidRDefault="00DB3F33" w:rsidP="00DB3F33">
            <w:pPr>
              <w:cnfStyle w:val="000000000000" w:firstRow="0" w:lastRow="0" w:firstColumn="0" w:lastColumn="0" w:oddVBand="0" w:evenVBand="0" w:oddHBand="0" w:evenHBand="0" w:firstRowFirstColumn="0" w:firstRowLastColumn="0" w:lastRowFirstColumn="0" w:lastRowLastColumn="0"/>
            </w:pPr>
            <w:r>
              <w:t>RE1-6</w:t>
            </w:r>
          </w:p>
        </w:tc>
        <w:tc>
          <w:tcPr>
            <w:tcW w:w="3060" w:type="dxa"/>
          </w:tcPr>
          <w:p w14:paraId="47F90934" w14:textId="2D24F1D0" w:rsidR="00DB3F33" w:rsidRDefault="00DB3F33" w:rsidP="00DB3F33">
            <w:pPr>
              <w:cnfStyle w:val="000000000000" w:firstRow="0" w:lastRow="0" w:firstColumn="0" w:lastColumn="0" w:oddVBand="0" w:evenVBand="0" w:oddHBand="0" w:evenHBand="0" w:firstRowFirstColumn="0" w:firstRowLastColumn="0" w:lastRowFirstColumn="0" w:lastRowLastColumn="0"/>
            </w:pPr>
            <w:r>
              <w:t>Delete user</w:t>
            </w:r>
          </w:p>
        </w:tc>
        <w:tc>
          <w:tcPr>
            <w:tcW w:w="3212" w:type="dxa"/>
          </w:tcPr>
          <w:p w14:paraId="37E2FC50" w14:textId="4529B8D4" w:rsidR="00DB3F33" w:rsidRDefault="003B0A2A" w:rsidP="00DB3F33">
            <w:pPr>
              <w:cnfStyle w:val="000000000000" w:firstRow="0" w:lastRow="0" w:firstColumn="0" w:lastColumn="0" w:oddVBand="0" w:evenVBand="0" w:oddHBand="0" w:evenHBand="0" w:firstRowFirstColumn="0" w:firstRowLastColumn="0" w:lastRowFirstColumn="0" w:lastRowLastColumn="0"/>
            </w:pPr>
            <w:r>
              <w:t>User management</w:t>
            </w:r>
          </w:p>
        </w:tc>
      </w:tr>
      <w:tr w:rsidR="00DB3F33" w14:paraId="3179C1EC"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6F4FCF4" w14:textId="27113A0D" w:rsidR="00DB3F33" w:rsidRDefault="00DB3F33" w:rsidP="00DB3F33">
            <w:r>
              <w:t>7</w:t>
            </w:r>
          </w:p>
        </w:tc>
        <w:tc>
          <w:tcPr>
            <w:tcW w:w="1710" w:type="dxa"/>
          </w:tcPr>
          <w:p w14:paraId="1F98E3FA" w14:textId="5AECCADB" w:rsidR="00DB3F33" w:rsidRDefault="00DB3F33" w:rsidP="00DB3F33">
            <w:pPr>
              <w:cnfStyle w:val="000000100000" w:firstRow="0" w:lastRow="0" w:firstColumn="0" w:lastColumn="0" w:oddVBand="0" w:evenVBand="0" w:oddHBand="1" w:evenHBand="0" w:firstRowFirstColumn="0" w:firstRowLastColumn="0" w:lastRowFirstColumn="0" w:lastRowLastColumn="0"/>
            </w:pPr>
            <w:r>
              <w:t>RE1-7</w:t>
            </w:r>
          </w:p>
        </w:tc>
        <w:tc>
          <w:tcPr>
            <w:tcW w:w="3060" w:type="dxa"/>
          </w:tcPr>
          <w:p w14:paraId="476E9E4C" w14:textId="492F0DFF" w:rsidR="00DB3F33" w:rsidRDefault="00DB3F33" w:rsidP="00DB3F33">
            <w:pPr>
              <w:cnfStyle w:val="000000100000" w:firstRow="0" w:lastRow="0" w:firstColumn="0" w:lastColumn="0" w:oddVBand="0" w:evenVBand="0" w:oddHBand="1" w:evenHBand="0" w:firstRowFirstColumn="0" w:firstRowLastColumn="0" w:lastRowFirstColumn="0" w:lastRowLastColumn="0"/>
            </w:pPr>
            <w:r>
              <w:t>Edit user account</w:t>
            </w:r>
          </w:p>
        </w:tc>
        <w:tc>
          <w:tcPr>
            <w:tcW w:w="3212" w:type="dxa"/>
          </w:tcPr>
          <w:p w14:paraId="79BBB773" w14:textId="53FFCF28" w:rsidR="00DB3F33" w:rsidRDefault="003B0A2A" w:rsidP="00DB3F33">
            <w:pPr>
              <w:cnfStyle w:val="000000100000" w:firstRow="0" w:lastRow="0" w:firstColumn="0" w:lastColumn="0" w:oddVBand="0" w:evenVBand="0" w:oddHBand="1" w:evenHBand="0" w:firstRowFirstColumn="0" w:firstRowLastColumn="0" w:lastRowFirstColumn="0" w:lastRowLastColumn="0"/>
            </w:pPr>
            <w:r>
              <w:t>User management</w:t>
            </w:r>
          </w:p>
        </w:tc>
      </w:tr>
      <w:tr w:rsidR="00DB3F33" w14:paraId="470064BF"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70485BC2" w14:textId="7525CE32" w:rsidR="00DB3F33" w:rsidRDefault="00DB3F33" w:rsidP="00DB3F33">
            <w:r>
              <w:t>8</w:t>
            </w:r>
          </w:p>
        </w:tc>
        <w:tc>
          <w:tcPr>
            <w:tcW w:w="1710" w:type="dxa"/>
          </w:tcPr>
          <w:p w14:paraId="22F51864" w14:textId="46645A10" w:rsidR="00DB3F33" w:rsidRDefault="00DB3F33" w:rsidP="00DB3F33">
            <w:pPr>
              <w:cnfStyle w:val="000000000000" w:firstRow="0" w:lastRow="0" w:firstColumn="0" w:lastColumn="0" w:oddVBand="0" w:evenVBand="0" w:oddHBand="0" w:evenHBand="0" w:firstRowFirstColumn="0" w:firstRowLastColumn="0" w:lastRowFirstColumn="0" w:lastRowLastColumn="0"/>
            </w:pPr>
            <w:r>
              <w:t>RE1-8</w:t>
            </w:r>
          </w:p>
        </w:tc>
        <w:tc>
          <w:tcPr>
            <w:tcW w:w="3060" w:type="dxa"/>
          </w:tcPr>
          <w:p w14:paraId="2FB571FF" w14:textId="12DFE212" w:rsidR="00DB3F33" w:rsidRDefault="00DB3F33" w:rsidP="00DB3F33">
            <w:pPr>
              <w:cnfStyle w:val="000000000000" w:firstRow="0" w:lastRow="0" w:firstColumn="0" w:lastColumn="0" w:oddVBand="0" w:evenVBand="0" w:oddHBand="0" w:evenHBand="0" w:firstRowFirstColumn="0" w:firstRowLastColumn="0" w:lastRowFirstColumn="0" w:lastRowLastColumn="0"/>
            </w:pPr>
            <w:r>
              <w:t>View user list</w:t>
            </w:r>
          </w:p>
        </w:tc>
        <w:tc>
          <w:tcPr>
            <w:tcW w:w="3212" w:type="dxa"/>
          </w:tcPr>
          <w:p w14:paraId="5EE309EB" w14:textId="5011E7E8" w:rsidR="00DB3F33" w:rsidRDefault="003B0A2A" w:rsidP="00DB3F33">
            <w:pPr>
              <w:cnfStyle w:val="000000000000" w:firstRow="0" w:lastRow="0" w:firstColumn="0" w:lastColumn="0" w:oddVBand="0" w:evenVBand="0" w:oddHBand="0" w:evenHBand="0" w:firstRowFirstColumn="0" w:firstRowLastColumn="0" w:lastRowFirstColumn="0" w:lastRowLastColumn="0"/>
            </w:pPr>
            <w:r>
              <w:t>User management</w:t>
            </w:r>
          </w:p>
        </w:tc>
      </w:tr>
      <w:tr w:rsidR="00DB3F33" w14:paraId="12B67FE9"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90F426" w14:textId="7E55B654" w:rsidR="00DB3F33" w:rsidRDefault="00DB3F33" w:rsidP="00DB3F33">
            <w:r>
              <w:t>9</w:t>
            </w:r>
          </w:p>
        </w:tc>
        <w:tc>
          <w:tcPr>
            <w:tcW w:w="1710" w:type="dxa"/>
          </w:tcPr>
          <w:p w14:paraId="16F31160" w14:textId="3940A68F" w:rsidR="00DB3F33" w:rsidRDefault="00DB3F33" w:rsidP="00DB3F33">
            <w:pPr>
              <w:cnfStyle w:val="000000100000" w:firstRow="0" w:lastRow="0" w:firstColumn="0" w:lastColumn="0" w:oddVBand="0" w:evenVBand="0" w:oddHBand="1" w:evenHBand="0" w:firstRowFirstColumn="0" w:firstRowLastColumn="0" w:lastRowFirstColumn="0" w:lastRowLastColumn="0"/>
            </w:pPr>
            <w:r>
              <w:t>RE2-1</w:t>
            </w:r>
          </w:p>
        </w:tc>
        <w:tc>
          <w:tcPr>
            <w:tcW w:w="3060" w:type="dxa"/>
          </w:tcPr>
          <w:p w14:paraId="05EE52DD" w14:textId="58F0136D" w:rsidR="00DB3F33" w:rsidRDefault="00DB3F33" w:rsidP="00DB3F33">
            <w:pPr>
              <w:cnfStyle w:val="000000100000" w:firstRow="0" w:lastRow="0" w:firstColumn="0" w:lastColumn="0" w:oddVBand="0" w:evenVBand="0" w:oddHBand="1" w:evenHBand="0" w:firstRowFirstColumn="0" w:firstRowLastColumn="0" w:lastRowFirstColumn="0" w:lastRowLastColumn="0"/>
            </w:pPr>
            <w:r>
              <w:t>View project list as a user</w:t>
            </w:r>
          </w:p>
        </w:tc>
        <w:tc>
          <w:tcPr>
            <w:tcW w:w="3212" w:type="dxa"/>
          </w:tcPr>
          <w:p w14:paraId="22EDAA99" w14:textId="125FDBC0" w:rsidR="00DB3F33" w:rsidRDefault="00DB3F33" w:rsidP="00DB3F33">
            <w:pPr>
              <w:cnfStyle w:val="000000100000" w:firstRow="0" w:lastRow="0" w:firstColumn="0" w:lastColumn="0" w:oddVBand="0" w:evenVBand="0" w:oddHBand="1" w:evenHBand="0" w:firstRowFirstColumn="0" w:firstRowLastColumn="0" w:lastRowFirstColumn="0" w:lastRowLastColumn="0"/>
            </w:pPr>
            <w:r>
              <w:t>Project management</w:t>
            </w:r>
          </w:p>
        </w:tc>
      </w:tr>
      <w:tr w:rsidR="00DB3F33" w14:paraId="3C6F1601"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3F76E17D" w14:textId="0CABEB2D" w:rsidR="00DB3F33" w:rsidRDefault="00DB3F33" w:rsidP="00DB3F33">
            <w:r>
              <w:t>10</w:t>
            </w:r>
          </w:p>
        </w:tc>
        <w:tc>
          <w:tcPr>
            <w:tcW w:w="1710" w:type="dxa"/>
          </w:tcPr>
          <w:p w14:paraId="4EB5461C" w14:textId="3A69C369" w:rsidR="00DB3F33" w:rsidRDefault="00DB3F33" w:rsidP="00DB3F33">
            <w:pPr>
              <w:cnfStyle w:val="000000000000" w:firstRow="0" w:lastRow="0" w:firstColumn="0" w:lastColumn="0" w:oddVBand="0" w:evenVBand="0" w:oddHBand="0" w:evenHBand="0" w:firstRowFirstColumn="0" w:firstRowLastColumn="0" w:lastRowFirstColumn="0" w:lastRowLastColumn="0"/>
            </w:pPr>
            <w:r>
              <w:t>RE2-2</w:t>
            </w:r>
          </w:p>
        </w:tc>
        <w:tc>
          <w:tcPr>
            <w:tcW w:w="3060" w:type="dxa"/>
          </w:tcPr>
          <w:p w14:paraId="1B4F87E0" w14:textId="23463F1D" w:rsidR="00DB3F33" w:rsidRDefault="00DB3F33" w:rsidP="00DB3F33">
            <w:pPr>
              <w:cnfStyle w:val="000000000000" w:firstRow="0" w:lastRow="0" w:firstColumn="0" w:lastColumn="0" w:oddVBand="0" w:evenVBand="0" w:oddHBand="0" w:evenHBand="0" w:firstRowFirstColumn="0" w:firstRowLastColumn="0" w:lastRowFirstColumn="0" w:lastRowLastColumn="0"/>
            </w:pPr>
            <w:r>
              <w:t>View project list as an admin</w:t>
            </w:r>
          </w:p>
        </w:tc>
        <w:tc>
          <w:tcPr>
            <w:tcW w:w="3212" w:type="dxa"/>
          </w:tcPr>
          <w:p w14:paraId="551C5ED6" w14:textId="1C1DC2DC" w:rsidR="00DB3F33" w:rsidRDefault="003B0A2A" w:rsidP="00DB3F33">
            <w:pPr>
              <w:cnfStyle w:val="000000000000" w:firstRow="0" w:lastRow="0" w:firstColumn="0" w:lastColumn="0" w:oddVBand="0" w:evenVBand="0" w:oddHBand="0" w:evenHBand="0" w:firstRowFirstColumn="0" w:firstRowLastColumn="0" w:lastRowFirstColumn="0" w:lastRowLastColumn="0"/>
            </w:pPr>
            <w:r>
              <w:t>Project management</w:t>
            </w:r>
          </w:p>
        </w:tc>
      </w:tr>
      <w:tr w:rsidR="00DB3F33" w14:paraId="5D77D78F"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02F7364" w14:textId="599567F5" w:rsidR="00DB3F33" w:rsidRDefault="00DB3F33" w:rsidP="00DB3F33">
            <w:r>
              <w:t>11</w:t>
            </w:r>
          </w:p>
        </w:tc>
        <w:tc>
          <w:tcPr>
            <w:tcW w:w="1710" w:type="dxa"/>
          </w:tcPr>
          <w:p w14:paraId="076A7A7B" w14:textId="53C20821" w:rsidR="00DB3F33" w:rsidRDefault="00DB3F33" w:rsidP="00DB3F33">
            <w:pPr>
              <w:cnfStyle w:val="000000100000" w:firstRow="0" w:lastRow="0" w:firstColumn="0" w:lastColumn="0" w:oddVBand="0" w:evenVBand="0" w:oddHBand="1" w:evenHBand="0" w:firstRowFirstColumn="0" w:firstRowLastColumn="0" w:lastRowFirstColumn="0" w:lastRowLastColumn="0"/>
            </w:pPr>
            <w:r>
              <w:t>RE2-3</w:t>
            </w:r>
          </w:p>
        </w:tc>
        <w:tc>
          <w:tcPr>
            <w:tcW w:w="3060" w:type="dxa"/>
          </w:tcPr>
          <w:p w14:paraId="1AE9682C" w14:textId="55BEC9EE" w:rsidR="00DB3F33" w:rsidRDefault="00DB3F33" w:rsidP="00DB3F33">
            <w:pPr>
              <w:cnfStyle w:val="000000100000" w:firstRow="0" w:lastRow="0" w:firstColumn="0" w:lastColumn="0" w:oddVBand="0" w:evenVBand="0" w:oddHBand="1" w:evenHBand="0" w:firstRowFirstColumn="0" w:firstRowLastColumn="0" w:lastRowFirstColumn="0" w:lastRowLastColumn="0"/>
            </w:pPr>
            <w:r>
              <w:t>Create new project</w:t>
            </w:r>
          </w:p>
        </w:tc>
        <w:tc>
          <w:tcPr>
            <w:tcW w:w="3212" w:type="dxa"/>
          </w:tcPr>
          <w:p w14:paraId="074E2F43" w14:textId="0D9996C5" w:rsidR="00DB3F33" w:rsidRDefault="003B0A2A" w:rsidP="00DB3F33">
            <w:pPr>
              <w:cnfStyle w:val="000000100000" w:firstRow="0" w:lastRow="0" w:firstColumn="0" w:lastColumn="0" w:oddVBand="0" w:evenVBand="0" w:oddHBand="1" w:evenHBand="0" w:firstRowFirstColumn="0" w:firstRowLastColumn="0" w:lastRowFirstColumn="0" w:lastRowLastColumn="0"/>
            </w:pPr>
            <w:r>
              <w:t>Project management</w:t>
            </w:r>
          </w:p>
        </w:tc>
      </w:tr>
      <w:tr w:rsidR="00DB3F33" w14:paraId="73A8522C"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46E739D2" w14:textId="1B655F6B" w:rsidR="00DB3F33" w:rsidRDefault="00DB3F33" w:rsidP="00DB3F33">
            <w:r>
              <w:t>12</w:t>
            </w:r>
          </w:p>
        </w:tc>
        <w:tc>
          <w:tcPr>
            <w:tcW w:w="1710" w:type="dxa"/>
          </w:tcPr>
          <w:p w14:paraId="2FA20542" w14:textId="37F447B7" w:rsidR="00DB3F33" w:rsidRDefault="00DB3F33" w:rsidP="00DB3F33">
            <w:pPr>
              <w:cnfStyle w:val="000000000000" w:firstRow="0" w:lastRow="0" w:firstColumn="0" w:lastColumn="0" w:oddVBand="0" w:evenVBand="0" w:oddHBand="0" w:evenHBand="0" w:firstRowFirstColumn="0" w:firstRowLastColumn="0" w:lastRowFirstColumn="0" w:lastRowLastColumn="0"/>
            </w:pPr>
            <w:r>
              <w:t>RE2-4</w:t>
            </w:r>
          </w:p>
        </w:tc>
        <w:tc>
          <w:tcPr>
            <w:tcW w:w="3060" w:type="dxa"/>
          </w:tcPr>
          <w:p w14:paraId="75B071E4" w14:textId="316FFE84" w:rsidR="00DB3F33" w:rsidRDefault="00DB3F33" w:rsidP="00DB3F33">
            <w:pPr>
              <w:cnfStyle w:val="000000000000" w:firstRow="0" w:lastRow="0" w:firstColumn="0" w:lastColumn="0" w:oddVBand="0" w:evenVBand="0" w:oddHBand="0" w:evenHBand="0" w:firstRowFirstColumn="0" w:firstRowLastColumn="0" w:lastRowFirstColumn="0" w:lastRowLastColumn="0"/>
            </w:pPr>
            <w:r>
              <w:t>View project detail as a user</w:t>
            </w:r>
          </w:p>
        </w:tc>
        <w:tc>
          <w:tcPr>
            <w:tcW w:w="3212" w:type="dxa"/>
          </w:tcPr>
          <w:p w14:paraId="0D0E2B85" w14:textId="67CBA431" w:rsidR="00DB3F33" w:rsidRDefault="003B0A2A" w:rsidP="00DB3F33">
            <w:pPr>
              <w:cnfStyle w:val="000000000000" w:firstRow="0" w:lastRow="0" w:firstColumn="0" w:lastColumn="0" w:oddVBand="0" w:evenVBand="0" w:oddHBand="0" w:evenHBand="0" w:firstRowFirstColumn="0" w:firstRowLastColumn="0" w:lastRowFirstColumn="0" w:lastRowLastColumn="0"/>
            </w:pPr>
            <w:r>
              <w:t>Project management</w:t>
            </w:r>
          </w:p>
        </w:tc>
      </w:tr>
      <w:tr w:rsidR="00DB3F33" w14:paraId="31A3FE63"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A4C9C68" w14:textId="7B62F6ED" w:rsidR="00DB3F33" w:rsidRDefault="00DB3F33" w:rsidP="00DB3F33">
            <w:r>
              <w:t>13</w:t>
            </w:r>
          </w:p>
        </w:tc>
        <w:tc>
          <w:tcPr>
            <w:tcW w:w="1710" w:type="dxa"/>
          </w:tcPr>
          <w:p w14:paraId="3818F27C" w14:textId="23328DC6" w:rsidR="00DB3F33" w:rsidRDefault="00C87D45" w:rsidP="00DB3F33">
            <w:pPr>
              <w:cnfStyle w:val="000000100000" w:firstRow="0" w:lastRow="0" w:firstColumn="0" w:lastColumn="0" w:oddVBand="0" w:evenVBand="0" w:oddHBand="1" w:evenHBand="0" w:firstRowFirstColumn="0" w:firstRowLastColumn="0" w:lastRowFirstColumn="0" w:lastRowLastColumn="0"/>
            </w:pPr>
            <w:r>
              <w:t>RE2-5</w:t>
            </w:r>
          </w:p>
        </w:tc>
        <w:tc>
          <w:tcPr>
            <w:tcW w:w="3060" w:type="dxa"/>
          </w:tcPr>
          <w:p w14:paraId="301B5B6F" w14:textId="6575B793" w:rsidR="00DB3F33" w:rsidRDefault="00C87D45" w:rsidP="00DB3F33">
            <w:pPr>
              <w:cnfStyle w:val="000000100000" w:firstRow="0" w:lastRow="0" w:firstColumn="0" w:lastColumn="0" w:oddVBand="0" w:evenVBand="0" w:oddHBand="1" w:evenHBand="0" w:firstRowFirstColumn="0" w:firstRowLastColumn="0" w:lastRowFirstColumn="0" w:lastRowLastColumn="0"/>
            </w:pPr>
            <w:r>
              <w:t>View project detail as an admin</w:t>
            </w:r>
          </w:p>
        </w:tc>
        <w:tc>
          <w:tcPr>
            <w:tcW w:w="3212" w:type="dxa"/>
          </w:tcPr>
          <w:p w14:paraId="248F89BE" w14:textId="4DE02F19" w:rsidR="00DB3F33" w:rsidRDefault="003B0A2A" w:rsidP="00DB3F33">
            <w:pPr>
              <w:cnfStyle w:val="000000100000" w:firstRow="0" w:lastRow="0" w:firstColumn="0" w:lastColumn="0" w:oddVBand="0" w:evenVBand="0" w:oddHBand="1" w:evenHBand="0" w:firstRowFirstColumn="0" w:firstRowLastColumn="0" w:lastRowFirstColumn="0" w:lastRowLastColumn="0"/>
            </w:pPr>
            <w:r>
              <w:t>Project management</w:t>
            </w:r>
          </w:p>
        </w:tc>
      </w:tr>
      <w:tr w:rsidR="00C87D45" w14:paraId="4DC08562"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3A499042" w14:textId="6DC9D4F8" w:rsidR="00C87D45" w:rsidRDefault="00C87D45" w:rsidP="00DB3F33">
            <w:r>
              <w:t>14</w:t>
            </w:r>
          </w:p>
        </w:tc>
        <w:tc>
          <w:tcPr>
            <w:tcW w:w="1710" w:type="dxa"/>
          </w:tcPr>
          <w:p w14:paraId="332FFADC" w14:textId="72FC1C29" w:rsidR="00C87D45" w:rsidRDefault="00C87D45" w:rsidP="00DB3F33">
            <w:pPr>
              <w:cnfStyle w:val="000000000000" w:firstRow="0" w:lastRow="0" w:firstColumn="0" w:lastColumn="0" w:oddVBand="0" w:evenVBand="0" w:oddHBand="0" w:evenHBand="0" w:firstRowFirstColumn="0" w:firstRowLastColumn="0" w:lastRowFirstColumn="0" w:lastRowLastColumn="0"/>
            </w:pPr>
            <w:r>
              <w:t>RE2-6</w:t>
            </w:r>
          </w:p>
        </w:tc>
        <w:tc>
          <w:tcPr>
            <w:tcW w:w="3060" w:type="dxa"/>
          </w:tcPr>
          <w:p w14:paraId="52B79D51" w14:textId="4CD14AA7" w:rsidR="00C87D45" w:rsidRDefault="00C87D45" w:rsidP="00DB3F33">
            <w:pPr>
              <w:cnfStyle w:val="000000000000" w:firstRow="0" w:lastRow="0" w:firstColumn="0" w:lastColumn="0" w:oddVBand="0" w:evenVBand="0" w:oddHBand="0" w:evenHBand="0" w:firstRowFirstColumn="0" w:firstRowLastColumn="0" w:lastRowFirstColumn="0" w:lastRowLastColumn="0"/>
            </w:pPr>
            <w:r>
              <w:t>Edit project</w:t>
            </w:r>
          </w:p>
        </w:tc>
        <w:tc>
          <w:tcPr>
            <w:tcW w:w="3212" w:type="dxa"/>
          </w:tcPr>
          <w:p w14:paraId="691B0CA2" w14:textId="1B941203" w:rsidR="00C87D45" w:rsidRDefault="003B0A2A" w:rsidP="00DB3F33">
            <w:pPr>
              <w:cnfStyle w:val="000000000000" w:firstRow="0" w:lastRow="0" w:firstColumn="0" w:lastColumn="0" w:oddVBand="0" w:evenVBand="0" w:oddHBand="0" w:evenHBand="0" w:firstRowFirstColumn="0" w:firstRowLastColumn="0" w:lastRowFirstColumn="0" w:lastRowLastColumn="0"/>
            </w:pPr>
            <w:r>
              <w:t>Project management</w:t>
            </w:r>
          </w:p>
        </w:tc>
      </w:tr>
      <w:tr w:rsidR="00C87D45" w14:paraId="64D2FACB"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F6C290" w14:textId="0CEC2F0B" w:rsidR="00C87D45" w:rsidRDefault="00C87D45" w:rsidP="00DB3F33">
            <w:r>
              <w:t>15</w:t>
            </w:r>
          </w:p>
        </w:tc>
        <w:tc>
          <w:tcPr>
            <w:tcW w:w="1710" w:type="dxa"/>
          </w:tcPr>
          <w:p w14:paraId="3B92F950" w14:textId="5BD55EAF" w:rsidR="00C87D45" w:rsidRDefault="00C87D45" w:rsidP="00DB3F33">
            <w:pPr>
              <w:cnfStyle w:val="000000100000" w:firstRow="0" w:lastRow="0" w:firstColumn="0" w:lastColumn="0" w:oddVBand="0" w:evenVBand="0" w:oddHBand="1" w:evenHBand="0" w:firstRowFirstColumn="0" w:firstRowLastColumn="0" w:lastRowFirstColumn="0" w:lastRowLastColumn="0"/>
            </w:pPr>
            <w:r>
              <w:t>RE2-7</w:t>
            </w:r>
          </w:p>
        </w:tc>
        <w:tc>
          <w:tcPr>
            <w:tcW w:w="3060" w:type="dxa"/>
          </w:tcPr>
          <w:p w14:paraId="1073343A" w14:textId="239E476D" w:rsidR="00C87D45" w:rsidRDefault="00C87D45" w:rsidP="00DB3F33">
            <w:pPr>
              <w:cnfStyle w:val="000000100000" w:firstRow="0" w:lastRow="0" w:firstColumn="0" w:lastColumn="0" w:oddVBand="0" w:evenVBand="0" w:oddHBand="1" w:evenHBand="0" w:firstRowFirstColumn="0" w:firstRowLastColumn="0" w:lastRowFirstColumn="0" w:lastRowLastColumn="0"/>
            </w:pPr>
            <w:r>
              <w:t>Delete project</w:t>
            </w:r>
          </w:p>
        </w:tc>
        <w:tc>
          <w:tcPr>
            <w:tcW w:w="3212" w:type="dxa"/>
          </w:tcPr>
          <w:p w14:paraId="2EA75775" w14:textId="16FF2EE6" w:rsidR="00C87D45" w:rsidRDefault="003B0A2A" w:rsidP="00DB3F33">
            <w:pPr>
              <w:cnfStyle w:val="000000100000" w:firstRow="0" w:lastRow="0" w:firstColumn="0" w:lastColumn="0" w:oddVBand="0" w:evenVBand="0" w:oddHBand="1" w:evenHBand="0" w:firstRowFirstColumn="0" w:firstRowLastColumn="0" w:lastRowFirstColumn="0" w:lastRowLastColumn="0"/>
            </w:pPr>
            <w:r>
              <w:t>Project management</w:t>
            </w:r>
          </w:p>
        </w:tc>
      </w:tr>
      <w:tr w:rsidR="0019701B" w14:paraId="7A59FFC8"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44544767" w14:textId="467D1FB7" w:rsidR="0019701B" w:rsidRDefault="0019701B" w:rsidP="00DB3F33">
            <w:r>
              <w:t>16</w:t>
            </w:r>
          </w:p>
        </w:tc>
        <w:tc>
          <w:tcPr>
            <w:tcW w:w="1710" w:type="dxa"/>
          </w:tcPr>
          <w:p w14:paraId="70441FB8" w14:textId="493686EC" w:rsidR="0019701B" w:rsidRDefault="0019701B" w:rsidP="00DB3F33">
            <w:pPr>
              <w:cnfStyle w:val="000000000000" w:firstRow="0" w:lastRow="0" w:firstColumn="0" w:lastColumn="0" w:oddVBand="0" w:evenVBand="0" w:oddHBand="0" w:evenHBand="0" w:firstRowFirstColumn="0" w:firstRowLastColumn="0" w:lastRowFirstColumn="0" w:lastRowLastColumn="0"/>
            </w:pPr>
            <w:r>
              <w:t>RE3-1</w:t>
            </w:r>
          </w:p>
        </w:tc>
        <w:tc>
          <w:tcPr>
            <w:tcW w:w="3060" w:type="dxa"/>
          </w:tcPr>
          <w:p w14:paraId="0081C5DE" w14:textId="4BE2E499" w:rsidR="0019701B" w:rsidRDefault="0019701B" w:rsidP="00DB3F33">
            <w:pPr>
              <w:cnfStyle w:val="000000000000" w:firstRow="0" w:lastRow="0" w:firstColumn="0" w:lastColumn="0" w:oddVBand="0" w:evenVBand="0" w:oddHBand="0" w:evenHBand="0" w:firstRowFirstColumn="0" w:firstRowLastColumn="0" w:lastRowFirstColumn="0" w:lastRowLastColumn="0"/>
            </w:pPr>
            <w:r>
              <w:t>View list of project test suites</w:t>
            </w:r>
          </w:p>
        </w:tc>
        <w:tc>
          <w:tcPr>
            <w:tcW w:w="3212" w:type="dxa"/>
          </w:tcPr>
          <w:p w14:paraId="0D90780B" w14:textId="5A68ABC1" w:rsidR="0019701B" w:rsidRDefault="0019701B" w:rsidP="00DB3F33">
            <w:pPr>
              <w:cnfStyle w:val="000000000000" w:firstRow="0" w:lastRow="0" w:firstColumn="0" w:lastColumn="0" w:oddVBand="0" w:evenVBand="0" w:oddHBand="0" w:evenHBand="0" w:firstRowFirstColumn="0" w:firstRowLastColumn="0" w:lastRowFirstColumn="0" w:lastRowLastColumn="0"/>
            </w:pPr>
            <w:r>
              <w:t>Test management</w:t>
            </w:r>
          </w:p>
        </w:tc>
      </w:tr>
      <w:tr w:rsidR="0019701B" w14:paraId="41AB8869"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71A8B7D" w14:textId="549314E6" w:rsidR="0019701B" w:rsidRDefault="0019701B" w:rsidP="00DB3F33">
            <w:r>
              <w:t>17</w:t>
            </w:r>
          </w:p>
        </w:tc>
        <w:tc>
          <w:tcPr>
            <w:tcW w:w="1710" w:type="dxa"/>
          </w:tcPr>
          <w:p w14:paraId="2065E7BE" w14:textId="6D1D9801" w:rsidR="0019701B" w:rsidRDefault="0019701B" w:rsidP="00DB3F33">
            <w:pPr>
              <w:cnfStyle w:val="000000100000" w:firstRow="0" w:lastRow="0" w:firstColumn="0" w:lastColumn="0" w:oddVBand="0" w:evenVBand="0" w:oddHBand="1" w:evenHBand="0" w:firstRowFirstColumn="0" w:firstRowLastColumn="0" w:lastRowFirstColumn="0" w:lastRowLastColumn="0"/>
            </w:pPr>
            <w:r>
              <w:t>RE3-2</w:t>
            </w:r>
          </w:p>
        </w:tc>
        <w:tc>
          <w:tcPr>
            <w:tcW w:w="3060" w:type="dxa"/>
          </w:tcPr>
          <w:p w14:paraId="007839BF" w14:textId="235D4F5B" w:rsidR="0019701B" w:rsidRDefault="0019701B" w:rsidP="00DB3F33">
            <w:pPr>
              <w:cnfStyle w:val="000000100000" w:firstRow="0" w:lastRow="0" w:firstColumn="0" w:lastColumn="0" w:oddVBand="0" w:evenVBand="0" w:oddHBand="1" w:evenHBand="0" w:firstRowFirstColumn="0" w:firstRowLastColumn="0" w:lastRowFirstColumn="0" w:lastRowLastColumn="0"/>
            </w:pPr>
            <w:r>
              <w:t>View test suite detail</w:t>
            </w:r>
          </w:p>
        </w:tc>
        <w:tc>
          <w:tcPr>
            <w:tcW w:w="3212" w:type="dxa"/>
          </w:tcPr>
          <w:p w14:paraId="1F4C0012" w14:textId="32CA47B0" w:rsidR="0019701B" w:rsidRDefault="003B0A2A" w:rsidP="00DB3F33">
            <w:pPr>
              <w:cnfStyle w:val="000000100000" w:firstRow="0" w:lastRow="0" w:firstColumn="0" w:lastColumn="0" w:oddVBand="0" w:evenVBand="0" w:oddHBand="1" w:evenHBand="0" w:firstRowFirstColumn="0" w:firstRowLastColumn="0" w:lastRowFirstColumn="0" w:lastRowLastColumn="0"/>
            </w:pPr>
            <w:r>
              <w:t>Test management</w:t>
            </w:r>
          </w:p>
        </w:tc>
      </w:tr>
      <w:tr w:rsidR="00804FA6" w14:paraId="5AE2298F"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616E1DE2" w14:textId="3752491D" w:rsidR="00804FA6" w:rsidRDefault="00804FA6" w:rsidP="00DB3F33">
            <w:r>
              <w:t>18</w:t>
            </w:r>
          </w:p>
        </w:tc>
        <w:tc>
          <w:tcPr>
            <w:tcW w:w="1710" w:type="dxa"/>
          </w:tcPr>
          <w:p w14:paraId="587D4D3A" w14:textId="6ACBA7A3" w:rsidR="00804FA6" w:rsidRDefault="00804FA6" w:rsidP="00DB3F33">
            <w:pPr>
              <w:cnfStyle w:val="000000000000" w:firstRow="0" w:lastRow="0" w:firstColumn="0" w:lastColumn="0" w:oddVBand="0" w:evenVBand="0" w:oddHBand="0" w:evenHBand="0" w:firstRowFirstColumn="0" w:firstRowLastColumn="0" w:lastRowFirstColumn="0" w:lastRowLastColumn="0"/>
            </w:pPr>
            <w:r>
              <w:t>RE3-3</w:t>
            </w:r>
          </w:p>
        </w:tc>
        <w:tc>
          <w:tcPr>
            <w:tcW w:w="3060" w:type="dxa"/>
          </w:tcPr>
          <w:p w14:paraId="5A089A03" w14:textId="21EB0AB5" w:rsidR="00804FA6" w:rsidRDefault="00804FA6" w:rsidP="00DB3F33">
            <w:pPr>
              <w:cnfStyle w:val="000000000000" w:firstRow="0" w:lastRow="0" w:firstColumn="0" w:lastColumn="0" w:oddVBand="0" w:evenVBand="0" w:oddHBand="0" w:evenHBand="0" w:firstRowFirstColumn="0" w:firstRowLastColumn="0" w:lastRowFirstColumn="0" w:lastRowLastColumn="0"/>
            </w:pPr>
            <w:r>
              <w:t>Create a test suite</w:t>
            </w:r>
          </w:p>
        </w:tc>
        <w:tc>
          <w:tcPr>
            <w:tcW w:w="3212" w:type="dxa"/>
          </w:tcPr>
          <w:p w14:paraId="17094D2B" w14:textId="6333C4EA" w:rsidR="00804FA6" w:rsidRDefault="003B0A2A" w:rsidP="00DB3F33">
            <w:pPr>
              <w:cnfStyle w:val="000000000000" w:firstRow="0" w:lastRow="0" w:firstColumn="0" w:lastColumn="0" w:oddVBand="0" w:evenVBand="0" w:oddHBand="0" w:evenHBand="0" w:firstRowFirstColumn="0" w:firstRowLastColumn="0" w:lastRowFirstColumn="0" w:lastRowLastColumn="0"/>
            </w:pPr>
            <w:r>
              <w:t>Test management</w:t>
            </w:r>
          </w:p>
        </w:tc>
      </w:tr>
      <w:tr w:rsidR="00804FA6" w14:paraId="4D3B5589"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C906743" w14:textId="791E4D75" w:rsidR="00804FA6" w:rsidRDefault="00804FA6" w:rsidP="00DB3F33">
            <w:r>
              <w:t>19</w:t>
            </w:r>
          </w:p>
        </w:tc>
        <w:tc>
          <w:tcPr>
            <w:tcW w:w="1710" w:type="dxa"/>
          </w:tcPr>
          <w:p w14:paraId="7AD656AB" w14:textId="1A8E6D8E" w:rsidR="00804FA6" w:rsidRDefault="00804FA6" w:rsidP="00DB3F33">
            <w:pPr>
              <w:cnfStyle w:val="000000100000" w:firstRow="0" w:lastRow="0" w:firstColumn="0" w:lastColumn="0" w:oddVBand="0" w:evenVBand="0" w:oddHBand="1" w:evenHBand="0" w:firstRowFirstColumn="0" w:firstRowLastColumn="0" w:lastRowFirstColumn="0" w:lastRowLastColumn="0"/>
            </w:pPr>
            <w:r>
              <w:t>RE3-4</w:t>
            </w:r>
          </w:p>
        </w:tc>
        <w:tc>
          <w:tcPr>
            <w:tcW w:w="3060" w:type="dxa"/>
          </w:tcPr>
          <w:p w14:paraId="0BC7DC87" w14:textId="650D915D" w:rsidR="00804FA6" w:rsidRDefault="00804FA6" w:rsidP="00DB3F33">
            <w:pPr>
              <w:cnfStyle w:val="000000100000" w:firstRow="0" w:lastRow="0" w:firstColumn="0" w:lastColumn="0" w:oddVBand="0" w:evenVBand="0" w:oddHBand="1" w:evenHBand="0" w:firstRowFirstColumn="0" w:firstRowLastColumn="0" w:lastRowFirstColumn="0" w:lastRowLastColumn="0"/>
            </w:pPr>
            <w:r>
              <w:t>Edit a test suite</w:t>
            </w:r>
          </w:p>
        </w:tc>
        <w:tc>
          <w:tcPr>
            <w:tcW w:w="3212" w:type="dxa"/>
          </w:tcPr>
          <w:p w14:paraId="0D63EB02" w14:textId="6A326534" w:rsidR="00804FA6" w:rsidRDefault="003B0A2A" w:rsidP="00DB3F33">
            <w:pPr>
              <w:cnfStyle w:val="000000100000" w:firstRow="0" w:lastRow="0" w:firstColumn="0" w:lastColumn="0" w:oddVBand="0" w:evenVBand="0" w:oddHBand="1" w:evenHBand="0" w:firstRowFirstColumn="0" w:firstRowLastColumn="0" w:lastRowFirstColumn="0" w:lastRowLastColumn="0"/>
            </w:pPr>
            <w:r>
              <w:t>Test management</w:t>
            </w:r>
          </w:p>
        </w:tc>
      </w:tr>
      <w:tr w:rsidR="00804FA6" w14:paraId="03705F61"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68285F2F" w14:textId="0D2DC38E" w:rsidR="00804FA6" w:rsidRDefault="00804FA6" w:rsidP="00DB3F33">
            <w:r>
              <w:t>20</w:t>
            </w:r>
          </w:p>
        </w:tc>
        <w:tc>
          <w:tcPr>
            <w:tcW w:w="1710" w:type="dxa"/>
          </w:tcPr>
          <w:p w14:paraId="6FD8783F" w14:textId="2FB3CB3F" w:rsidR="00804FA6" w:rsidRDefault="00804FA6" w:rsidP="00DB3F33">
            <w:pPr>
              <w:cnfStyle w:val="000000000000" w:firstRow="0" w:lastRow="0" w:firstColumn="0" w:lastColumn="0" w:oddVBand="0" w:evenVBand="0" w:oddHBand="0" w:evenHBand="0" w:firstRowFirstColumn="0" w:firstRowLastColumn="0" w:lastRowFirstColumn="0" w:lastRowLastColumn="0"/>
            </w:pPr>
            <w:r>
              <w:t>RE3-5</w:t>
            </w:r>
          </w:p>
        </w:tc>
        <w:tc>
          <w:tcPr>
            <w:tcW w:w="3060" w:type="dxa"/>
          </w:tcPr>
          <w:p w14:paraId="5E89F17C" w14:textId="1F88ED41" w:rsidR="00804FA6" w:rsidRDefault="00804FA6" w:rsidP="00DB3F33">
            <w:pPr>
              <w:cnfStyle w:val="000000000000" w:firstRow="0" w:lastRow="0" w:firstColumn="0" w:lastColumn="0" w:oddVBand="0" w:evenVBand="0" w:oddHBand="0" w:evenHBand="0" w:firstRowFirstColumn="0" w:firstRowLastColumn="0" w:lastRowFirstColumn="0" w:lastRowLastColumn="0"/>
            </w:pPr>
            <w:r>
              <w:t>Run a test suite</w:t>
            </w:r>
          </w:p>
        </w:tc>
        <w:tc>
          <w:tcPr>
            <w:tcW w:w="3212" w:type="dxa"/>
          </w:tcPr>
          <w:p w14:paraId="6D0211C3" w14:textId="77D5F73E" w:rsidR="00804FA6" w:rsidRDefault="003B0A2A" w:rsidP="00DB3F33">
            <w:pPr>
              <w:cnfStyle w:val="000000000000" w:firstRow="0" w:lastRow="0" w:firstColumn="0" w:lastColumn="0" w:oddVBand="0" w:evenVBand="0" w:oddHBand="0" w:evenHBand="0" w:firstRowFirstColumn="0" w:firstRowLastColumn="0" w:lastRowFirstColumn="0" w:lastRowLastColumn="0"/>
            </w:pPr>
            <w:r>
              <w:t>Test management</w:t>
            </w:r>
          </w:p>
        </w:tc>
      </w:tr>
      <w:tr w:rsidR="00804FA6" w14:paraId="5808FFEA"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0FF3DC1" w14:textId="5E2A5101" w:rsidR="00804FA6" w:rsidRDefault="00804FA6" w:rsidP="00DB3F33">
            <w:r>
              <w:t>21</w:t>
            </w:r>
          </w:p>
        </w:tc>
        <w:tc>
          <w:tcPr>
            <w:tcW w:w="1710" w:type="dxa"/>
          </w:tcPr>
          <w:p w14:paraId="2AF0E0B8" w14:textId="18727346" w:rsidR="00804FA6" w:rsidRDefault="00804FA6" w:rsidP="00DB3F33">
            <w:pPr>
              <w:cnfStyle w:val="000000100000" w:firstRow="0" w:lastRow="0" w:firstColumn="0" w:lastColumn="0" w:oddVBand="0" w:evenVBand="0" w:oddHBand="1" w:evenHBand="0" w:firstRowFirstColumn="0" w:firstRowLastColumn="0" w:lastRowFirstColumn="0" w:lastRowLastColumn="0"/>
            </w:pPr>
            <w:r>
              <w:t>RE3-6</w:t>
            </w:r>
          </w:p>
        </w:tc>
        <w:tc>
          <w:tcPr>
            <w:tcW w:w="3060" w:type="dxa"/>
          </w:tcPr>
          <w:p w14:paraId="75E9B0E2" w14:textId="79BD0B15" w:rsidR="00804FA6" w:rsidRDefault="00804FA6" w:rsidP="00DB3F33">
            <w:pPr>
              <w:cnfStyle w:val="000000100000" w:firstRow="0" w:lastRow="0" w:firstColumn="0" w:lastColumn="0" w:oddVBand="0" w:evenVBand="0" w:oddHBand="1" w:evenHBand="0" w:firstRowFirstColumn="0" w:firstRowLastColumn="0" w:lastRowFirstColumn="0" w:lastRowLastColumn="0"/>
            </w:pPr>
            <w:r>
              <w:t>Delete a test suite</w:t>
            </w:r>
          </w:p>
        </w:tc>
        <w:tc>
          <w:tcPr>
            <w:tcW w:w="3212" w:type="dxa"/>
          </w:tcPr>
          <w:p w14:paraId="2133B73A" w14:textId="669DA445" w:rsidR="00804FA6" w:rsidRDefault="003B0A2A" w:rsidP="00DB3F33">
            <w:pPr>
              <w:cnfStyle w:val="000000100000" w:firstRow="0" w:lastRow="0" w:firstColumn="0" w:lastColumn="0" w:oddVBand="0" w:evenVBand="0" w:oddHBand="1" w:evenHBand="0" w:firstRowFirstColumn="0" w:firstRowLastColumn="0" w:lastRowFirstColumn="0" w:lastRowLastColumn="0"/>
            </w:pPr>
            <w:r>
              <w:t>Test management</w:t>
            </w:r>
          </w:p>
        </w:tc>
      </w:tr>
      <w:tr w:rsidR="00804FA6" w14:paraId="0178F483"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2BE75F3E" w14:textId="3A64D44A" w:rsidR="00804FA6" w:rsidRDefault="00804FA6" w:rsidP="00DB3F33">
            <w:r>
              <w:t>22</w:t>
            </w:r>
          </w:p>
        </w:tc>
        <w:tc>
          <w:tcPr>
            <w:tcW w:w="1710" w:type="dxa"/>
          </w:tcPr>
          <w:p w14:paraId="663D942E" w14:textId="18386944" w:rsidR="00804FA6" w:rsidRDefault="00804FA6" w:rsidP="00DB3F33">
            <w:pPr>
              <w:cnfStyle w:val="000000000000" w:firstRow="0" w:lastRow="0" w:firstColumn="0" w:lastColumn="0" w:oddVBand="0" w:evenVBand="0" w:oddHBand="0" w:evenHBand="0" w:firstRowFirstColumn="0" w:firstRowLastColumn="0" w:lastRowFirstColumn="0" w:lastRowLastColumn="0"/>
            </w:pPr>
            <w:r>
              <w:t>RE4-1</w:t>
            </w:r>
          </w:p>
        </w:tc>
        <w:tc>
          <w:tcPr>
            <w:tcW w:w="3060" w:type="dxa"/>
          </w:tcPr>
          <w:p w14:paraId="636A8D90" w14:textId="472B1CF6" w:rsidR="00804FA6" w:rsidRDefault="00804FA6" w:rsidP="00DB3F33">
            <w:pPr>
              <w:cnfStyle w:val="000000000000" w:firstRow="0" w:lastRow="0" w:firstColumn="0" w:lastColumn="0" w:oddVBand="0" w:evenVBand="0" w:oddHBand="0" w:evenHBand="0" w:firstRowFirstColumn="0" w:firstRowLastColumn="0" w:lastRowFirstColumn="0" w:lastRowLastColumn="0"/>
            </w:pPr>
            <w:r>
              <w:t>View file</w:t>
            </w:r>
          </w:p>
        </w:tc>
        <w:tc>
          <w:tcPr>
            <w:tcW w:w="3212" w:type="dxa"/>
          </w:tcPr>
          <w:p w14:paraId="09C5B9E3" w14:textId="180240D0" w:rsidR="00804FA6" w:rsidRDefault="00804FA6" w:rsidP="00DB3F33">
            <w:pPr>
              <w:cnfStyle w:val="000000000000" w:firstRow="0" w:lastRow="0" w:firstColumn="0" w:lastColumn="0" w:oddVBand="0" w:evenVBand="0" w:oddHBand="0" w:evenHBand="0" w:firstRowFirstColumn="0" w:firstRowLastColumn="0" w:lastRowFirstColumn="0" w:lastRowLastColumn="0"/>
            </w:pPr>
            <w:r>
              <w:t>File/Script management</w:t>
            </w:r>
          </w:p>
        </w:tc>
      </w:tr>
      <w:tr w:rsidR="00804FA6" w14:paraId="73F06EFA"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FAA3BF7" w14:textId="437B310A" w:rsidR="00804FA6" w:rsidRDefault="00804FA6" w:rsidP="00DB3F33">
            <w:r>
              <w:t>23</w:t>
            </w:r>
          </w:p>
        </w:tc>
        <w:tc>
          <w:tcPr>
            <w:tcW w:w="1710" w:type="dxa"/>
          </w:tcPr>
          <w:p w14:paraId="70CB5675" w14:textId="68151A2E" w:rsidR="00804FA6" w:rsidRDefault="00804FA6" w:rsidP="00DB3F33">
            <w:pPr>
              <w:cnfStyle w:val="000000100000" w:firstRow="0" w:lastRow="0" w:firstColumn="0" w:lastColumn="0" w:oddVBand="0" w:evenVBand="0" w:oddHBand="1" w:evenHBand="0" w:firstRowFirstColumn="0" w:firstRowLastColumn="0" w:lastRowFirstColumn="0" w:lastRowLastColumn="0"/>
            </w:pPr>
            <w:r>
              <w:t>RE4-2</w:t>
            </w:r>
          </w:p>
        </w:tc>
        <w:tc>
          <w:tcPr>
            <w:tcW w:w="3060" w:type="dxa"/>
          </w:tcPr>
          <w:p w14:paraId="43C0BDB7" w14:textId="0C9A56D7" w:rsidR="00804FA6" w:rsidRDefault="00804FA6" w:rsidP="00DB3F33">
            <w:pPr>
              <w:cnfStyle w:val="000000100000" w:firstRow="0" w:lastRow="0" w:firstColumn="0" w:lastColumn="0" w:oddVBand="0" w:evenVBand="0" w:oddHBand="1" w:evenHBand="0" w:firstRowFirstColumn="0" w:firstRowLastColumn="0" w:lastRowFirstColumn="0" w:lastRowLastColumn="0"/>
            </w:pPr>
            <w:r>
              <w:t>Upload file</w:t>
            </w:r>
          </w:p>
        </w:tc>
        <w:tc>
          <w:tcPr>
            <w:tcW w:w="3212" w:type="dxa"/>
          </w:tcPr>
          <w:p w14:paraId="543AEF05" w14:textId="255306E3" w:rsidR="00804FA6" w:rsidRDefault="003B0A2A" w:rsidP="00DB3F33">
            <w:pPr>
              <w:cnfStyle w:val="000000100000" w:firstRow="0" w:lastRow="0" w:firstColumn="0" w:lastColumn="0" w:oddVBand="0" w:evenVBand="0" w:oddHBand="1" w:evenHBand="0" w:firstRowFirstColumn="0" w:firstRowLastColumn="0" w:lastRowFirstColumn="0" w:lastRowLastColumn="0"/>
            </w:pPr>
            <w:r>
              <w:t>File/Script management</w:t>
            </w:r>
          </w:p>
        </w:tc>
      </w:tr>
      <w:tr w:rsidR="00804FA6" w14:paraId="30741FB3"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7200E4F1" w14:textId="15B08154" w:rsidR="00804FA6" w:rsidRDefault="00804FA6" w:rsidP="00DB3F33">
            <w:r>
              <w:t>24</w:t>
            </w:r>
          </w:p>
        </w:tc>
        <w:tc>
          <w:tcPr>
            <w:tcW w:w="1710" w:type="dxa"/>
          </w:tcPr>
          <w:p w14:paraId="275BD7AE" w14:textId="2F5E2006" w:rsidR="00804FA6" w:rsidRDefault="00804FA6" w:rsidP="00DB3F33">
            <w:pPr>
              <w:cnfStyle w:val="000000000000" w:firstRow="0" w:lastRow="0" w:firstColumn="0" w:lastColumn="0" w:oddVBand="0" w:evenVBand="0" w:oddHBand="0" w:evenHBand="0" w:firstRowFirstColumn="0" w:firstRowLastColumn="0" w:lastRowFirstColumn="0" w:lastRowLastColumn="0"/>
            </w:pPr>
            <w:r>
              <w:t>RE4-3</w:t>
            </w:r>
          </w:p>
        </w:tc>
        <w:tc>
          <w:tcPr>
            <w:tcW w:w="3060" w:type="dxa"/>
          </w:tcPr>
          <w:p w14:paraId="096DF7DE" w14:textId="48FF5BF9" w:rsidR="00804FA6" w:rsidRDefault="00804FA6" w:rsidP="00DB3F33">
            <w:pPr>
              <w:cnfStyle w:val="000000000000" w:firstRow="0" w:lastRow="0" w:firstColumn="0" w:lastColumn="0" w:oddVBand="0" w:evenVBand="0" w:oddHBand="0" w:evenHBand="0" w:firstRowFirstColumn="0" w:firstRowLastColumn="0" w:lastRowFirstColumn="0" w:lastRowLastColumn="0"/>
            </w:pPr>
            <w:r>
              <w:t>Delete file</w:t>
            </w:r>
          </w:p>
        </w:tc>
        <w:tc>
          <w:tcPr>
            <w:tcW w:w="3212" w:type="dxa"/>
          </w:tcPr>
          <w:p w14:paraId="5ACAC854" w14:textId="45399C84" w:rsidR="00804FA6" w:rsidRDefault="003B0A2A" w:rsidP="00DB3F33">
            <w:pPr>
              <w:cnfStyle w:val="000000000000" w:firstRow="0" w:lastRow="0" w:firstColumn="0" w:lastColumn="0" w:oddVBand="0" w:evenVBand="0" w:oddHBand="0" w:evenHBand="0" w:firstRowFirstColumn="0" w:firstRowLastColumn="0" w:lastRowFirstColumn="0" w:lastRowLastColumn="0"/>
            </w:pPr>
            <w:r>
              <w:t>File/Script management</w:t>
            </w:r>
          </w:p>
        </w:tc>
      </w:tr>
      <w:tr w:rsidR="00804FA6" w14:paraId="2B0DE4D1"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F1F68C3" w14:textId="68E96DC4" w:rsidR="00804FA6" w:rsidRDefault="00804FA6" w:rsidP="00DB3F33">
            <w:r>
              <w:t>25</w:t>
            </w:r>
          </w:p>
        </w:tc>
        <w:tc>
          <w:tcPr>
            <w:tcW w:w="1710" w:type="dxa"/>
          </w:tcPr>
          <w:p w14:paraId="3302D044" w14:textId="6ED0D259" w:rsidR="00804FA6" w:rsidRDefault="00804FA6" w:rsidP="00DB3F33">
            <w:pPr>
              <w:cnfStyle w:val="000000100000" w:firstRow="0" w:lastRow="0" w:firstColumn="0" w:lastColumn="0" w:oddVBand="0" w:evenVBand="0" w:oddHBand="1" w:evenHBand="0" w:firstRowFirstColumn="0" w:firstRowLastColumn="0" w:lastRowFirstColumn="0" w:lastRowLastColumn="0"/>
            </w:pPr>
            <w:r>
              <w:t>RE4-4</w:t>
            </w:r>
          </w:p>
        </w:tc>
        <w:tc>
          <w:tcPr>
            <w:tcW w:w="3060" w:type="dxa"/>
          </w:tcPr>
          <w:p w14:paraId="0DFC88DD" w14:textId="5C22918C" w:rsidR="00804FA6" w:rsidRDefault="00804FA6" w:rsidP="00DB3F33">
            <w:pPr>
              <w:cnfStyle w:val="000000100000" w:firstRow="0" w:lastRow="0" w:firstColumn="0" w:lastColumn="0" w:oddVBand="0" w:evenVBand="0" w:oddHBand="1" w:evenHBand="0" w:firstRowFirstColumn="0" w:firstRowLastColumn="0" w:lastRowFirstColumn="0" w:lastRowLastColumn="0"/>
            </w:pPr>
            <w:r>
              <w:t>Download file</w:t>
            </w:r>
          </w:p>
        </w:tc>
        <w:tc>
          <w:tcPr>
            <w:tcW w:w="3212" w:type="dxa"/>
          </w:tcPr>
          <w:p w14:paraId="2C1B36B1" w14:textId="0C6B2CFA" w:rsidR="00804FA6" w:rsidRDefault="003B0A2A" w:rsidP="00DB3F33">
            <w:pPr>
              <w:cnfStyle w:val="000000100000" w:firstRow="0" w:lastRow="0" w:firstColumn="0" w:lastColumn="0" w:oddVBand="0" w:evenVBand="0" w:oddHBand="1" w:evenHBand="0" w:firstRowFirstColumn="0" w:firstRowLastColumn="0" w:lastRowFirstColumn="0" w:lastRowLastColumn="0"/>
            </w:pPr>
            <w:r>
              <w:t>File/Script management</w:t>
            </w:r>
          </w:p>
        </w:tc>
      </w:tr>
      <w:tr w:rsidR="00804FA6" w14:paraId="792D1591"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7429C1EA" w14:textId="72CA73FA" w:rsidR="00804FA6" w:rsidRDefault="00804FA6" w:rsidP="00DB3F33">
            <w:r>
              <w:t>26</w:t>
            </w:r>
          </w:p>
        </w:tc>
        <w:tc>
          <w:tcPr>
            <w:tcW w:w="1710" w:type="dxa"/>
          </w:tcPr>
          <w:p w14:paraId="010129A5" w14:textId="1BCFAE5B" w:rsidR="00804FA6" w:rsidRDefault="00804FA6" w:rsidP="00DB3F33">
            <w:pPr>
              <w:cnfStyle w:val="000000000000" w:firstRow="0" w:lastRow="0" w:firstColumn="0" w:lastColumn="0" w:oddVBand="0" w:evenVBand="0" w:oddHBand="0" w:evenHBand="0" w:firstRowFirstColumn="0" w:firstRowLastColumn="0" w:lastRowFirstColumn="0" w:lastRowLastColumn="0"/>
            </w:pPr>
            <w:r>
              <w:t>RE5-1</w:t>
            </w:r>
          </w:p>
        </w:tc>
        <w:tc>
          <w:tcPr>
            <w:tcW w:w="3060" w:type="dxa"/>
          </w:tcPr>
          <w:p w14:paraId="24A74754" w14:textId="0960AC3C" w:rsidR="00804FA6" w:rsidRDefault="00804FA6" w:rsidP="00DB3F33">
            <w:pPr>
              <w:cnfStyle w:val="000000000000" w:firstRow="0" w:lastRow="0" w:firstColumn="0" w:lastColumn="0" w:oddVBand="0" w:evenVBand="0" w:oddHBand="0" w:evenHBand="0" w:firstRowFirstColumn="0" w:firstRowLastColumn="0" w:lastRowFirstColumn="0" w:lastRowLastColumn="0"/>
            </w:pPr>
            <w:r>
              <w:t>Watch real-time report</w:t>
            </w:r>
          </w:p>
        </w:tc>
        <w:tc>
          <w:tcPr>
            <w:tcW w:w="3212" w:type="dxa"/>
          </w:tcPr>
          <w:p w14:paraId="406837AF" w14:textId="5CBC1EBC" w:rsidR="00804FA6" w:rsidRDefault="00804FA6" w:rsidP="00DB3F33">
            <w:pPr>
              <w:cnfStyle w:val="000000000000" w:firstRow="0" w:lastRow="0" w:firstColumn="0" w:lastColumn="0" w:oddVBand="0" w:evenVBand="0" w:oddHBand="0" w:evenHBand="0" w:firstRowFirstColumn="0" w:firstRowLastColumn="0" w:lastRowFirstColumn="0" w:lastRowLastColumn="0"/>
            </w:pPr>
            <w:r>
              <w:t>Report management</w:t>
            </w:r>
          </w:p>
        </w:tc>
      </w:tr>
      <w:tr w:rsidR="003B0A2A" w14:paraId="00D30BB4"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6E692F6" w14:textId="06573B3B" w:rsidR="003B0A2A" w:rsidRDefault="003B0A2A" w:rsidP="003B0A2A">
            <w:r>
              <w:t>27</w:t>
            </w:r>
          </w:p>
        </w:tc>
        <w:tc>
          <w:tcPr>
            <w:tcW w:w="1710" w:type="dxa"/>
          </w:tcPr>
          <w:p w14:paraId="26A0B61E" w14:textId="0D5CB0DC" w:rsidR="003B0A2A" w:rsidRDefault="003B0A2A" w:rsidP="003B0A2A">
            <w:pPr>
              <w:cnfStyle w:val="000000100000" w:firstRow="0" w:lastRow="0" w:firstColumn="0" w:lastColumn="0" w:oddVBand="0" w:evenVBand="0" w:oddHBand="1" w:evenHBand="0" w:firstRowFirstColumn="0" w:firstRowLastColumn="0" w:lastRowFirstColumn="0" w:lastRowLastColumn="0"/>
            </w:pPr>
            <w:r>
              <w:t>RE5-2</w:t>
            </w:r>
          </w:p>
        </w:tc>
        <w:tc>
          <w:tcPr>
            <w:tcW w:w="3060" w:type="dxa"/>
          </w:tcPr>
          <w:p w14:paraId="7E777310" w14:textId="37F99C5F" w:rsidR="003B0A2A" w:rsidRDefault="003B0A2A" w:rsidP="003B0A2A">
            <w:pPr>
              <w:cnfStyle w:val="000000100000" w:firstRow="0" w:lastRow="0" w:firstColumn="0" w:lastColumn="0" w:oddVBand="0" w:evenVBand="0" w:oddHBand="1" w:evenHBand="0" w:firstRowFirstColumn="0" w:firstRowLastColumn="0" w:lastRowFirstColumn="0" w:lastRowLastColumn="0"/>
            </w:pPr>
            <w:r>
              <w:t>View final report</w:t>
            </w:r>
          </w:p>
        </w:tc>
        <w:tc>
          <w:tcPr>
            <w:tcW w:w="3212" w:type="dxa"/>
          </w:tcPr>
          <w:p w14:paraId="478628AB" w14:textId="0D3178CF" w:rsidR="003B0A2A" w:rsidRDefault="003B0A2A" w:rsidP="003B0A2A">
            <w:pPr>
              <w:cnfStyle w:val="000000100000" w:firstRow="0" w:lastRow="0" w:firstColumn="0" w:lastColumn="0" w:oddVBand="0" w:evenVBand="0" w:oddHBand="1" w:evenHBand="0" w:firstRowFirstColumn="0" w:firstRowLastColumn="0" w:lastRowFirstColumn="0" w:lastRowLastColumn="0"/>
            </w:pPr>
            <w:r>
              <w:t>Report management</w:t>
            </w:r>
          </w:p>
        </w:tc>
      </w:tr>
      <w:tr w:rsidR="000A2A64" w14:paraId="77BAC186"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58F665B5" w14:textId="4A87D9E9" w:rsidR="000A2A64" w:rsidRDefault="000A2A64" w:rsidP="003B0A2A">
            <w:r>
              <w:t>28</w:t>
            </w:r>
          </w:p>
        </w:tc>
        <w:tc>
          <w:tcPr>
            <w:tcW w:w="1710" w:type="dxa"/>
          </w:tcPr>
          <w:p w14:paraId="7FA8C2A4" w14:textId="58BF94FD" w:rsidR="000A2A64" w:rsidRDefault="000A2A64" w:rsidP="003B0A2A">
            <w:pPr>
              <w:cnfStyle w:val="000000000000" w:firstRow="0" w:lastRow="0" w:firstColumn="0" w:lastColumn="0" w:oddVBand="0" w:evenVBand="0" w:oddHBand="0" w:evenHBand="0" w:firstRowFirstColumn="0" w:firstRowLastColumn="0" w:lastRowFirstColumn="0" w:lastRowLastColumn="0"/>
            </w:pPr>
            <w:r>
              <w:t>RE5-3</w:t>
            </w:r>
          </w:p>
        </w:tc>
        <w:tc>
          <w:tcPr>
            <w:tcW w:w="3060" w:type="dxa"/>
          </w:tcPr>
          <w:p w14:paraId="08401161" w14:textId="48C3837A" w:rsidR="000A2A64" w:rsidRDefault="000A2A64" w:rsidP="003B0A2A">
            <w:pPr>
              <w:cnfStyle w:val="000000000000" w:firstRow="0" w:lastRow="0" w:firstColumn="0" w:lastColumn="0" w:oddVBand="0" w:evenVBand="0" w:oddHBand="0" w:evenHBand="0" w:firstRowFirstColumn="0" w:firstRowLastColumn="0" w:lastRowFirstColumn="0" w:lastRowLastColumn="0"/>
            </w:pPr>
            <w:r>
              <w:t>Export reports</w:t>
            </w:r>
          </w:p>
        </w:tc>
        <w:tc>
          <w:tcPr>
            <w:tcW w:w="3212" w:type="dxa"/>
          </w:tcPr>
          <w:p w14:paraId="1CE77D33" w14:textId="0F97C9CC" w:rsidR="000A2A64" w:rsidRDefault="000A2A64" w:rsidP="003B0A2A">
            <w:pPr>
              <w:cnfStyle w:val="000000000000" w:firstRow="0" w:lastRow="0" w:firstColumn="0" w:lastColumn="0" w:oddVBand="0" w:evenVBand="0" w:oddHBand="0" w:evenHBand="0" w:firstRowFirstColumn="0" w:firstRowLastColumn="0" w:lastRowFirstColumn="0" w:lastRowLastColumn="0"/>
            </w:pPr>
            <w:r>
              <w:t>Report management</w:t>
            </w:r>
          </w:p>
        </w:tc>
      </w:tr>
      <w:tr w:rsidR="000A2A64" w14:paraId="6E42673C"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4588131" w14:textId="636297FC" w:rsidR="000A2A64" w:rsidRDefault="000A2A64" w:rsidP="003B0A2A">
            <w:r>
              <w:t>29</w:t>
            </w:r>
          </w:p>
        </w:tc>
        <w:tc>
          <w:tcPr>
            <w:tcW w:w="1710" w:type="dxa"/>
          </w:tcPr>
          <w:p w14:paraId="12610F8B" w14:textId="586D81D3" w:rsidR="000A2A64" w:rsidRDefault="000A2A64" w:rsidP="003B0A2A">
            <w:pPr>
              <w:cnfStyle w:val="000000100000" w:firstRow="0" w:lastRow="0" w:firstColumn="0" w:lastColumn="0" w:oddVBand="0" w:evenVBand="0" w:oddHBand="1" w:evenHBand="0" w:firstRowFirstColumn="0" w:firstRowLastColumn="0" w:lastRowFirstColumn="0" w:lastRowLastColumn="0"/>
            </w:pPr>
            <w:r>
              <w:t>RE5-4</w:t>
            </w:r>
          </w:p>
        </w:tc>
        <w:tc>
          <w:tcPr>
            <w:tcW w:w="3060" w:type="dxa"/>
          </w:tcPr>
          <w:p w14:paraId="309DF9B3" w14:textId="7C1A6F57" w:rsidR="000A2A64" w:rsidRDefault="000A2A64" w:rsidP="003B0A2A">
            <w:pPr>
              <w:cnfStyle w:val="000000100000" w:firstRow="0" w:lastRow="0" w:firstColumn="0" w:lastColumn="0" w:oddVBand="0" w:evenVBand="0" w:oddHBand="1" w:evenHBand="0" w:firstRowFirstColumn="0" w:firstRowLastColumn="0" w:lastRowFirstColumn="0" w:lastRowLastColumn="0"/>
            </w:pPr>
            <w:r>
              <w:t>View test run history</w:t>
            </w:r>
          </w:p>
        </w:tc>
        <w:tc>
          <w:tcPr>
            <w:tcW w:w="3212" w:type="dxa"/>
          </w:tcPr>
          <w:p w14:paraId="37811654" w14:textId="1D2E47D5" w:rsidR="000A2A64" w:rsidRDefault="000A2A64" w:rsidP="003B0A2A">
            <w:pPr>
              <w:cnfStyle w:val="000000100000" w:firstRow="0" w:lastRow="0" w:firstColumn="0" w:lastColumn="0" w:oddVBand="0" w:evenVBand="0" w:oddHBand="1" w:evenHBand="0" w:firstRowFirstColumn="0" w:firstRowLastColumn="0" w:lastRowFirstColumn="0" w:lastRowLastColumn="0"/>
            </w:pPr>
            <w:r>
              <w:t>Report management</w:t>
            </w:r>
          </w:p>
        </w:tc>
      </w:tr>
      <w:tr w:rsidR="00FE0EF7" w14:paraId="25FF2995"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418A8D35" w14:textId="69171B36" w:rsidR="00FE0EF7" w:rsidRDefault="00FE0EF7" w:rsidP="003B0A2A">
            <w:r>
              <w:t>30</w:t>
            </w:r>
          </w:p>
        </w:tc>
        <w:tc>
          <w:tcPr>
            <w:tcW w:w="1710" w:type="dxa"/>
          </w:tcPr>
          <w:p w14:paraId="7B581373" w14:textId="367BE805" w:rsidR="00FE0EF7" w:rsidRDefault="00FE0EF7" w:rsidP="003B0A2A">
            <w:pPr>
              <w:cnfStyle w:val="000000000000" w:firstRow="0" w:lastRow="0" w:firstColumn="0" w:lastColumn="0" w:oddVBand="0" w:evenVBand="0" w:oddHBand="0" w:evenHBand="0" w:firstRowFirstColumn="0" w:firstRowLastColumn="0" w:lastRowFirstColumn="0" w:lastRowLastColumn="0"/>
            </w:pPr>
            <w:r>
              <w:t>RE3-7</w:t>
            </w:r>
          </w:p>
        </w:tc>
        <w:tc>
          <w:tcPr>
            <w:tcW w:w="3060" w:type="dxa"/>
          </w:tcPr>
          <w:p w14:paraId="7CEF23E0" w14:textId="3C162318" w:rsidR="00FE0EF7" w:rsidRDefault="0067292D" w:rsidP="003B0A2A">
            <w:pPr>
              <w:cnfStyle w:val="000000000000" w:firstRow="0" w:lastRow="0" w:firstColumn="0" w:lastColumn="0" w:oddVBand="0" w:evenVBand="0" w:oddHBand="0" w:evenHBand="0" w:firstRowFirstColumn="0" w:firstRowLastColumn="0" w:lastRowFirstColumn="0" w:lastRowLastColumn="0"/>
            </w:pPr>
            <w:r>
              <w:t>Run a test suite in distributed mode</w:t>
            </w:r>
          </w:p>
        </w:tc>
        <w:tc>
          <w:tcPr>
            <w:tcW w:w="3212" w:type="dxa"/>
          </w:tcPr>
          <w:p w14:paraId="7D404760" w14:textId="51F2E959" w:rsidR="00FE0EF7" w:rsidRDefault="0067292D" w:rsidP="003B0A2A">
            <w:pPr>
              <w:cnfStyle w:val="000000000000" w:firstRow="0" w:lastRow="0" w:firstColumn="0" w:lastColumn="0" w:oddVBand="0" w:evenVBand="0" w:oddHBand="0" w:evenHBand="0" w:firstRowFirstColumn="0" w:firstRowLastColumn="0" w:lastRowFirstColumn="0" w:lastRowLastColumn="0"/>
            </w:pPr>
            <w:r>
              <w:t>Test management</w:t>
            </w:r>
          </w:p>
        </w:tc>
      </w:tr>
      <w:tr w:rsidR="0067292D" w14:paraId="67D1DCD4"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ADDEB6" w14:textId="72C318E0" w:rsidR="0067292D" w:rsidRDefault="008918E9" w:rsidP="0067292D">
            <w:r>
              <w:t>31</w:t>
            </w:r>
          </w:p>
        </w:tc>
        <w:tc>
          <w:tcPr>
            <w:tcW w:w="1710" w:type="dxa"/>
          </w:tcPr>
          <w:p w14:paraId="2845A6B6" w14:textId="06B49782" w:rsidR="0067292D" w:rsidRDefault="0067292D" w:rsidP="0067292D">
            <w:pPr>
              <w:cnfStyle w:val="000000100000" w:firstRow="0" w:lastRow="0" w:firstColumn="0" w:lastColumn="0" w:oddVBand="0" w:evenVBand="0" w:oddHBand="1" w:evenHBand="0" w:firstRowFirstColumn="0" w:firstRowLastColumn="0" w:lastRowFirstColumn="0" w:lastRowLastColumn="0"/>
            </w:pPr>
            <w:r>
              <w:t>RE6-1</w:t>
            </w:r>
          </w:p>
        </w:tc>
        <w:tc>
          <w:tcPr>
            <w:tcW w:w="3060" w:type="dxa"/>
          </w:tcPr>
          <w:p w14:paraId="13196F9C" w14:textId="6C158A96" w:rsidR="0067292D" w:rsidRDefault="0067292D" w:rsidP="0067292D">
            <w:pPr>
              <w:cnfStyle w:val="000000100000" w:firstRow="0" w:lastRow="0" w:firstColumn="0" w:lastColumn="0" w:oddVBand="0" w:evenVBand="0" w:oddHBand="1" w:evenHBand="0" w:firstRowFirstColumn="0" w:firstRowLastColumn="0" w:lastRowFirstColumn="0" w:lastRowLastColumn="0"/>
            </w:pPr>
            <w:r>
              <w:t>Create new agent</w:t>
            </w:r>
          </w:p>
        </w:tc>
        <w:tc>
          <w:tcPr>
            <w:tcW w:w="3212" w:type="dxa"/>
          </w:tcPr>
          <w:p w14:paraId="51DB5ED4" w14:textId="221B0EBE" w:rsidR="0067292D" w:rsidRDefault="0067292D" w:rsidP="0067292D">
            <w:pPr>
              <w:cnfStyle w:val="000000100000" w:firstRow="0" w:lastRow="0" w:firstColumn="0" w:lastColumn="0" w:oddVBand="0" w:evenVBand="0" w:oddHBand="1" w:evenHBand="0" w:firstRowFirstColumn="0" w:firstRowLastColumn="0" w:lastRowFirstColumn="0" w:lastRowLastColumn="0"/>
            </w:pPr>
            <w:r>
              <w:t>Agent management</w:t>
            </w:r>
          </w:p>
        </w:tc>
      </w:tr>
      <w:tr w:rsidR="0067292D" w14:paraId="4E68D9ED"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774EB3DD" w14:textId="70372B4A" w:rsidR="0067292D" w:rsidRDefault="008918E9" w:rsidP="0067292D">
            <w:r>
              <w:t>32</w:t>
            </w:r>
          </w:p>
        </w:tc>
        <w:tc>
          <w:tcPr>
            <w:tcW w:w="1710" w:type="dxa"/>
          </w:tcPr>
          <w:p w14:paraId="21571FF2" w14:textId="351EE06C" w:rsidR="0067292D" w:rsidRDefault="0067292D" w:rsidP="0067292D">
            <w:pPr>
              <w:cnfStyle w:val="000000000000" w:firstRow="0" w:lastRow="0" w:firstColumn="0" w:lastColumn="0" w:oddVBand="0" w:evenVBand="0" w:oddHBand="0" w:evenHBand="0" w:firstRowFirstColumn="0" w:firstRowLastColumn="0" w:lastRowFirstColumn="0" w:lastRowLastColumn="0"/>
            </w:pPr>
            <w:r>
              <w:t>RE6-2</w:t>
            </w:r>
          </w:p>
        </w:tc>
        <w:tc>
          <w:tcPr>
            <w:tcW w:w="3060" w:type="dxa"/>
          </w:tcPr>
          <w:p w14:paraId="267147BB" w14:textId="4D36A400" w:rsidR="0067292D" w:rsidRDefault="0067292D" w:rsidP="0067292D">
            <w:pPr>
              <w:cnfStyle w:val="000000000000" w:firstRow="0" w:lastRow="0" w:firstColumn="0" w:lastColumn="0" w:oddVBand="0" w:evenVBand="0" w:oddHBand="0" w:evenHBand="0" w:firstRowFirstColumn="0" w:firstRowLastColumn="0" w:lastRowFirstColumn="0" w:lastRowLastColumn="0"/>
            </w:pPr>
            <w:r>
              <w:t>Delete agent</w:t>
            </w:r>
          </w:p>
        </w:tc>
        <w:tc>
          <w:tcPr>
            <w:tcW w:w="3212" w:type="dxa"/>
          </w:tcPr>
          <w:p w14:paraId="62D988FA" w14:textId="056DC15A" w:rsidR="0067292D" w:rsidRDefault="0067292D" w:rsidP="0067292D">
            <w:pPr>
              <w:cnfStyle w:val="000000000000" w:firstRow="0" w:lastRow="0" w:firstColumn="0" w:lastColumn="0" w:oddVBand="0" w:evenVBand="0" w:oddHBand="0" w:evenHBand="0" w:firstRowFirstColumn="0" w:firstRowLastColumn="0" w:lastRowFirstColumn="0" w:lastRowLastColumn="0"/>
            </w:pPr>
            <w:r>
              <w:t>Agent management</w:t>
            </w:r>
          </w:p>
        </w:tc>
      </w:tr>
      <w:tr w:rsidR="0067292D" w14:paraId="45B36354"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49DE721" w14:textId="4ED2205E" w:rsidR="0067292D" w:rsidRDefault="008918E9" w:rsidP="0067292D">
            <w:r>
              <w:t>33</w:t>
            </w:r>
          </w:p>
        </w:tc>
        <w:tc>
          <w:tcPr>
            <w:tcW w:w="1710" w:type="dxa"/>
          </w:tcPr>
          <w:p w14:paraId="68B8DC5D" w14:textId="56A1E67A" w:rsidR="0067292D" w:rsidRDefault="0067292D" w:rsidP="0067292D">
            <w:pPr>
              <w:cnfStyle w:val="000000100000" w:firstRow="0" w:lastRow="0" w:firstColumn="0" w:lastColumn="0" w:oddVBand="0" w:evenVBand="0" w:oddHBand="1" w:evenHBand="0" w:firstRowFirstColumn="0" w:firstRowLastColumn="0" w:lastRowFirstColumn="0" w:lastRowLastColumn="0"/>
            </w:pPr>
            <w:r>
              <w:t>RE6-3</w:t>
            </w:r>
          </w:p>
        </w:tc>
        <w:tc>
          <w:tcPr>
            <w:tcW w:w="3060" w:type="dxa"/>
          </w:tcPr>
          <w:p w14:paraId="16EAD3E6" w14:textId="24F35182" w:rsidR="0067292D" w:rsidRDefault="0067292D" w:rsidP="0067292D">
            <w:pPr>
              <w:cnfStyle w:val="000000100000" w:firstRow="0" w:lastRow="0" w:firstColumn="0" w:lastColumn="0" w:oddVBand="0" w:evenVBand="0" w:oddHBand="1" w:evenHBand="0" w:firstRowFirstColumn="0" w:firstRowLastColumn="0" w:lastRowFirstColumn="0" w:lastRowLastColumn="0"/>
            </w:pPr>
            <w:r>
              <w:t>Edit agent</w:t>
            </w:r>
          </w:p>
        </w:tc>
        <w:tc>
          <w:tcPr>
            <w:tcW w:w="3212" w:type="dxa"/>
          </w:tcPr>
          <w:p w14:paraId="49CFD88D" w14:textId="0F3D18E9" w:rsidR="0067292D" w:rsidRDefault="0067292D" w:rsidP="0067292D">
            <w:pPr>
              <w:cnfStyle w:val="000000100000" w:firstRow="0" w:lastRow="0" w:firstColumn="0" w:lastColumn="0" w:oddVBand="0" w:evenVBand="0" w:oddHBand="1" w:evenHBand="0" w:firstRowFirstColumn="0" w:firstRowLastColumn="0" w:lastRowFirstColumn="0" w:lastRowLastColumn="0"/>
            </w:pPr>
            <w:r>
              <w:t>Agent management</w:t>
            </w:r>
          </w:p>
        </w:tc>
      </w:tr>
      <w:tr w:rsidR="0067292D" w14:paraId="78B905AA" w14:textId="77777777" w:rsidTr="001530B4">
        <w:tc>
          <w:tcPr>
            <w:cnfStyle w:val="001000000000" w:firstRow="0" w:lastRow="0" w:firstColumn="1" w:lastColumn="0" w:oddVBand="0" w:evenVBand="0" w:oddHBand="0" w:evenHBand="0" w:firstRowFirstColumn="0" w:firstRowLastColumn="0" w:lastRowFirstColumn="0" w:lastRowLastColumn="0"/>
            <w:tcW w:w="805" w:type="dxa"/>
          </w:tcPr>
          <w:p w14:paraId="222FDA5A" w14:textId="2E0FB0AA" w:rsidR="0067292D" w:rsidRDefault="008918E9" w:rsidP="0067292D">
            <w:r>
              <w:t>34</w:t>
            </w:r>
          </w:p>
        </w:tc>
        <w:tc>
          <w:tcPr>
            <w:tcW w:w="1710" w:type="dxa"/>
          </w:tcPr>
          <w:p w14:paraId="20D867CB" w14:textId="358399E6" w:rsidR="0067292D" w:rsidRDefault="0067292D" w:rsidP="0067292D">
            <w:pPr>
              <w:cnfStyle w:val="000000000000" w:firstRow="0" w:lastRow="0" w:firstColumn="0" w:lastColumn="0" w:oddVBand="0" w:evenVBand="0" w:oddHBand="0" w:evenHBand="0" w:firstRowFirstColumn="0" w:firstRowLastColumn="0" w:lastRowFirstColumn="0" w:lastRowLastColumn="0"/>
            </w:pPr>
            <w:r>
              <w:t>RE6-4</w:t>
            </w:r>
          </w:p>
        </w:tc>
        <w:tc>
          <w:tcPr>
            <w:tcW w:w="3060" w:type="dxa"/>
          </w:tcPr>
          <w:p w14:paraId="291299F5" w14:textId="1F336C35" w:rsidR="0067292D" w:rsidRDefault="0067292D" w:rsidP="0067292D">
            <w:pPr>
              <w:cnfStyle w:val="000000000000" w:firstRow="0" w:lastRow="0" w:firstColumn="0" w:lastColumn="0" w:oddVBand="0" w:evenVBand="0" w:oddHBand="0" w:evenHBand="0" w:firstRowFirstColumn="0" w:firstRowLastColumn="0" w:lastRowFirstColumn="0" w:lastRowLastColumn="0"/>
            </w:pPr>
            <w:r>
              <w:t>View agent list</w:t>
            </w:r>
          </w:p>
        </w:tc>
        <w:tc>
          <w:tcPr>
            <w:tcW w:w="3212" w:type="dxa"/>
          </w:tcPr>
          <w:p w14:paraId="49A92338" w14:textId="7ADF9C91" w:rsidR="0067292D" w:rsidRDefault="0067292D" w:rsidP="0067292D">
            <w:pPr>
              <w:cnfStyle w:val="000000000000" w:firstRow="0" w:lastRow="0" w:firstColumn="0" w:lastColumn="0" w:oddVBand="0" w:evenVBand="0" w:oddHBand="0" w:evenHBand="0" w:firstRowFirstColumn="0" w:firstRowLastColumn="0" w:lastRowFirstColumn="0" w:lastRowLastColumn="0"/>
            </w:pPr>
            <w:r>
              <w:t>Agent management</w:t>
            </w:r>
          </w:p>
        </w:tc>
      </w:tr>
    </w:tbl>
    <w:p w14:paraId="7389EF11" w14:textId="77777777" w:rsidR="00DB3F33" w:rsidRPr="00DB3F33" w:rsidRDefault="00DB3F33" w:rsidP="00DB3F33"/>
    <w:p w14:paraId="55B0EAF0" w14:textId="77777777" w:rsidR="000E39DD" w:rsidRDefault="005C4D53" w:rsidP="005C4D53">
      <w:pPr>
        <w:pStyle w:val="Heading3"/>
      </w:pPr>
      <w:bookmarkStart w:id="29" w:name="_Toc471289477"/>
      <w:bookmarkStart w:id="30" w:name="_Toc471302004"/>
      <w:bookmarkStart w:id="31" w:name="_Toc480721546"/>
      <w:r>
        <w:t>User management</w:t>
      </w:r>
      <w:bookmarkEnd w:id="29"/>
      <w:bookmarkEnd w:id="30"/>
      <w:bookmarkEnd w:id="31"/>
    </w:p>
    <w:p w14:paraId="55B0EAF1" w14:textId="42A5C824" w:rsidR="00354CBB" w:rsidRDefault="005C4D53" w:rsidP="005C4D53">
      <w:pPr>
        <w:jc w:val="center"/>
      </w:pPr>
      <w:r>
        <w:rPr>
          <w:noProof/>
          <w:lang w:eastAsia="en-US"/>
        </w:rPr>
        <w:drawing>
          <wp:inline distT="0" distB="0" distL="0" distR="0" wp14:anchorId="55B0EFE4" wp14:editId="55B0EFE5">
            <wp:extent cx="5162550" cy="6753225"/>
            <wp:effectExtent l="0" t="0" r="0" b="9525"/>
            <wp:docPr id="5" name="Picture 5" descr="Use Case For Us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467202278-4939" descr="Use Case For User Management"/>
                    <pic:cNvPicPr>
                      <a:picLocks noChangeAspect="1" noChangeArrowheads="1"/>
                    </pic:cNvPicPr>
                  </pic:nvPicPr>
                  <pic:blipFill rotWithShape="1">
                    <a:blip r:embed="rId14">
                      <a:extLst>
                        <a:ext uri="{28A0092B-C50C-407E-A947-70E740481C1C}">
                          <a14:useLocalDpi xmlns:a14="http://schemas.microsoft.com/office/drawing/2010/main" val="0"/>
                        </a:ext>
                      </a:extLst>
                    </a:blip>
                    <a:srcRect l="5286" t="7340" r="2284" b="1356"/>
                    <a:stretch/>
                  </pic:blipFill>
                  <pic:spPr bwMode="auto">
                    <a:xfrm>
                      <a:off x="0" y="0"/>
                      <a:ext cx="5163188" cy="6754060"/>
                    </a:xfrm>
                    <a:prstGeom prst="rect">
                      <a:avLst/>
                    </a:prstGeom>
                    <a:noFill/>
                    <a:ln>
                      <a:noFill/>
                    </a:ln>
                    <a:extLst>
                      <a:ext uri="{53640926-AAD7-44D8-BBD7-CCE9431645EC}">
                        <a14:shadowObscured xmlns:a14="http://schemas.microsoft.com/office/drawing/2010/main"/>
                      </a:ext>
                    </a:extLst>
                  </pic:spPr>
                </pic:pic>
              </a:graphicData>
            </a:graphic>
          </wp:inline>
        </w:drawing>
      </w:r>
    </w:p>
    <w:p w14:paraId="6CFBF5AD" w14:textId="77777777" w:rsidR="00354CBB" w:rsidRDefault="00354CBB">
      <w:pPr>
        <w:rPr>
          <w:ins w:id="32" w:author="FIXED-TERM Le Huynh Anh Tuan (RBVH/ETI14)" w:date="2016-12-29T14:54:00Z"/>
        </w:rPr>
      </w:pPr>
      <w:ins w:id="33" w:author="FIXED-TERM Le Huynh Anh Tuan (RBVH/ETI14)" w:date="2016-12-29T14:54:00Z">
        <w:r>
          <w:br w:type="page"/>
        </w:r>
      </w:ins>
    </w:p>
    <w:p w14:paraId="5BE38658" w14:textId="77777777" w:rsidR="005C4D53" w:rsidRDefault="005C4D53" w:rsidP="005C4D53">
      <w:pPr>
        <w:jc w:val="center"/>
        <w:rPr>
          <w:ins w:id="34" w:author="FIXED-TERM Le Huynh Anh Tuan (RBVH/ETI14)" w:date="2016-12-29T14:54:00Z"/>
        </w:rPr>
      </w:pPr>
    </w:p>
    <w:tbl>
      <w:tblPr>
        <w:tblStyle w:val="GridTable4-Accent1"/>
        <w:tblW w:w="0" w:type="auto"/>
        <w:tblLook w:val="04A0" w:firstRow="1" w:lastRow="0" w:firstColumn="1" w:lastColumn="0" w:noHBand="0" w:noVBand="1"/>
      </w:tblPr>
      <w:tblGrid>
        <w:gridCol w:w="1834"/>
        <w:gridCol w:w="6953"/>
      </w:tblGrid>
      <w:tr w:rsidR="00354CBB" w:rsidRPr="008802D9" w14:paraId="20E7C62E" w14:textId="77777777" w:rsidTr="00354CBB">
        <w:trPr>
          <w:cnfStyle w:val="100000000000" w:firstRow="1" w:lastRow="0" w:firstColumn="0" w:lastColumn="0" w:oddVBand="0" w:evenVBand="0" w:oddHBand="0" w:evenHBand="0" w:firstRowFirstColumn="0" w:firstRowLastColumn="0" w:lastRowFirstColumn="0" w:lastRowLastColumn="0"/>
          <w:ins w:id="3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528F3BE7" w14:textId="1C1E825D" w:rsidR="00354CBB" w:rsidRPr="00354CBB" w:rsidRDefault="009047B1" w:rsidP="00354CBB">
            <w:pPr>
              <w:spacing w:line="360" w:lineRule="auto"/>
              <w:rPr>
                <w:ins w:id="36" w:author="FIXED-TERM Le Huynh Anh Tuan (RBVH/ETI14)" w:date="2016-12-29T14:54:00Z"/>
              </w:rPr>
            </w:pPr>
            <w:r>
              <w:t>RE1-1</w:t>
            </w:r>
          </w:p>
        </w:tc>
        <w:tc>
          <w:tcPr>
            <w:tcW w:w="7015" w:type="dxa"/>
          </w:tcPr>
          <w:p w14:paraId="5BFA003B" w14:textId="77777777" w:rsidR="00354CBB" w:rsidRPr="00354CBB"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37" w:author="FIXED-TERM Le Huynh Anh Tuan (RBVH/ETI14)" w:date="2016-12-29T14:54:00Z"/>
              </w:rPr>
            </w:pPr>
            <w:ins w:id="38" w:author="FIXED-TERM Le Huynh Anh Tuan (RBVH/ETI14)" w:date="2016-12-29T14:54:00Z">
              <w:r w:rsidRPr="00354CBB">
                <w:t>Log in</w:t>
              </w:r>
            </w:ins>
          </w:p>
        </w:tc>
      </w:tr>
      <w:tr w:rsidR="00354CBB" w:rsidRPr="008802D9" w14:paraId="4AD9EACC" w14:textId="77777777" w:rsidTr="00354CBB">
        <w:trPr>
          <w:cnfStyle w:val="000000100000" w:firstRow="0" w:lastRow="0" w:firstColumn="0" w:lastColumn="0" w:oddVBand="0" w:evenVBand="0" w:oddHBand="1" w:evenHBand="0" w:firstRowFirstColumn="0" w:firstRowLastColumn="0" w:lastRowFirstColumn="0" w:lastRowLastColumn="0"/>
          <w:ins w:id="3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76AA9804" w14:textId="77777777" w:rsidR="00354CBB" w:rsidRPr="00354CBB" w:rsidRDefault="00354CBB" w:rsidP="00354CBB">
            <w:pPr>
              <w:spacing w:line="360" w:lineRule="auto"/>
              <w:rPr>
                <w:ins w:id="40" w:author="FIXED-TERM Le Huynh Anh Tuan (RBVH/ETI14)" w:date="2016-12-29T14:54:00Z"/>
              </w:rPr>
            </w:pPr>
            <w:ins w:id="41" w:author="FIXED-TERM Le Huynh Anh Tuan (RBVH/ETI14)" w:date="2016-12-29T14:54:00Z">
              <w:r w:rsidRPr="00354CBB">
                <w:t>Description</w:t>
              </w:r>
            </w:ins>
          </w:p>
        </w:tc>
        <w:tc>
          <w:tcPr>
            <w:tcW w:w="7015" w:type="dxa"/>
          </w:tcPr>
          <w:p w14:paraId="0996D255" w14:textId="77777777" w:rsidR="00354CBB" w:rsidRPr="007D2FEC" w:rsidRDefault="00354CBB" w:rsidP="007D2FEC">
            <w:pPr>
              <w:spacing w:line="360" w:lineRule="auto"/>
              <w:cnfStyle w:val="000000100000" w:firstRow="0" w:lastRow="0" w:firstColumn="0" w:lastColumn="0" w:oddVBand="0" w:evenVBand="0" w:oddHBand="1" w:evenHBand="0" w:firstRowFirstColumn="0" w:firstRowLastColumn="0" w:lastRowFirstColumn="0" w:lastRowLastColumn="0"/>
              <w:rPr>
                <w:ins w:id="42" w:author="FIXED-TERM Le Huynh Anh Tuan (RBVH/ETI14)" w:date="2016-12-29T14:54:00Z"/>
              </w:rPr>
            </w:pPr>
            <w:ins w:id="43" w:author="FIXED-TERM Le Huynh Anh Tuan (RBVH/ETI14)" w:date="2016-12-29T14:54:00Z">
              <w:r w:rsidRPr="007D2FEC">
                <w:t xml:space="preserve">The user wants to access the system. </w:t>
              </w:r>
            </w:ins>
          </w:p>
          <w:p w14:paraId="7A0FCA89"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44" w:author="FIXED-TERM Le Huynh Anh Tuan (RBVH/ETI14)" w:date="2016-12-29T14:54:00Z"/>
                <w:rFonts w:ascii="Cambria" w:hAnsi="Cambria" w:cs="Tahoma"/>
              </w:rPr>
            </w:pPr>
          </w:p>
        </w:tc>
      </w:tr>
      <w:tr w:rsidR="00354CBB" w:rsidRPr="008802D9" w14:paraId="10489B7A" w14:textId="77777777" w:rsidTr="00354CBB">
        <w:trPr>
          <w:ins w:id="4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251165DC" w14:textId="77777777" w:rsidR="00354CBB" w:rsidRPr="00354CBB" w:rsidRDefault="00354CBB" w:rsidP="00354CBB">
            <w:pPr>
              <w:spacing w:line="360" w:lineRule="auto"/>
              <w:rPr>
                <w:ins w:id="46" w:author="FIXED-TERM Le Huynh Anh Tuan (RBVH/ETI14)" w:date="2016-12-29T14:54:00Z"/>
              </w:rPr>
            </w:pPr>
            <w:ins w:id="47" w:author="FIXED-TERM Le Huynh Anh Tuan (RBVH/ETI14)" w:date="2016-12-29T14:54:00Z">
              <w:r w:rsidRPr="00354CBB">
                <w:t>Stakeholders</w:t>
              </w:r>
            </w:ins>
          </w:p>
        </w:tc>
        <w:tc>
          <w:tcPr>
            <w:tcW w:w="7015" w:type="dxa"/>
          </w:tcPr>
          <w:p w14:paraId="277D62EB"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48" w:author="FIXED-TERM Le Huynh Anh Tuan (RBVH/ETI14)" w:date="2016-12-29T14:54:00Z"/>
                <w:rFonts w:ascii="Cambria" w:hAnsi="Cambria" w:cs="Tahoma"/>
              </w:rPr>
            </w:pPr>
            <w:ins w:id="49" w:author="FIXED-TERM Le Huynh Anh Tuan (RBVH/ETI14)" w:date="2016-12-29T14:54:00Z">
              <w:r w:rsidRPr="008802D9">
                <w:rPr>
                  <w:rFonts w:ascii="Cambria" w:hAnsi="Cambria" w:cs="Tahoma"/>
                </w:rPr>
                <w:t>Testers, project manager, admin</w:t>
              </w:r>
            </w:ins>
          </w:p>
        </w:tc>
      </w:tr>
      <w:tr w:rsidR="00354CBB" w:rsidRPr="008802D9" w14:paraId="5E42F913" w14:textId="77777777" w:rsidTr="00354CBB">
        <w:trPr>
          <w:cnfStyle w:val="000000100000" w:firstRow="0" w:lastRow="0" w:firstColumn="0" w:lastColumn="0" w:oddVBand="0" w:evenVBand="0" w:oddHBand="1" w:evenHBand="0" w:firstRowFirstColumn="0" w:firstRowLastColumn="0" w:lastRowFirstColumn="0" w:lastRowLastColumn="0"/>
          <w:ins w:id="5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4C816372" w14:textId="77777777" w:rsidR="00354CBB" w:rsidRPr="00354CBB" w:rsidRDefault="00354CBB" w:rsidP="00354CBB">
            <w:pPr>
              <w:spacing w:line="360" w:lineRule="auto"/>
              <w:rPr>
                <w:ins w:id="51" w:author="FIXED-TERM Le Huynh Anh Tuan (RBVH/ETI14)" w:date="2016-12-29T14:54:00Z"/>
              </w:rPr>
            </w:pPr>
            <w:ins w:id="52" w:author="FIXED-TERM Le Huynh Anh Tuan (RBVH/ETI14)" w:date="2016-12-29T14:54:00Z">
              <w:r w:rsidRPr="00354CBB">
                <w:t>Actors</w:t>
              </w:r>
            </w:ins>
          </w:p>
        </w:tc>
        <w:tc>
          <w:tcPr>
            <w:tcW w:w="7015" w:type="dxa"/>
          </w:tcPr>
          <w:p w14:paraId="1AD0FB3C"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53" w:author="FIXED-TERM Le Huynh Anh Tuan (RBVH/ETI14)" w:date="2016-12-29T14:54:00Z"/>
                <w:rFonts w:ascii="Cambria" w:hAnsi="Cambria" w:cs="Tahoma"/>
              </w:rPr>
            </w:pPr>
            <w:ins w:id="54" w:author="FIXED-TERM Le Huynh Anh Tuan (RBVH/ETI14)" w:date="2016-12-29T14:54:00Z">
              <w:r w:rsidRPr="008802D9">
                <w:rPr>
                  <w:rFonts w:ascii="Cambria" w:hAnsi="Cambria" w:cs="Tahoma"/>
                </w:rPr>
                <w:t>Guest</w:t>
              </w:r>
            </w:ins>
          </w:p>
        </w:tc>
      </w:tr>
      <w:tr w:rsidR="00354CBB" w:rsidRPr="008802D9" w14:paraId="4AE0090F" w14:textId="77777777" w:rsidTr="00354CBB">
        <w:trPr>
          <w:ins w:id="5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4A5A244B" w14:textId="77777777" w:rsidR="00354CBB" w:rsidRPr="00354CBB" w:rsidRDefault="00354CBB" w:rsidP="00354CBB">
            <w:pPr>
              <w:spacing w:line="360" w:lineRule="auto"/>
              <w:rPr>
                <w:ins w:id="56" w:author="FIXED-TERM Le Huynh Anh Tuan (RBVH/ETI14)" w:date="2016-12-29T14:54:00Z"/>
              </w:rPr>
            </w:pPr>
            <w:ins w:id="57" w:author="FIXED-TERM Le Huynh Anh Tuan (RBVH/ETI14)" w:date="2016-12-29T14:54:00Z">
              <w:r w:rsidRPr="00354CBB">
                <w:t>Trigger</w:t>
              </w:r>
            </w:ins>
          </w:p>
        </w:tc>
        <w:tc>
          <w:tcPr>
            <w:tcW w:w="7015" w:type="dxa"/>
          </w:tcPr>
          <w:p w14:paraId="7F2F3BA4" w14:textId="77777777" w:rsidR="00354CBB" w:rsidRPr="008802D9" w:rsidRDefault="00354CBB" w:rsidP="00354CBB">
            <w:pPr>
              <w:pStyle w:val="BodyTextIndent"/>
              <w:ind w:left="0"/>
              <w:cnfStyle w:val="000000000000" w:firstRow="0" w:lastRow="0" w:firstColumn="0" w:lastColumn="0" w:oddVBand="0" w:evenVBand="0" w:oddHBand="0" w:evenHBand="0" w:firstRowFirstColumn="0" w:firstRowLastColumn="0" w:lastRowFirstColumn="0" w:lastRowLastColumn="0"/>
              <w:rPr>
                <w:ins w:id="58" w:author="FIXED-TERM Le Huynh Anh Tuan (RBVH/ETI14)" w:date="2016-12-29T14:54:00Z"/>
                <w:rFonts w:ascii="Cambria" w:hAnsi="Cambria" w:cs="Tahoma"/>
              </w:rPr>
            </w:pPr>
            <w:ins w:id="59" w:author="FIXED-TERM Le Huynh Anh Tuan (RBVH/ETI14)" w:date="2016-12-29T14:54:00Z">
              <w:r w:rsidRPr="008802D9">
                <w:rPr>
                  <w:rFonts w:ascii="Cambria" w:hAnsi="Cambria" w:cs="Tahoma"/>
                </w:rPr>
                <w:t>This use case starts when a user wants to log in to the system and goes to the login page.</w:t>
              </w:r>
            </w:ins>
          </w:p>
          <w:p w14:paraId="52100015"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60" w:author="FIXED-TERM Le Huynh Anh Tuan (RBVH/ETI14)" w:date="2016-12-29T14:54:00Z"/>
                <w:rFonts w:ascii="Cambria" w:hAnsi="Cambria" w:cs="Tahoma"/>
              </w:rPr>
            </w:pPr>
          </w:p>
        </w:tc>
      </w:tr>
      <w:tr w:rsidR="00354CBB" w:rsidRPr="008802D9" w14:paraId="5EFC8EBC" w14:textId="77777777" w:rsidTr="00354CBB">
        <w:trPr>
          <w:cnfStyle w:val="000000100000" w:firstRow="0" w:lastRow="0" w:firstColumn="0" w:lastColumn="0" w:oddVBand="0" w:evenVBand="0" w:oddHBand="1" w:evenHBand="0" w:firstRowFirstColumn="0" w:firstRowLastColumn="0" w:lastRowFirstColumn="0" w:lastRowLastColumn="0"/>
          <w:ins w:id="6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0FC85FB7" w14:textId="77777777" w:rsidR="00354CBB" w:rsidRPr="00354CBB" w:rsidRDefault="00354CBB" w:rsidP="00354CBB">
            <w:pPr>
              <w:spacing w:line="360" w:lineRule="auto"/>
              <w:rPr>
                <w:ins w:id="62" w:author="FIXED-TERM Le Huynh Anh Tuan (RBVH/ETI14)" w:date="2016-12-29T14:54:00Z"/>
              </w:rPr>
            </w:pPr>
            <w:ins w:id="63" w:author="FIXED-TERM Le Huynh Anh Tuan (RBVH/ETI14)" w:date="2016-12-29T14:54:00Z">
              <w:r w:rsidRPr="00354CBB">
                <w:t>Inputs</w:t>
              </w:r>
            </w:ins>
          </w:p>
        </w:tc>
        <w:tc>
          <w:tcPr>
            <w:tcW w:w="7015" w:type="dxa"/>
          </w:tcPr>
          <w:tbl>
            <w:tblPr>
              <w:tblpPr w:leftFromText="180" w:rightFromText="180" w:horzAnchor="margin" w:tblpY="420"/>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78"/>
              <w:gridCol w:w="1095"/>
              <w:gridCol w:w="4215"/>
            </w:tblGrid>
            <w:tr w:rsidR="00354CBB" w:rsidRPr="002B0B81" w14:paraId="3BE78096" w14:textId="77777777" w:rsidTr="00354CBB">
              <w:trPr>
                <w:trHeight w:val="436"/>
                <w:ins w:id="64" w:author="FIXED-TERM Le Huynh Anh Tuan (RBVH/ETI14)" w:date="2016-12-29T14:54:00Z"/>
              </w:trPr>
              <w:tc>
                <w:tcPr>
                  <w:tcW w:w="1378" w:type="dxa"/>
                  <w:shd w:val="clear" w:color="auto" w:fill="EBE9E2" w:themeFill="accent6" w:themeFillTint="33"/>
                  <w:vAlign w:val="center"/>
                </w:tcPr>
                <w:p w14:paraId="41366FF6" w14:textId="77777777" w:rsidR="00354CBB" w:rsidRPr="00B06428" w:rsidRDefault="00354CBB" w:rsidP="002B0B81">
                  <w:pPr>
                    <w:jc w:val="both"/>
                    <w:rPr>
                      <w:ins w:id="65" w:author="FIXED-TERM Le Huynh Anh Tuan (RBVH/ETI14)" w:date="2016-12-29T14:54:00Z"/>
                      <w:rFonts w:cs="Arial"/>
                      <w:b/>
                      <w:sz w:val="18"/>
                      <w:szCs w:val="18"/>
                    </w:rPr>
                  </w:pPr>
                  <w:ins w:id="66" w:author="FIXED-TERM Le Huynh Anh Tuan (RBVH/ETI14)" w:date="2016-12-29T14:54:00Z">
                    <w:r w:rsidRPr="00B06428">
                      <w:rPr>
                        <w:rFonts w:cs="Arial"/>
                        <w:b/>
                        <w:sz w:val="18"/>
                        <w:szCs w:val="18"/>
                      </w:rPr>
                      <w:t>Field Name</w:t>
                    </w:r>
                  </w:ins>
                </w:p>
              </w:tc>
              <w:tc>
                <w:tcPr>
                  <w:tcW w:w="1095" w:type="dxa"/>
                  <w:shd w:val="clear" w:color="auto" w:fill="EBE9E2" w:themeFill="accent6" w:themeFillTint="33"/>
                  <w:vAlign w:val="center"/>
                </w:tcPr>
                <w:p w14:paraId="6072130C" w14:textId="77777777" w:rsidR="00354CBB" w:rsidRPr="00B06428" w:rsidRDefault="00354CBB" w:rsidP="002B0B81">
                  <w:pPr>
                    <w:jc w:val="both"/>
                    <w:rPr>
                      <w:ins w:id="67" w:author="FIXED-TERM Le Huynh Anh Tuan (RBVH/ETI14)" w:date="2016-12-29T14:54:00Z"/>
                      <w:rFonts w:cs="Arial"/>
                      <w:b/>
                      <w:sz w:val="18"/>
                      <w:szCs w:val="18"/>
                    </w:rPr>
                  </w:pPr>
                  <w:ins w:id="68" w:author="FIXED-TERM Le Huynh Anh Tuan (RBVH/ETI14)" w:date="2016-12-29T14:54:00Z">
                    <w:r w:rsidRPr="00B06428">
                      <w:rPr>
                        <w:rFonts w:cs="Arial"/>
                        <w:b/>
                        <w:sz w:val="18"/>
                        <w:szCs w:val="18"/>
                      </w:rPr>
                      <w:t>Type</w:t>
                    </w:r>
                  </w:ins>
                </w:p>
              </w:tc>
              <w:tc>
                <w:tcPr>
                  <w:tcW w:w="4215" w:type="dxa"/>
                  <w:shd w:val="clear" w:color="auto" w:fill="EBE9E2" w:themeFill="accent6" w:themeFillTint="33"/>
                  <w:vAlign w:val="center"/>
                </w:tcPr>
                <w:p w14:paraId="135195AB" w14:textId="77777777" w:rsidR="00354CBB" w:rsidRPr="00B06428" w:rsidRDefault="00354CBB" w:rsidP="002B0B81">
                  <w:pPr>
                    <w:jc w:val="both"/>
                    <w:rPr>
                      <w:ins w:id="69" w:author="FIXED-TERM Le Huynh Anh Tuan (RBVH/ETI14)" w:date="2016-12-29T14:54:00Z"/>
                      <w:rFonts w:cs="Arial"/>
                      <w:b/>
                      <w:sz w:val="18"/>
                      <w:szCs w:val="18"/>
                    </w:rPr>
                  </w:pPr>
                  <w:ins w:id="70" w:author="FIXED-TERM Le Huynh Anh Tuan (RBVH/ETI14)" w:date="2016-12-29T14:54:00Z">
                    <w:r w:rsidRPr="00B06428">
                      <w:rPr>
                        <w:rFonts w:cs="Arial"/>
                        <w:b/>
                        <w:sz w:val="18"/>
                        <w:szCs w:val="18"/>
                      </w:rPr>
                      <w:t>Remarks</w:t>
                    </w:r>
                  </w:ins>
                </w:p>
              </w:tc>
            </w:tr>
            <w:tr w:rsidR="00354CBB" w:rsidRPr="002B0B81" w14:paraId="045AA9A7" w14:textId="77777777" w:rsidTr="00354CBB">
              <w:trPr>
                <w:trHeight w:val="436"/>
                <w:ins w:id="71" w:author="FIXED-TERM Le Huynh Anh Tuan (RBVH/ETI14)" w:date="2016-12-29T14:54:00Z"/>
              </w:trPr>
              <w:tc>
                <w:tcPr>
                  <w:tcW w:w="1378" w:type="dxa"/>
                  <w:vAlign w:val="center"/>
                </w:tcPr>
                <w:p w14:paraId="3B3CCE90" w14:textId="3DD47F1C" w:rsidR="00354CBB" w:rsidRPr="002B0B81" w:rsidRDefault="00354CBB" w:rsidP="002B0B81">
                  <w:pPr>
                    <w:jc w:val="both"/>
                    <w:rPr>
                      <w:ins w:id="72" w:author="FIXED-TERM Le Huynh Anh Tuan (RBVH/ETI14)" w:date="2016-12-29T14:54:00Z"/>
                      <w:rFonts w:cs="Arial"/>
                      <w:b/>
                      <w:sz w:val="18"/>
                      <w:szCs w:val="18"/>
                    </w:rPr>
                  </w:pPr>
                  <w:ins w:id="73" w:author="FIXED-TERM Le Huynh Anh Tuan (RBVH/ETI14)" w:date="2016-12-29T14:54:00Z">
                    <w:r w:rsidRPr="002B0B81">
                      <w:rPr>
                        <w:rFonts w:cs="Arial"/>
                        <w:b/>
                        <w:sz w:val="18"/>
                        <w:szCs w:val="18"/>
                      </w:rPr>
                      <w:t>username</w:t>
                    </w:r>
                  </w:ins>
                </w:p>
              </w:tc>
              <w:tc>
                <w:tcPr>
                  <w:tcW w:w="1095" w:type="dxa"/>
                  <w:vAlign w:val="center"/>
                </w:tcPr>
                <w:p w14:paraId="26CD3C83" w14:textId="144ADE99" w:rsidR="00354CBB" w:rsidRPr="002B0B81" w:rsidRDefault="00354CBB" w:rsidP="002B0B81">
                  <w:pPr>
                    <w:jc w:val="both"/>
                    <w:rPr>
                      <w:ins w:id="74" w:author="FIXED-TERM Le Huynh Anh Tuan (RBVH/ETI14)" w:date="2016-12-29T14:54:00Z"/>
                      <w:rFonts w:cs="Arial"/>
                      <w:b/>
                      <w:sz w:val="18"/>
                      <w:szCs w:val="18"/>
                    </w:rPr>
                  </w:pPr>
                  <w:ins w:id="75" w:author="FIXED-TERM Le Huynh Anh Tuan (RBVH/ETI14)" w:date="2016-12-29T14:54:00Z">
                    <w:r w:rsidRPr="002B0B81">
                      <w:rPr>
                        <w:rFonts w:cs="Arial"/>
                        <w:b/>
                        <w:sz w:val="18"/>
                        <w:szCs w:val="18"/>
                      </w:rPr>
                      <w:t>Text</w:t>
                    </w:r>
                  </w:ins>
                </w:p>
              </w:tc>
              <w:tc>
                <w:tcPr>
                  <w:tcW w:w="4215" w:type="dxa"/>
                  <w:vAlign w:val="center"/>
                </w:tcPr>
                <w:p w14:paraId="2A972B08" w14:textId="05424FBF" w:rsidR="00354CBB" w:rsidRPr="002B0B81" w:rsidRDefault="00354CBB" w:rsidP="002B0B81">
                  <w:pPr>
                    <w:jc w:val="both"/>
                    <w:rPr>
                      <w:ins w:id="76" w:author="FIXED-TERM Le Huynh Anh Tuan (RBVH/ETI14)" w:date="2016-12-29T14:54:00Z"/>
                      <w:rFonts w:cs="Arial"/>
                      <w:b/>
                      <w:sz w:val="18"/>
                      <w:szCs w:val="18"/>
                    </w:rPr>
                  </w:pPr>
                  <w:ins w:id="77" w:author="FIXED-TERM Le Huynh Anh Tuan (RBVH/ETI14)" w:date="2016-12-29T14:54:00Z">
                    <w:r w:rsidRPr="002B0B81">
                      <w:rPr>
                        <w:rFonts w:cs="Arial"/>
                        <w:b/>
                        <w:sz w:val="18"/>
                        <w:szCs w:val="18"/>
                      </w:rPr>
                      <w:t>Username must at least 6 character and does not contain any special characters.</w:t>
                    </w:r>
                  </w:ins>
                </w:p>
              </w:tc>
            </w:tr>
            <w:tr w:rsidR="00354CBB" w:rsidRPr="002B0B81" w14:paraId="2F3CD04D" w14:textId="77777777" w:rsidTr="00354CBB">
              <w:trPr>
                <w:trHeight w:val="436"/>
                <w:ins w:id="78" w:author="FIXED-TERM Le Huynh Anh Tuan (RBVH/ETI14)" w:date="2016-12-29T14:54:00Z"/>
              </w:trPr>
              <w:tc>
                <w:tcPr>
                  <w:tcW w:w="1378" w:type="dxa"/>
                  <w:vAlign w:val="center"/>
                </w:tcPr>
                <w:p w14:paraId="252B13AF" w14:textId="5F5ECC9F" w:rsidR="00354CBB" w:rsidRPr="002B0B81" w:rsidRDefault="00354CBB" w:rsidP="002B0B81">
                  <w:pPr>
                    <w:jc w:val="both"/>
                    <w:rPr>
                      <w:ins w:id="79" w:author="FIXED-TERM Le Huynh Anh Tuan (RBVH/ETI14)" w:date="2016-12-29T14:54:00Z"/>
                      <w:rFonts w:cs="Arial"/>
                      <w:b/>
                      <w:sz w:val="18"/>
                      <w:szCs w:val="18"/>
                    </w:rPr>
                  </w:pPr>
                  <w:ins w:id="80" w:author="FIXED-TERM Le Huynh Anh Tuan (RBVH/ETI14)" w:date="2016-12-29T14:54:00Z">
                    <w:r w:rsidRPr="002B0B81">
                      <w:rPr>
                        <w:rFonts w:cs="Arial"/>
                        <w:b/>
                        <w:sz w:val="18"/>
                        <w:szCs w:val="18"/>
                      </w:rPr>
                      <w:t>password</w:t>
                    </w:r>
                  </w:ins>
                </w:p>
              </w:tc>
              <w:tc>
                <w:tcPr>
                  <w:tcW w:w="1095" w:type="dxa"/>
                  <w:vAlign w:val="center"/>
                </w:tcPr>
                <w:p w14:paraId="009ED3E8" w14:textId="223F633F" w:rsidR="00354CBB" w:rsidRPr="002B0B81" w:rsidRDefault="00354CBB" w:rsidP="002B0B81">
                  <w:pPr>
                    <w:jc w:val="both"/>
                    <w:rPr>
                      <w:ins w:id="81" w:author="FIXED-TERM Le Huynh Anh Tuan (RBVH/ETI14)" w:date="2016-12-29T14:54:00Z"/>
                      <w:rFonts w:cs="Arial"/>
                      <w:b/>
                      <w:sz w:val="18"/>
                      <w:szCs w:val="18"/>
                    </w:rPr>
                  </w:pPr>
                  <w:ins w:id="82" w:author="FIXED-TERM Le Huynh Anh Tuan (RBVH/ETI14)" w:date="2016-12-29T14:54:00Z">
                    <w:r w:rsidRPr="002B0B81">
                      <w:rPr>
                        <w:rFonts w:cs="Arial"/>
                        <w:b/>
                        <w:sz w:val="18"/>
                        <w:szCs w:val="18"/>
                      </w:rPr>
                      <w:t>password</w:t>
                    </w:r>
                  </w:ins>
                </w:p>
              </w:tc>
              <w:tc>
                <w:tcPr>
                  <w:tcW w:w="4215" w:type="dxa"/>
                  <w:vAlign w:val="center"/>
                </w:tcPr>
                <w:p w14:paraId="683408A7" w14:textId="4111FD82" w:rsidR="00354CBB" w:rsidRPr="002B0B81" w:rsidRDefault="00354CBB" w:rsidP="002B0B81">
                  <w:pPr>
                    <w:jc w:val="both"/>
                    <w:rPr>
                      <w:ins w:id="83" w:author="FIXED-TERM Le Huynh Anh Tuan (RBVH/ETI14)" w:date="2016-12-29T14:54:00Z"/>
                      <w:rFonts w:cs="Arial"/>
                      <w:b/>
                      <w:sz w:val="18"/>
                      <w:szCs w:val="18"/>
                    </w:rPr>
                  </w:pPr>
                  <w:ins w:id="84" w:author="FIXED-TERM Le Huynh Anh Tuan (RBVH/ETI14)" w:date="2016-12-29T14:54:00Z">
                    <w:r w:rsidRPr="002B0B81">
                      <w:rPr>
                        <w:rFonts w:cs="Arial"/>
                        <w:b/>
                        <w:sz w:val="18"/>
                        <w:szCs w:val="18"/>
                      </w:rPr>
                      <w:t>Password must at least 8 character, does not contain any special characters, contain at least 1 upper case + 1 lower case + 1 number.</w:t>
                    </w:r>
                  </w:ins>
                </w:p>
              </w:tc>
            </w:tr>
          </w:tbl>
          <w:p w14:paraId="150CAC1A" w14:textId="77777777" w:rsidR="00354CBB" w:rsidRPr="008802D9" w:rsidRDefault="00354CBB" w:rsidP="00354CBB">
            <w:pPr>
              <w:pStyle w:val="Default"/>
              <w:cnfStyle w:val="000000100000" w:firstRow="0" w:lastRow="0" w:firstColumn="0" w:lastColumn="0" w:oddVBand="0" w:evenVBand="0" w:oddHBand="1" w:evenHBand="0" w:firstRowFirstColumn="0" w:firstRowLastColumn="0" w:lastRowFirstColumn="0" w:lastRowLastColumn="0"/>
              <w:rPr>
                <w:ins w:id="85" w:author="FIXED-TERM Le Huynh Anh Tuan (RBVH/ETI14)" w:date="2016-12-29T14:54:00Z"/>
                <w:rFonts w:ascii="Cambria" w:hAnsi="Cambria"/>
                <w:color w:val="auto"/>
                <w:sz w:val="20"/>
                <w:szCs w:val="20"/>
              </w:rPr>
            </w:pPr>
          </w:p>
          <w:p w14:paraId="7D090B1F" w14:textId="77777777" w:rsidR="00354CBB" w:rsidRPr="008802D9" w:rsidRDefault="00354CBB" w:rsidP="00354CBB">
            <w:pPr>
              <w:pStyle w:val="Default"/>
              <w:ind w:left="720"/>
              <w:cnfStyle w:val="000000100000" w:firstRow="0" w:lastRow="0" w:firstColumn="0" w:lastColumn="0" w:oddVBand="0" w:evenVBand="0" w:oddHBand="1" w:evenHBand="0" w:firstRowFirstColumn="0" w:firstRowLastColumn="0" w:lastRowFirstColumn="0" w:lastRowLastColumn="0"/>
              <w:rPr>
                <w:ins w:id="86" w:author="FIXED-TERM Le Huynh Anh Tuan (RBVH/ETI14)" w:date="2016-12-29T14:54:00Z"/>
                <w:rFonts w:ascii="Cambria" w:hAnsi="Cambria"/>
                <w:sz w:val="20"/>
                <w:szCs w:val="20"/>
              </w:rPr>
            </w:pPr>
          </w:p>
        </w:tc>
      </w:tr>
      <w:tr w:rsidR="00354CBB" w:rsidRPr="008802D9" w14:paraId="6581F903" w14:textId="77777777" w:rsidTr="00354CBB">
        <w:trPr>
          <w:ins w:id="8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19FCA07C" w14:textId="77777777" w:rsidR="00354CBB" w:rsidRPr="00354CBB" w:rsidRDefault="00354CBB" w:rsidP="00354CBB">
            <w:pPr>
              <w:spacing w:line="360" w:lineRule="auto"/>
              <w:rPr>
                <w:ins w:id="88" w:author="FIXED-TERM Le Huynh Anh Tuan (RBVH/ETI14)" w:date="2016-12-29T14:54:00Z"/>
              </w:rPr>
            </w:pPr>
            <w:ins w:id="89" w:author="FIXED-TERM Le Huynh Anh Tuan (RBVH/ETI14)" w:date="2016-12-29T14:54:00Z">
              <w:r w:rsidRPr="00354CBB">
                <w:t>Preconditions</w:t>
              </w:r>
            </w:ins>
          </w:p>
        </w:tc>
        <w:tc>
          <w:tcPr>
            <w:tcW w:w="7015" w:type="dxa"/>
          </w:tcPr>
          <w:p w14:paraId="0BA574E4"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90" w:author="FIXED-TERM Le Huynh Anh Tuan (RBVH/ETI14)" w:date="2016-12-29T14:54:00Z"/>
                <w:rFonts w:ascii="Cambria" w:hAnsi="Cambria" w:cs="Tahoma"/>
              </w:rPr>
            </w:pPr>
            <w:ins w:id="91" w:author="FIXED-TERM Le Huynh Anh Tuan (RBVH/ETI14)" w:date="2016-12-29T14:54:00Z">
              <w:r w:rsidRPr="008802D9">
                <w:rPr>
                  <w:rFonts w:ascii="Cambria" w:hAnsi="Cambria" w:cs="Tahoma"/>
                </w:rPr>
                <w:t>The user is not logged in to the system</w:t>
              </w:r>
            </w:ins>
          </w:p>
        </w:tc>
      </w:tr>
      <w:tr w:rsidR="00354CBB" w:rsidRPr="008802D9" w14:paraId="435AB9D0" w14:textId="77777777" w:rsidTr="00354CBB">
        <w:trPr>
          <w:cnfStyle w:val="000000100000" w:firstRow="0" w:lastRow="0" w:firstColumn="0" w:lastColumn="0" w:oddVBand="0" w:evenVBand="0" w:oddHBand="1" w:evenHBand="0" w:firstRowFirstColumn="0" w:firstRowLastColumn="0" w:lastRowFirstColumn="0" w:lastRowLastColumn="0"/>
          <w:ins w:id="9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463ACC0B" w14:textId="77777777" w:rsidR="00354CBB" w:rsidRPr="00354CBB" w:rsidRDefault="00354CBB" w:rsidP="00354CBB">
            <w:pPr>
              <w:spacing w:line="360" w:lineRule="auto"/>
              <w:rPr>
                <w:ins w:id="93" w:author="FIXED-TERM Le Huynh Anh Tuan (RBVH/ETI14)" w:date="2016-12-29T14:54:00Z"/>
              </w:rPr>
            </w:pPr>
            <w:ins w:id="94" w:author="FIXED-TERM Le Huynh Anh Tuan (RBVH/ETI14)" w:date="2016-12-29T14:54:00Z">
              <w:r w:rsidRPr="00354CBB">
                <w:t>Main Success Scenario</w:t>
              </w:r>
            </w:ins>
          </w:p>
        </w:tc>
        <w:tc>
          <w:tcPr>
            <w:tcW w:w="7015" w:type="dxa"/>
          </w:tcPr>
          <w:p w14:paraId="58B2A7AC" w14:textId="77777777" w:rsidR="00354CBB" w:rsidRPr="008802D9" w:rsidRDefault="00354CBB" w:rsidP="00B4543E">
            <w:pPr>
              <w:pStyle w:val="ListParagraph"/>
              <w:numPr>
                <w:ilvl w:val="0"/>
                <w:numId w:val="9"/>
              </w:numPr>
              <w:spacing w:before="0"/>
              <w:cnfStyle w:val="000000100000" w:firstRow="0" w:lastRow="0" w:firstColumn="0" w:lastColumn="0" w:oddVBand="0" w:evenVBand="0" w:oddHBand="1" w:evenHBand="0" w:firstRowFirstColumn="0" w:firstRowLastColumn="0" w:lastRowFirstColumn="0" w:lastRowLastColumn="0"/>
              <w:rPr>
                <w:ins w:id="95" w:author="FIXED-TERM Le Huynh Anh Tuan (RBVH/ETI14)" w:date="2016-12-29T14:54:00Z"/>
                <w:rFonts w:ascii="Cambria" w:hAnsi="Cambria" w:cs="Tahoma"/>
              </w:rPr>
            </w:pPr>
            <w:ins w:id="96" w:author="FIXED-TERM Le Huynh Anh Tuan (RBVH/ETI14)" w:date="2016-12-29T14:54:00Z">
              <w:r w:rsidRPr="008802D9">
                <w:rPr>
                  <w:rFonts w:ascii="Cambria" w:hAnsi="Cambria" w:cs="Tahoma"/>
                </w:rPr>
                <w:t>The user opens the login page</w:t>
              </w:r>
            </w:ins>
          </w:p>
          <w:p w14:paraId="58D75DFB" w14:textId="77777777" w:rsidR="00354CBB" w:rsidRPr="008802D9" w:rsidRDefault="00354CBB" w:rsidP="00B4543E">
            <w:pPr>
              <w:pStyle w:val="ListParagraph"/>
              <w:numPr>
                <w:ilvl w:val="0"/>
                <w:numId w:val="9"/>
              </w:numPr>
              <w:spacing w:before="0"/>
              <w:cnfStyle w:val="000000100000" w:firstRow="0" w:lastRow="0" w:firstColumn="0" w:lastColumn="0" w:oddVBand="0" w:evenVBand="0" w:oddHBand="1" w:evenHBand="0" w:firstRowFirstColumn="0" w:firstRowLastColumn="0" w:lastRowFirstColumn="0" w:lastRowLastColumn="0"/>
              <w:rPr>
                <w:ins w:id="97" w:author="FIXED-TERM Le Huynh Anh Tuan (RBVH/ETI14)" w:date="2016-12-29T14:54:00Z"/>
                <w:rFonts w:ascii="Cambria" w:hAnsi="Cambria" w:cs="Tahoma"/>
              </w:rPr>
            </w:pPr>
            <w:ins w:id="98" w:author="FIXED-TERM Le Huynh Anh Tuan (RBVH/ETI14)" w:date="2016-12-29T14:54:00Z">
              <w:r w:rsidRPr="008802D9">
                <w:rPr>
                  <w:rFonts w:ascii="Cambria" w:hAnsi="Cambria" w:cs="Tahoma"/>
                </w:rPr>
                <w:t>The user enters the username</w:t>
              </w:r>
            </w:ins>
          </w:p>
          <w:p w14:paraId="593D409F" w14:textId="77777777" w:rsidR="00354CBB" w:rsidRPr="008802D9" w:rsidRDefault="00354CBB" w:rsidP="00B4543E">
            <w:pPr>
              <w:pStyle w:val="ListParagraph"/>
              <w:numPr>
                <w:ilvl w:val="0"/>
                <w:numId w:val="9"/>
              </w:numPr>
              <w:spacing w:before="0"/>
              <w:cnfStyle w:val="000000100000" w:firstRow="0" w:lastRow="0" w:firstColumn="0" w:lastColumn="0" w:oddVBand="0" w:evenVBand="0" w:oddHBand="1" w:evenHBand="0" w:firstRowFirstColumn="0" w:firstRowLastColumn="0" w:lastRowFirstColumn="0" w:lastRowLastColumn="0"/>
              <w:rPr>
                <w:ins w:id="99" w:author="FIXED-TERM Le Huynh Anh Tuan (RBVH/ETI14)" w:date="2016-12-29T14:54:00Z"/>
                <w:rFonts w:ascii="Cambria" w:hAnsi="Cambria" w:cs="Tahoma"/>
              </w:rPr>
            </w:pPr>
            <w:ins w:id="100" w:author="FIXED-TERM Le Huynh Anh Tuan (RBVH/ETI14)" w:date="2016-12-29T14:54:00Z">
              <w:r w:rsidRPr="008802D9">
                <w:rPr>
                  <w:rFonts w:ascii="Cambria" w:hAnsi="Cambria" w:cs="Tahoma"/>
                </w:rPr>
                <w:t>The user enters the password</w:t>
              </w:r>
            </w:ins>
          </w:p>
          <w:p w14:paraId="1DE4F6D2" w14:textId="77777777" w:rsidR="00354CBB" w:rsidRPr="008802D9" w:rsidRDefault="00354CBB" w:rsidP="00B4543E">
            <w:pPr>
              <w:pStyle w:val="ListParagraph"/>
              <w:numPr>
                <w:ilvl w:val="0"/>
                <w:numId w:val="9"/>
              </w:numPr>
              <w:spacing w:before="0"/>
              <w:cnfStyle w:val="000000100000" w:firstRow="0" w:lastRow="0" w:firstColumn="0" w:lastColumn="0" w:oddVBand="0" w:evenVBand="0" w:oddHBand="1" w:evenHBand="0" w:firstRowFirstColumn="0" w:firstRowLastColumn="0" w:lastRowFirstColumn="0" w:lastRowLastColumn="0"/>
              <w:rPr>
                <w:ins w:id="101" w:author="FIXED-TERM Le Huynh Anh Tuan (RBVH/ETI14)" w:date="2016-12-29T14:54:00Z"/>
                <w:rFonts w:ascii="Cambria" w:hAnsi="Cambria" w:cs="Tahoma"/>
              </w:rPr>
            </w:pPr>
            <w:ins w:id="102" w:author="FIXED-TERM Le Huynh Anh Tuan (RBVH/ETI14)" w:date="2016-12-29T14:54:00Z">
              <w:r w:rsidRPr="008802D9">
                <w:rPr>
                  <w:rFonts w:ascii="Cambria" w:hAnsi="Cambria" w:cs="Tahoma"/>
                </w:rPr>
                <w:t>The user clicks the “Sign in” button</w:t>
              </w:r>
            </w:ins>
          </w:p>
          <w:p w14:paraId="73DD8EB5" w14:textId="77777777" w:rsidR="00354CBB" w:rsidRPr="008802D9" w:rsidRDefault="00354CBB" w:rsidP="00B4543E">
            <w:pPr>
              <w:pStyle w:val="ListParagraph"/>
              <w:numPr>
                <w:ilvl w:val="0"/>
                <w:numId w:val="9"/>
              </w:numPr>
              <w:spacing w:before="0"/>
              <w:cnfStyle w:val="000000100000" w:firstRow="0" w:lastRow="0" w:firstColumn="0" w:lastColumn="0" w:oddVBand="0" w:evenVBand="0" w:oddHBand="1" w:evenHBand="0" w:firstRowFirstColumn="0" w:firstRowLastColumn="0" w:lastRowFirstColumn="0" w:lastRowLastColumn="0"/>
              <w:rPr>
                <w:ins w:id="103" w:author="FIXED-TERM Le Huynh Anh Tuan (RBVH/ETI14)" w:date="2016-12-29T14:54:00Z"/>
                <w:rFonts w:ascii="Cambria" w:hAnsi="Cambria" w:cs="Tahoma"/>
              </w:rPr>
            </w:pPr>
            <w:ins w:id="104" w:author="FIXED-TERM Le Huynh Anh Tuan (RBVH/ETI14)" w:date="2016-12-29T14:54:00Z">
              <w:r w:rsidRPr="008802D9">
                <w:rPr>
                  <w:rFonts w:ascii="Cambria" w:hAnsi="Cambria" w:cs="Tahoma"/>
                </w:rPr>
                <w:t>The system validates the entered username and password</w:t>
              </w:r>
            </w:ins>
          </w:p>
          <w:p w14:paraId="15B8AD58" w14:textId="77777777" w:rsidR="00354CBB" w:rsidRPr="008802D9" w:rsidRDefault="00354CBB" w:rsidP="00B4543E">
            <w:pPr>
              <w:pStyle w:val="ListParagraph"/>
              <w:numPr>
                <w:ilvl w:val="0"/>
                <w:numId w:val="9"/>
              </w:numPr>
              <w:spacing w:before="0"/>
              <w:cnfStyle w:val="000000100000" w:firstRow="0" w:lastRow="0" w:firstColumn="0" w:lastColumn="0" w:oddVBand="0" w:evenVBand="0" w:oddHBand="1" w:evenHBand="0" w:firstRowFirstColumn="0" w:firstRowLastColumn="0" w:lastRowFirstColumn="0" w:lastRowLastColumn="0"/>
              <w:rPr>
                <w:ins w:id="105" w:author="FIXED-TERM Le Huynh Anh Tuan (RBVH/ETI14)" w:date="2016-12-29T14:54:00Z"/>
                <w:rFonts w:ascii="Cambria" w:hAnsi="Cambria" w:cs="Tahoma"/>
              </w:rPr>
            </w:pPr>
            <w:ins w:id="106" w:author="FIXED-TERM Le Huynh Anh Tuan (RBVH/ETI14)" w:date="2016-12-29T14:54:00Z">
              <w:r w:rsidRPr="008802D9">
                <w:rPr>
                  <w:rFonts w:ascii="Cambria" w:hAnsi="Cambria" w:cs="Tahoma"/>
                </w:rPr>
                <w:t>The user is signed in and returned to the home page as a Current User.</w:t>
              </w:r>
            </w:ins>
          </w:p>
          <w:p w14:paraId="68DEB88C" w14:textId="77777777" w:rsidR="00354CBB" w:rsidRPr="008802D9" w:rsidRDefault="00354CBB" w:rsidP="00B4543E">
            <w:pPr>
              <w:pStyle w:val="ListParagraph"/>
              <w:numPr>
                <w:ilvl w:val="0"/>
                <w:numId w:val="9"/>
              </w:numPr>
              <w:spacing w:before="0"/>
              <w:cnfStyle w:val="000000100000" w:firstRow="0" w:lastRow="0" w:firstColumn="0" w:lastColumn="0" w:oddVBand="0" w:evenVBand="0" w:oddHBand="1" w:evenHBand="0" w:firstRowFirstColumn="0" w:firstRowLastColumn="0" w:lastRowFirstColumn="0" w:lastRowLastColumn="0"/>
              <w:rPr>
                <w:ins w:id="107" w:author="FIXED-TERM Le Huynh Anh Tuan (RBVH/ETI14)" w:date="2016-12-29T14:54:00Z"/>
                <w:rFonts w:ascii="Cambria" w:hAnsi="Cambria" w:cs="Tahoma"/>
              </w:rPr>
            </w:pPr>
            <w:ins w:id="108" w:author="FIXED-TERM Le Huynh Anh Tuan (RBVH/ETI14)" w:date="2016-12-29T14:54:00Z">
              <w:r w:rsidRPr="008802D9">
                <w:rPr>
                  <w:rFonts w:ascii="Cambria" w:hAnsi="Cambria" w:cs="Tahoma"/>
                </w:rPr>
                <w:t>The use case ends.</w:t>
              </w:r>
            </w:ins>
          </w:p>
        </w:tc>
      </w:tr>
      <w:tr w:rsidR="00354CBB" w:rsidRPr="008802D9" w14:paraId="21B30780" w14:textId="77777777" w:rsidTr="00354CBB">
        <w:trPr>
          <w:ins w:id="10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0A972A12" w14:textId="77777777" w:rsidR="00354CBB" w:rsidRPr="00354CBB" w:rsidRDefault="00354CBB" w:rsidP="00354CBB">
            <w:pPr>
              <w:spacing w:line="360" w:lineRule="auto"/>
              <w:rPr>
                <w:ins w:id="110" w:author="FIXED-TERM Le Huynh Anh Tuan (RBVH/ETI14)" w:date="2016-12-29T14:54:00Z"/>
              </w:rPr>
            </w:pPr>
            <w:ins w:id="111" w:author="FIXED-TERM Le Huynh Anh Tuan (RBVH/ETI14)" w:date="2016-12-29T14:54:00Z">
              <w:r w:rsidRPr="00354CBB">
                <w:t>Alternative Scenarios</w:t>
              </w:r>
            </w:ins>
          </w:p>
        </w:tc>
        <w:tc>
          <w:tcPr>
            <w:tcW w:w="7015" w:type="dxa"/>
          </w:tcPr>
          <w:p w14:paraId="6435AF48" w14:textId="77777777" w:rsidR="00354CBB" w:rsidRPr="00354CBB" w:rsidRDefault="00354CBB" w:rsidP="00354CBB">
            <w:pPr>
              <w:cnfStyle w:val="000000000000" w:firstRow="0" w:lastRow="0" w:firstColumn="0" w:lastColumn="0" w:oddVBand="0" w:evenVBand="0" w:oddHBand="0" w:evenHBand="0" w:firstRowFirstColumn="0" w:firstRowLastColumn="0" w:lastRowFirstColumn="0" w:lastRowLastColumn="0"/>
              <w:rPr>
                <w:ins w:id="112" w:author="FIXED-TERM Le Huynh Anh Tuan (RBVH/ETI14)" w:date="2016-12-29T14:54:00Z"/>
                <w:rFonts w:ascii="Cambria" w:hAnsi="Cambria" w:cs="Tahoma"/>
              </w:rPr>
            </w:pPr>
            <w:ins w:id="113" w:author="FIXED-TERM Le Huynh Anh Tuan (RBVH/ETI14)" w:date="2016-12-29T14:54:00Z">
              <w:r w:rsidRPr="00354CBB">
                <w:rPr>
                  <w:rFonts w:ascii="Cambria" w:hAnsi="Cambria" w:cs="Tahoma"/>
                </w:rPr>
                <w:t xml:space="preserve">Automatic forwarding to the login page: </w:t>
              </w:r>
            </w:ins>
          </w:p>
          <w:p w14:paraId="7A924694" w14:textId="77777777" w:rsidR="00354CBB" w:rsidRPr="00354CBB" w:rsidRDefault="00354CBB" w:rsidP="00354CBB">
            <w:pPr>
              <w:cnfStyle w:val="000000000000" w:firstRow="0" w:lastRow="0" w:firstColumn="0" w:lastColumn="0" w:oddVBand="0" w:evenVBand="0" w:oddHBand="0" w:evenHBand="0" w:firstRowFirstColumn="0" w:firstRowLastColumn="0" w:lastRowFirstColumn="0" w:lastRowLastColumn="0"/>
              <w:rPr>
                <w:ins w:id="114" w:author="FIXED-TERM Le Huynh Anh Tuan (RBVH/ETI14)" w:date="2016-12-29T14:54:00Z"/>
                <w:rFonts w:ascii="Cambria" w:hAnsi="Cambria" w:cs="Tahoma"/>
              </w:rPr>
            </w:pPr>
            <w:ins w:id="115" w:author="FIXED-TERM Le Huynh Anh Tuan (RBVH/ETI14)" w:date="2016-12-29T14:54:00Z">
              <w:r w:rsidRPr="00354CBB">
                <w:rPr>
                  <w:rFonts w:ascii="Cambria" w:hAnsi="Cambria" w:cs="Tahoma"/>
                </w:rPr>
                <w:t xml:space="preserve">Accessing protected functions will automatically forward the user to the login page in case that he/she’s not logged in yet </w:t>
              </w:r>
            </w:ins>
          </w:p>
          <w:p w14:paraId="58AA8B68"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116" w:author="FIXED-TERM Le Huynh Anh Tuan (RBVH/ETI14)" w:date="2016-12-29T14:54:00Z"/>
                <w:rFonts w:ascii="Cambria" w:hAnsi="Cambria" w:cs="Tahoma"/>
              </w:rPr>
            </w:pPr>
          </w:p>
        </w:tc>
      </w:tr>
      <w:tr w:rsidR="00354CBB" w:rsidRPr="008802D9" w14:paraId="30104635" w14:textId="77777777" w:rsidTr="00354CBB">
        <w:trPr>
          <w:cnfStyle w:val="000000100000" w:firstRow="0" w:lastRow="0" w:firstColumn="0" w:lastColumn="0" w:oddVBand="0" w:evenVBand="0" w:oddHBand="1" w:evenHBand="0" w:firstRowFirstColumn="0" w:firstRowLastColumn="0" w:lastRowFirstColumn="0" w:lastRowLastColumn="0"/>
          <w:ins w:id="11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6C33707F" w14:textId="77777777" w:rsidR="00354CBB" w:rsidRPr="00354CBB" w:rsidRDefault="00354CBB" w:rsidP="00354CBB">
            <w:pPr>
              <w:spacing w:line="360" w:lineRule="auto"/>
              <w:rPr>
                <w:ins w:id="118" w:author="FIXED-TERM Le Huynh Anh Tuan (RBVH/ETI14)" w:date="2016-12-29T14:54:00Z"/>
              </w:rPr>
            </w:pPr>
            <w:ins w:id="119" w:author="FIXED-TERM Le Huynh Anh Tuan (RBVH/ETI14)" w:date="2016-12-29T14:54:00Z">
              <w:r w:rsidRPr="00354CBB">
                <w:t>Success End Condition</w:t>
              </w:r>
            </w:ins>
          </w:p>
        </w:tc>
        <w:tc>
          <w:tcPr>
            <w:tcW w:w="7015" w:type="dxa"/>
          </w:tcPr>
          <w:p w14:paraId="311D201A" w14:textId="77777777" w:rsidR="00354CBB" w:rsidRPr="00354CBB" w:rsidRDefault="00354CBB" w:rsidP="00354CBB">
            <w:pPr>
              <w:cnfStyle w:val="000000100000" w:firstRow="0" w:lastRow="0" w:firstColumn="0" w:lastColumn="0" w:oddVBand="0" w:evenVBand="0" w:oddHBand="1" w:evenHBand="0" w:firstRowFirstColumn="0" w:firstRowLastColumn="0" w:lastRowFirstColumn="0" w:lastRowLastColumn="0"/>
              <w:rPr>
                <w:ins w:id="120" w:author="FIXED-TERM Le Huynh Anh Tuan (RBVH/ETI14)" w:date="2016-12-29T14:54:00Z"/>
                <w:rFonts w:ascii="Cambria" w:hAnsi="Cambria" w:cs="Tahoma"/>
              </w:rPr>
            </w:pPr>
            <w:ins w:id="121" w:author="FIXED-TERM Le Huynh Anh Tuan (RBVH/ETI14)" w:date="2016-12-29T14:54:00Z">
              <w:r w:rsidRPr="00354CBB">
                <w:rPr>
                  <w:rFonts w:ascii="Cambria" w:hAnsi="Cambria" w:cs="Tahoma"/>
                </w:rPr>
                <w:t xml:space="preserve">The user has access to the system </w:t>
              </w:r>
            </w:ins>
          </w:p>
          <w:p w14:paraId="456545E2" w14:textId="77777777" w:rsidR="00354CBB" w:rsidRPr="00354CBB" w:rsidRDefault="00354CBB" w:rsidP="00354CBB">
            <w:pPr>
              <w:cnfStyle w:val="000000100000" w:firstRow="0" w:lastRow="0" w:firstColumn="0" w:lastColumn="0" w:oddVBand="0" w:evenVBand="0" w:oddHBand="1" w:evenHBand="0" w:firstRowFirstColumn="0" w:firstRowLastColumn="0" w:lastRowFirstColumn="0" w:lastRowLastColumn="0"/>
              <w:rPr>
                <w:ins w:id="122" w:author="FIXED-TERM Le Huynh Anh Tuan (RBVH/ETI14)" w:date="2016-12-29T14:54:00Z"/>
                <w:rFonts w:ascii="Cambria" w:hAnsi="Cambria" w:cs="Tahoma"/>
              </w:rPr>
            </w:pPr>
            <w:ins w:id="123" w:author="FIXED-TERM Le Huynh Anh Tuan (RBVH/ETI14)" w:date="2016-12-29T14:54:00Z">
              <w:r w:rsidRPr="00354CBB">
                <w:rPr>
                  <w:rFonts w:ascii="Cambria" w:hAnsi="Cambria" w:cs="Tahoma"/>
                </w:rPr>
                <w:t xml:space="preserve">The page that the user wanted to access prior to authentication is displayed (automatic forwarding) </w:t>
              </w:r>
            </w:ins>
          </w:p>
          <w:p w14:paraId="5936D108" w14:textId="77777777" w:rsidR="00354CBB" w:rsidRPr="00354CBB" w:rsidRDefault="00354CBB" w:rsidP="00354CBB">
            <w:pPr>
              <w:cnfStyle w:val="000000100000" w:firstRow="0" w:lastRow="0" w:firstColumn="0" w:lastColumn="0" w:oddVBand="0" w:evenVBand="0" w:oddHBand="1" w:evenHBand="0" w:firstRowFirstColumn="0" w:firstRowLastColumn="0" w:lastRowFirstColumn="0" w:lastRowLastColumn="0"/>
              <w:rPr>
                <w:ins w:id="124" w:author="FIXED-TERM Le Huynh Anh Tuan (RBVH/ETI14)" w:date="2016-12-29T14:54:00Z"/>
                <w:rFonts w:ascii="Cambria" w:hAnsi="Cambria" w:cs="Tahoma"/>
              </w:rPr>
            </w:pPr>
            <w:ins w:id="125" w:author="FIXED-TERM Le Huynh Anh Tuan (RBVH/ETI14)" w:date="2016-12-29T14:54:00Z">
              <w:r w:rsidRPr="00354CBB">
                <w:rPr>
                  <w:rFonts w:ascii="Cambria" w:hAnsi="Cambria" w:cs="Tahoma"/>
                </w:rPr>
                <w:t xml:space="preserve">The system created a new session </w:t>
              </w:r>
            </w:ins>
          </w:p>
          <w:p w14:paraId="26FE0942" w14:textId="77777777" w:rsidR="00354CBB" w:rsidRPr="00354CBB" w:rsidRDefault="00354CBB" w:rsidP="00354CBB">
            <w:pPr>
              <w:cnfStyle w:val="000000100000" w:firstRow="0" w:lastRow="0" w:firstColumn="0" w:lastColumn="0" w:oddVBand="0" w:evenVBand="0" w:oddHBand="1" w:evenHBand="0" w:firstRowFirstColumn="0" w:firstRowLastColumn="0" w:lastRowFirstColumn="0" w:lastRowLastColumn="0"/>
              <w:rPr>
                <w:ins w:id="126" w:author="FIXED-TERM Le Huynh Anh Tuan (RBVH/ETI14)" w:date="2016-12-29T14:54:00Z"/>
                <w:rFonts w:ascii="Cambria" w:hAnsi="Cambria" w:cs="Tahoma"/>
              </w:rPr>
            </w:pPr>
          </w:p>
          <w:p w14:paraId="7AB5EB49" w14:textId="77777777" w:rsidR="00571F39" w:rsidRPr="008802D9" w:rsidRDefault="00354CBB" w:rsidP="00354CBB">
            <w:pPr>
              <w:cnfStyle w:val="000000100000" w:firstRow="0" w:lastRow="0" w:firstColumn="0" w:lastColumn="0" w:oddVBand="0" w:evenVBand="0" w:oddHBand="1" w:evenHBand="0" w:firstRowFirstColumn="0" w:firstRowLastColumn="0" w:lastRowFirstColumn="0" w:lastRowLastColumn="0"/>
              <w:rPr>
                <w:ins w:id="127" w:author="FIXED-TERM Le Huynh Anh Tuan (RBVH/ETI14)" w:date="2016-12-29T14:54:00Z"/>
                <w:rFonts w:ascii="Cambria" w:hAnsi="Cambria" w:cs="Tahoma"/>
              </w:rPr>
            </w:pPr>
            <w:ins w:id="128" w:author="FIXED-TERM Le Huynh Anh Tuan (RBVH/ETI14)" w:date="2016-12-29T14:54:00Z">
              <w:r w:rsidRPr="008802D9">
                <w:rPr>
                  <w:rFonts w:ascii="Cambria" w:hAnsi="Cambria" w:cs="Tahoma"/>
                </w:rPr>
                <w:t xml:space="preserve">Optional: the system might want to set a cookie ("remember me") </w:t>
              </w:r>
            </w:ins>
          </w:p>
        </w:tc>
      </w:tr>
      <w:tr w:rsidR="00354CBB" w:rsidRPr="008802D9" w14:paraId="6E533A50" w14:textId="77777777" w:rsidTr="00354CBB">
        <w:trPr>
          <w:ins w:id="12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7B622E4D" w14:textId="77777777" w:rsidR="00354CBB" w:rsidRPr="00354CBB" w:rsidRDefault="00354CBB" w:rsidP="00354CBB">
            <w:pPr>
              <w:spacing w:line="360" w:lineRule="auto"/>
              <w:rPr>
                <w:ins w:id="130" w:author="FIXED-TERM Le Huynh Anh Tuan (RBVH/ETI14)" w:date="2016-12-29T14:54:00Z"/>
              </w:rPr>
            </w:pPr>
            <w:ins w:id="131" w:author="FIXED-TERM Le Huynh Anh Tuan (RBVH/ETI14)" w:date="2016-12-29T14:54:00Z">
              <w:r w:rsidRPr="00354CBB">
                <w:t>Failed End Condition</w:t>
              </w:r>
            </w:ins>
          </w:p>
        </w:tc>
        <w:tc>
          <w:tcPr>
            <w:tcW w:w="7015" w:type="dxa"/>
          </w:tcPr>
          <w:p w14:paraId="00973205" w14:textId="77777777" w:rsidR="00354CBB" w:rsidRPr="008802D9" w:rsidRDefault="00354CBB" w:rsidP="00354CBB">
            <w:pPr>
              <w:keepLines/>
              <w:spacing w:before="60" w:after="60"/>
              <w:cnfStyle w:val="000000000000" w:firstRow="0" w:lastRow="0" w:firstColumn="0" w:lastColumn="0" w:oddVBand="0" w:evenVBand="0" w:oddHBand="0" w:evenHBand="0" w:firstRowFirstColumn="0" w:firstRowLastColumn="0" w:lastRowFirstColumn="0" w:lastRowLastColumn="0"/>
              <w:rPr>
                <w:ins w:id="132" w:author="FIXED-TERM Le Huynh Anh Tuan (RBVH/ETI14)" w:date="2016-12-29T14:54:00Z"/>
                <w:rFonts w:ascii="Cambria" w:eastAsia="Times New Roman" w:hAnsi="Cambria" w:cs="Tahoma"/>
                <w:lang w:val="en-GB"/>
              </w:rPr>
            </w:pPr>
            <w:ins w:id="133" w:author="FIXED-TERM Le Huynh Anh Tuan (RBVH/ETI14)" w:date="2016-12-29T14:54:00Z">
              <w:r w:rsidRPr="008802D9">
                <w:rPr>
                  <w:rFonts w:ascii="Cambria" w:eastAsia="Times New Roman" w:hAnsi="Cambria" w:cs="Tahoma"/>
                  <w:lang w:val="en-GB"/>
                </w:rPr>
                <w:t>If the User entered an invalid username and/or password, the following occurs:</w:t>
              </w:r>
            </w:ins>
          </w:p>
          <w:p w14:paraId="4366889D" w14:textId="77777777" w:rsidR="00354CBB" w:rsidRPr="008802D9" w:rsidRDefault="00354CBB" w:rsidP="00B4543E">
            <w:pPr>
              <w:keepLines/>
              <w:numPr>
                <w:ilvl w:val="0"/>
                <w:numId w:val="22"/>
              </w:numPr>
              <w:spacing w:before="60" w:after="60"/>
              <w:ind w:left="512"/>
              <w:cnfStyle w:val="000000000000" w:firstRow="0" w:lastRow="0" w:firstColumn="0" w:lastColumn="0" w:oddVBand="0" w:evenVBand="0" w:oddHBand="0" w:evenHBand="0" w:firstRowFirstColumn="0" w:firstRowLastColumn="0" w:lastRowFirstColumn="0" w:lastRowLastColumn="0"/>
              <w:rPr>
                <w:ins w:id="134" w:author="FIXED-TERM Le Huynh Anh Tuan (RBVH/ETI14)" w:date="2016-12-29T14:54:00Z"/>
                <w:rFonts w:ascii="Cambria" w:eastAsia="Times New Roman" w:hAnsi="Cambria" w:cs="Tahoma"/>
                <w:lang w:val="en-GB"/>
              </w:rPr>
            </w:pPr>
            <w:ins w:id="135" w:author="FIXED-TERM Le Huynh Anh Tuan (RBVH/ETI14)" w:date="2016-12-29T14:54:00Z">
              <w:r w:rsidRPr="008802D9">
                <w:rPr>
                  <w:rFonts w:ascii="Cambria" w:eastAsia="Times New Roman" w:hAnsi="Cambria" w:cs="Tahoma"/>
                  <w:lang w:val="en-GB"/>
                </w:rPr>
                <w:t>An error message is being displayed</w:t>
              </w:r>
            </w:ins>
          </w:p>
          <w:p w14:paraId="4F93BB9D" w14:textId="77777777" w:rsidR="00354CBB" w:rsidRPr="008802D9" w:rsidRDefault="00354CBB" w:rsidP="00B4543E">
            <w:pPr>
              <w:keepLines/>
              <w:numPr>
                <w:ilvl w:val="0"/>
                <w:numId w:val="22"/>
              </w:numPr>
              <w:spacing w:before="60" w:after="60"/>
              <w:ind w:left="512"/>
              <w:cnfStyle w:val="000000000000" w:firstRow="0" w:lastRow="0" w:firstColumn="0" w:lastColumn="0" w:oddVBand="0" w:evenVBand="0" w:oddHBand="0" w:evenHBand="0" w:firstRowFirstColumn="0" w:firstRowLastColumn="0" w:lastRowFirstColumn="0" w:lastRowLastColumn="0"/>
              <w:rPr>
                <w:ins w:id="136" w:author="FIXED-TERM Le Huynh Anh Tuan (RBVH/ETI14)" w:date="2016-12-29T14:54:00Z"/>
                <w:rFonts w:ascii="Cambria" w:eastAsia="Times New Roman" w:hAnsi="Cambria" w:cs="Tahoma"/>
                <w:lang w:val="en-GB"/>
              </w:rPr>
            </w:pPr>
            <w:ins w:id="137" w:author="FIXED-TERM Le Huynh Anh Tuan (RBVH/ETI14)" w:date="2016-12-29T14:54:00Z">
              <w:r w:rsidRPr="008802D9">
                <w:rPr>
                  <w:rFonts w:ascii="Cambria" w:eastAsia="Times New Roman" w:hAnsi="Cambria" w:cs="Tahoma"/>
                  <w:lang w:val="en-GB"/>
                </w:rPr>
                <w:t>The system prompts the User to re-enter the valid information.</w:t>
              </w:r>
            </w:ins>
          </w:p>
          <w:p w14:paraId="71914D66" w14:textId="77777777" w:rsidR="00354CBB" w:rsidRPr="008802D9" w:rsidRDefault="00354CBB" w:rsidP="00B4543E">
            <w:pPr>
              <w:pStyle w:val="ListParagraph"/>
              <w:numPr>
                <w:ilvl w:val="0"/>
                <w:numId w:val="22"/>
              </w:numPr>
              <w:spacing w:before="0"/>
              <w:ind w:left="522"/>
              <w:cnfStyle w:val="000000000000" w:firstRow="0" w:lastRow="0" w:firstColumn="0" w:lastColumn="0" w:oddVBand="0" w:evenVBand="0" w:oddHBand="0" w:evenHBand="0" w:firstRowFirstColumn="0" w:firstRowLastColumn="0" w:lastRowFirstColumn="0" w:lastRowLastColumn="0"/>
              <w:rPr>
                <w:ins w:id="138" w:author="FIXED-TERM Le Huynh Anh Tuan (RBVH/ETI14)" w:date="2016-12-29T14:54:00Z"/>
                <w:rFonts w:ascii="Cambria" w:hAnsi="Cambria" w:cs="Tahoma"/>
              </w:rPr>
            </w:pPr>
            <w:ins w:id="139" w:author="FIXED-TERM Le Huynh Anh Tuan (RBVH/ETI14)" w:date="2016-12-29T14:54:00Z">
              <w:r w:rsidRPr="008802D9">
                <w:rPr>
                  <w:rFonts w:ascii="Cambria" w:hAnsi="Cambria" w:cs="Tahoma"/>
                </w:rPr>
                <w:t>The user has no access to the system</w:t>
              </w:r>
            </w:ins>
          </w:p>
        </w:tc>
      </w:tr>
      <w:tr w:rsidR="00354CBB" w:rsidRPr="008802D9" w14:paraId="7E2F818F" w14:textId="77777777" w:rsidTr="00354CBB">
        <w:trPr>
          <w:cnfStyle w:val="000000100000" w:firstRow="0" w:lastRow="0" w:firstColumn="0" w:lastColumn="0" w:oddVBand="0" w:evenVBand="0" w:oddHBand="1" w:evenHBand="0" w:firstRowFirstColumn="0" w:firstRowLastColumn="0" w:lastRowFirstColumn="0" w:lastRowLastColumn="0"/>
          <w:ins w:id="14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09F0FD6F" w14:textId="77777777" w:rsidR="00354CBB" w:rsidRPr="00354CBB" w:rsidRDefault="00354CBB" w:rsidP="00354CBB">
            <w:pPr>
              <w:spacing w:line="360" w:lineRule="auto"/>
              <w:rPr>
                <w:ins w:id="141" w:author="FIXED-TERM Le Huynh Anh Tuan (RBVH/ETI14)" w:date="2016-12-29T14:54:00Z"/>
              </w:rPr>
            </w:pPr>
            <w:ins w:id="142" w:author="FIXED-TERM Le Huynh Anh Tuan (RBVH/ETI14)" w:date="2016-12-29T14:54:00Z">
              <w:r w:rsidRPr="00354CBB">
                <w:t>Special Requirements</w:t>
              </w:r>
            </w:ins>
          </w:p>
        </w:tc>
        <w:tc>
          <w:tcPr>
            <w:tcW w:w="7015" w:type="dxa"/>
          </w:tcPr>
          <w:p w14:paraId="7D37543A"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143" w:author="FIXED-TERM Le Huynh Anh Tuan (RBVH/ETI14)" w:date="2016-12-29T14:54:00Z"/>
                <w:rFonts w:ascii="Cambria" w:hAnsi="Cambria" w:cs="Tahoma"/>
              </w:rPr>
            </w:pPr>
            <w:ins w:id="144" w:author="FIXED-TERM Le Huynh Anh Tuan (RBVH/ETI14)" w:date="2016-12-29T14:54:00Z">
              <w:r w:rsidRPr="008802D9">
                <w:rPr>
                  <w:rFonts w:ascii="Cambria" w:hAnsi="Cambria" w:cs="Tahoma"/>
                </w:rPr>
                <w:t>+ The System’s interface must be user-friendly.</w:t>
              </w:r>
            </w:ins>
          </w:p>
          <w:p w14:paraId="4EA72B28"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145" w:author="FIXED-TERM Le Huynh Anh Tuan (RBVH/ETI14)" w:date="2016-12-29T14:54:00Z"/>
                <w:rFonts w:ascii="Cambria" w:hAnsi="Cambria" w:cs="Tahoma"/>
              </w:rPr>
            </w:pPr>
            <w:ins w:id="146" w:author="FIXED-TERM Le Huynh Anh Tuan (RBVH/ETI14)" w:date="2016-12-29T14:54:00Z">
              <w:r w:rsidRPr="008802D9">
                <w:rPr>
                  <w:rFonts w:ascii="Cambria" w:hAnsi="Cambria" w:cs="Tahoma"/>
                </w:rPr>
                <w:t>+ The respond time must be under 5 seconds.</w:t>
              </w:r>
            </w:ins>
          </w:p>
        </w:tc>
      </w:tr>
    </w:tbl>
    <w:p w14:paraId="7F8A3797" w14:textId="77777777" w:rsidR="00354CBB" w:rsidRPr="008802D9" w:rsidRDefault="00354CBB" w:rsidP="00354CBB">
      <w:pPr>
        <w:rPr>
          <w:ins w:id="147" w:author="FIXED-TERM Le Huynh Anh Tuan (RBVH/ETI14)" w:date="2016-12-29T14:54:00Z"/>
          <w:rFonts w:ascii="Cambria" w:hAnsi="Cambria" w:cs="Tahoma"/>
        </w:rPr>
      </w:pPr>
    </w:p>
    <w:tbl>
      <w:tblPr>
        <w:tblStyle w:val="GridTable4-Accent1"/>
        <w:tblW w:w="0" w:type="auto"/>
        <w:tblLook w:val="04A0" w:firstRow="1" w:lastRow="0" w:firstColumn="1" w:lastColumn="0" w:noHBand="0" w:noVBand="1"/>
      </w:tblPr>
      <w:tblGrid>
        <w:gridCol w:w="2579"/>
        <w:gridCol w:w="6208"/>
      </w:tblGrid>
      <w:tr w:rsidR="00354CBB" w:rsidRPr="008802D9" w14:paraId="37BEB179" w14:textId="77777777" w:rsidTr="00765976">
        <w:trPr>
          <w:cnfStyle w:val="100000000000" w:firstRow="1" w:lastRow="0" w:firstColumn="0" w:lastColumn="0" w:oddVBand="0" w:evenVBand="0" w:oddHBand="0" w:evenHBand="0" w:firstRowFirstColumn="0" w:firstRowLastColumn="0" w:lastRowFirstColumn="0" w:lastRowLastColumn="0"/>
          <w:ins w:id="14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7A3A23D8" w14:textId="2F700FC6" w:rsidR="00354CBB" w:rsidRPr="00354CBB" w:rsidRDefault="00354CBB" w:rsidP="00354CBB">
            <w:pPr>
              <w:spacing w:line="360" w:lineRule="auto"/>
              <w:rPr>
                <w:ins w:id="149" w:author="FIXED-TERM Le Huynh Anh Tuan (RBVH/ETI14)" w:date="2016-12-29T14:54:00Z"/>
              </w:rPr>
            </w:pPr>
            <w:ins w:id="150" w:author="FIXED-TERM Le Huynh Anh Tuan (RBVH/ETI14)" w:date="2016-12-29T14:54:00Z">
              <w:r w:rsidRPr="008802D9">
                <w:rPr>
                  <w:rFonts w:ascii="Cambria" w:hAnsi="Cambria" w:cs="Tahoma"/>
                </w:rPr>
                <w:br w:type="page"/>
              </w:r>
            </w:ins>
            <w:r w:rsidR="009047B1">
              <w:t>RE1-2</w:t>
            </w:r>
          </w:p>
        </w:tc>
        <w:tc>
          <w:tcPr>
            <w:tcW w:w="6208" w:type="dxa"/>
          </w:tcPr>
          <w:p w14:paraId="237E1A2B" w14:textId="77777777" w:rsidR="00354CBB" w:rsidRPr="00354CBB"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151" w:author="FIXED-TERM Le Huynh Anh Tuan (RBVH/ETI14)" w:date="2016-12-29T14:54:00Z"/>
              </w:rPr>
            </w:pPr>
            <w:ins w:id="152" w:author="FIXED-TERM Le Huynh Anh Tuan (RBVH/ETI14)" w:date="2016-12-29T14:54:00Z">
              <w:r w:rsidRPr="00354CBB">
                <w:t>Log out</w:t>
              </w:r>
            </w:ins>
          </w:p>
        </w:tc>
      </w:tr>
      <w:tr w:rsidR="00354CBB" w:rsidRPr="008802D9" w14:paraId="3680DAFF" w14:textId="77777777" w:rsidTr="00765976">
        <w:trPr>
          <w:cnfStyle w:val="000000100000" w:firstRow="0" w:lastRow="0" w:firstColumn="0" w:lastColumn="0" w:oddVBand="0" w:evenVBand="0" w:oddHBand="1" w:evenHBand="0" w:firstRowFirstColumn="0" w:firstRowLastColumn="0" w:lastRowFirstColumn="0" w:lastRowLastColumn="0"/>
          <w:ins w:id="15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29AB3E3C" w14:textId="77777777" w:rsidR="00354CBB" w:rsidRPr="00354CBB" w:rsidRDefault="00354CBB" w:rsidP="00354CBB">
            <w:pPr>
              <w:spacing w:line="360" w:lineRule="auto"/>
              <w:rPr>
                <w:ins w:id="154" w:author="FIXED-TERM Le Huynh Anh Tuan (RBVH/ETI14)" w:date="2016-12-29T14:54:00Z"/>
              </w:rPr>
            </w:pPr>
            <w:ins w:id="155" w:author="FIXED-TERM Le Huynh Anh Tuan (RBVH/ETI14)" w:date="2016-12-29T14:54:00Z">
              <w:r w:rsidRPr="00354CBB">
                <w:t>Description</w:t>
              </w:r>
            </w:ins>
          </w:p>
        </w:tc>
        <w:tc>
          <w:tcPr>
            <w:tcW w:w="6208" w:type="dxa"/>
          </w:tcPr>
          <w:p w14:paraId="117AFE77" w14:textId="3B5AA33E" w:rsidR="00354CBB" w:rsidRPr="007D2FEC" w:rsidRDefault="00354CBB" w:rsidP="007D2FEC">
            <w:pPr>
              <w:spacing w:line="360" w:lineRule="auto"/>
              <w:cnfStyle w:val="000000100000" w:firstRow="0" w:lastRow="0" w:firstColumn="0" w:lastColumn="0" w:oddVBand="0" w:evenVBand="0" w:oddHBand="1" w:evenHBand="0" w:firstRowFirstColumn="0" w:firstRowLastColumn="0" w:lastRowFirstColumn="0" w:lastRowLastColumn="0"/>
              <w:rPr>
                <w:ins w:id="156" w:author="FIXED-TERM Le Huynh Anh Tuan (RBVH/ETI14)" w:date="2016-12-29T14:54:00Z"/>
              </w:rPr>
            </w:pPr>
            <w:ins w:id="157" w:author="FIXED-TERM Le Huynh Anh Tuan (RBVH/ETI14)" w:date="2016-12-29T14:54:00Z">
              <w:r w:rsidRPr="007D2FEC">
                <w:t>The current user closes his/her current session and stops accessing the system.</w:t>
              </w:r>
            </w:ins>
          </w:p>
        </w:tc>
      </w:tr>
      <w:tr w:rsidR="00354CBB" w:rsidRPr="008802D9" w14:paraId="00410E65" w14:textId="77777777" w:rsidTr="00765976">
        <w:trPr>
          <w:ins w:id="15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085E3238" w14:textId="77777777" w:rsidR="00354CBB" w:rsidRPr="00354CBB" w:rsidRDefault="00354CBB" w:rsidP="00354CBB">
            <w:pPr>
              <w:spacing w:line="360" w:lineRule="auto"/>
              <w:rPr>
                <w:ins w:id="159" w:author="FIXED-TERM Le Huynh Anh Tuan (RBVH/ETI14)" w:date="2016-12-29T14:54:00Z"/>
              </w:rPr>
            </w:pPr>
            <w:ins w:id="160" w:author="FIXED-TERM Le Huynh Anh Tuan (RBVH/ETI14)" w:date="2016-12-29T14:54:00Z">
              <w:r w:rsidRPr="00354CBB">
                <w:t>Stakeholders</w:t>
              </w:r>
            </w:ins>
          </w:p>
        </w:tc>
        <w:tc>
          <w:tcPr>
            <w:tcW w:w="6208" w:type="dxa"/>
          </w:tcPr>
          <w:p w14:paraId="20B9500F" w14:textId="77777777" w:rsidR="00354CBB" w:rsidRPr="007D2FEC" w:rsidRDefault="00354CBB" w:rsidP="007D2FEC">
            <w:pPr>
              <w:spacing w:line="360" w:lineRule="auto"/>
              <w:cnfStyle w:val="000000000000" w:firstRow="0" w:lastRow="0" w:firstColumn="0" w:lastColumn="0" w:oddVBand="0" w:evenVBand="0" w:oddHBand="0" w:evenHBand="0" w:firstRowFirstColumn="0" w:firstRowLastColumn="0" w:lastRowFirstColumn="0" w:lastRowLastColumn="0"/>
              <w:rPr>
                <w:ins w:id="161" w:author="FIXED-TERM Le Huynh Anh Tuan (RBVH/ETI14)" w:date="2016-12-29T14:54:00Z"/>
              </w:rPr>
            </w:pPr>
            <w:ins w:id="162" w:author="FIXED-TERM Le Huynh Anh Tuan (RBVH/ETI14)" w:date="2016-12-29T14:54:00Z">
              <w:r w:rsidRPr="007D2FEC">
                <w:t>Testers, project manager, admin</w:t>
              </w:r>
            </w:ins>
          </w:p>
        </w:tc>
      </w:tr>
      <w:tr w:rsidR="00354CBB" w:rsidRPr="008802D9" w14:paraId="1FAE6FA4" w14:textId="77777777" w:rsidTr="00765976">
        <w:trPr>
          <w:cnfStyle w:val="000000100000" w:firstRow="0" w:lastRow="0" w:firstColumn="0" w:lastColumn="0" w:oddVBand="0" w:evenVBand="0" w:oddHBand="1" w:evenHBand="0" w:firstRowFirstColumn="0" w:firstRowLastColumn="0" w:lastRowFirstColumn="0" w:lastRowLastColumn="0"/>
          <w:ins w:id="16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5AD1DBFB" w14:textId="77777777" w:rsidR="00354CBB" w:rsidRPr="00354CBB" w:rsidRDefault="00354CBB" w:rsidP="00354CBB">
            <w:pPr>
              <w:spacing w:line="360" w:lineRule="auto"/>
              <w:rPr>
                <w:ins w:id="164" w:author="FIXED-TERM Le Huynh Anh Tuan (RBVH/ETI14)" w:date="2016-12-29T14:54:00Z"/>
              </w:rPr>
            </w:pPr>
            <w:ins w:id="165" w:author="FIXED-TERM Le Huynh Anh Tuan (RBVH/ETI14)" w:date="2016-12-29T14:54:00Z">
              <w:r w:rsidRPr="00354CBB">
                <w:t>Actors</w:t>
              </w:r>
            </w:ins>
          </w:p>
        </w:tc>
        <w:tc>
          <w:tcPr>
            <w:tcW w:w="6208" w:type="dxa"/>
          </w:tcPr>
          <w:p w14:paraId="3FF11B3B" w14:textId="77777777" w:rsidR="00354CBB" w:rsidRPr="007D2FEC" w:rsidRDefault="00354CBB" w:rsidP="007D2FEC">
            <w:pPr>
              <w:spacing w:line="360" w:lineRule="auto"/>
              <w:cnfStyle w:val="000000100000" w:firstRow="0" w:lastRow="0" w:firstColumn="0" w:lastColumn="0" w:oddVBand="0" w:evenVBand="0" w:oddHBand="1" w:evenHBand="0" w:firstRowFirstColumn="0" w:firstRowLastColumn="0" w:lastRowFirstColumn="0" w:lastRowLastColumn="0"/>
              <w:rPr>
                <w:ins w:id="166" w:author="FIXED-TERM Le Huynh Anh Tuan (RBVH/ETI14)" w:date="2016-12-29T14:54:00Z"/>
              </w:rPr>
            </w:pPr>
            <w:ins w:id="167" w:author="FIXED-TERM Le Huynh Anh Tuan (RBVH/ETI14)" w:date="2016-12-29T14:54:00Z">
              <w:r w:rsidRPr="007D2FEC">
                <w:t>Current User</w:t>
              </w:r>
            </w:ins>
          </w:p>
        </w:tc>
      </w:tr>
      <w:tr w:rsidR="00354CBB" w:rsidRPr="008802D9" w14:paraId="2FAC8502" w14:textId="77777777" w:rsidTr="00765976">
        <w:trPr>
          <w:ins w:id="16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01FDABD1" w14:textId="77777777" w:rsidR="00354CBB" w:rsidRPr="00354CBB" w:rsidRDefault="00354CBB" w:rsidP="00354CBB">
            <w:pPr>
              <w:spacing w:line="360" w:lineRule="auto"/>
              <w:rPr>
                <w:ins w:id="169" w:author="FIXED-TERM Le Huynh Anh Tuan (RBVH/ETI14)" w:date="2016-12-29T14:54:00Z"/>
              </w:rPr>
            </w:pPr>
            <w:ins w:id="170" w:author="FIXED-TERM Le Huynh Anh Tuan (RBVH/ETI14)" w:date="2016-12-29T14:54:00Z">
              <w:r w:rsidRPr="00354CBB">
                <w:t>Trigger</w:t>
              </w:r>
            </w:ins>
          </w:p>
        </w:tc>
        <w:tc>
          <w:tcPr>
            <w:tcW w:w="6208" w:type="dxa"/>
          </w:tcPr>
          <w:p w14:paraId="6E50DFF4" w14:textId="055224CE" w:rsidR="00354CBB" w:rsidRPr="007D2FEC" w:rsidRDefault="00354CBB" w:rsidP="007D2FEC">
            <w:pPr>
              <w:spacing w:line="360" w:lineRule="auto"/>
              <w:cnfStyle w:val="000000000000" w:firstRow="0" w:lastRow="0" w:firstColumn="0" w:lastColumn="0" w:oddVBand="0" w:evenVBand="0" w:oddHBand="0" w:evenHBand="0" w:firstRowFirstColumn="0" w:firstRowLastColumn="0" w:lastRowFirstColumn="0" w:lastRowLastColumn="0"/>
              <w:rPr>
                <w:ins w:id="171" w:author="FIXED-TERM Le Huynh Anh Tuan (RBVH/ETI14)" w:date="2016-12-29T14:54:00Z"/>
              </w:rPr>
            </w:pPr>
            <w:ins w:id="172" w:author="FIXED-TERM Le Huynh Anh Tuan (RBVH/ETI14)" w:date="2016-12-29T14:54:00Z">
              <w:r w:rsidRPr="007D2FEC">
                <w:t>The user wants to end his/her session</w:t>
              </w:r>
            </w:ins>
          </w:p>
        </w:tc>
      </w:tr>
      <w:tr w:rsidR="00354CBB" w:rsidRPr="008802D9" w14:paraId="059AA730" w14:textId="77777777" w:rsidTr="00765976">
        <w:trPr>
          <w:cnfStyle w:val="000000100000" w:firstRow="0" w:lastRow="0" w:firstColumn="0" w:lastColumn="0" w:oddVBand="0" w:evenVBand="0" w:oddHBand="1" w:evenHBand="0" w:firstRowFirstColumn="0" w:firstRowLastColumn="0" w:lastRowFirstColumn="0" w:lastRowLastColumn="0"/>
          <w:ins w:id="17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087770D3" w14:textId="77777777" w:rsidR="00354CBB" w:rsidRPr="00354CBB" w:rsidRDefault="00354CBB" w:rsidP="00354CBB">
            <w:pPr>
              <w:spacing w:line="360" w:lineRule="auto"/>
              <w:rPr>
                <w:ins w:id="174" w:author="FIXED-TERM Le Huynh Anh Tuan (RBVH/ETI14)" w:date="2016-12-29T14:54:00Z"/>
              </w:rPr>
            </w:pPr>
            <w:ins w:id="175" w:author="FIXED-TERM Le Huynh Anh Tuan (RBVH/ETI14)" w:date="2016-12-29T14:54:00Z">
              <w:r w:rsidRPr="00354CBB">
                <w:t>Inputs</w:t>
              </w:r>
            </w:ins>
          </w:p>
        </w:tc>
        <w:tc>
          <w:tcPr>
            <w:tcW w:w="6208" w:type="dxa"/>
          </w:tcPr>
          <w:p w14:paraId="7455408F" w14:textId="01611AEA" w:rsidR="00354CBB" w:rsidRPr="007D2FEC" w:rsidRDefault="00354CBB" w:rsidP="007D2FEC">
            <w:pPr>
              <w:spacing w:line="360" w:lineRule="auto"/>
              <w:cnfStyle w:val="000000100000" w:firstRow="0" w:lastRow="0" w:firstColumn="0" w:lastColumn="0" w:oddVBand="0" w:evenVBand="0" w:oddHBand="1" w:evenHBand="0" w:firstRowFirstColumn="0" w:firstRowLastColumn="0" w:lastRowFirstColumn="0" w:lastRowLastColumn="0"/>
              <w:rPr>
                <w:ins w:id="176" w:author="FIXED-TERM Le Huynh Anh Tuan (RBVH/ETI14)" w:date="2016-12-29T14:54:00Z"/>
              </w:rPr>
            </w:pPr>
            <w:ins w:id="177" w:author="FIXED-TERM Le Huynh Anh Tuan (RBVH/ETI14)" w:date="2016-12-29T14:54:00Z">
              <w:r w:rsidRPr="007D2FEC">
                <w:t xml:space="preserve">None </w:t>
              </w:r>
            </w:ins>
          </w:p>
        </w:tc>
      </w:tr>
      <w:tr w:rsidR="00354CBB" w:rsidRPr="008802D9" w14:paraId="0E3890A1" w14:textId="77777777" w:rsidTr="00765976">
        <w:trPr>
          <w:ins w:id="17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190C8C05" w14:textId="77777777" w:rsidR="00354CBB" w:rsidRPr="00354CBB" w:rsidRDefault="00354CBB" w:rsidP="00354CBB">
            <w:pPr>
              <w:spacing w:line="360" w:lineRule="auto"/>
              <w:rPr>
                <w:ins w:id="179" w:author="FIXED-TERM Le Huynh Anh Tuan (RBVH/ETI14)" w:date="2016-12-29T14:54:00Z"/>
              </w:rPr>
            </w:pPr>
            <w:ins w:id="180" w:author="FIXED-TERM Le Huynh Anh Tuan (RBVH/ETI14)" w:date="2016-12-29T14:54:00Z">
              <w:r w:rsidRPr="00354CBB">
                <w:t>Preconditions</w:t>
              </w:r>
            </w:ins>
          </w:p>
        </w:tc>
        <w:tc>
          <w:tcPr>
            <w:tcW w:w="6208" w:type="dxa"/>
          </w:tcPr>
          <w:p w14:paraId="11645C68" w14:textId="77777777" w:rsidR="00354CBB" w:rsidRPr="007D2FEC" w:rsidRDefault="00354CBB" w:rsidP="007D2FEC">
            <w:pPr>
              <w:spacing w:line="360" w:lineRule="auto"/>
              <w:cnfStyle w:val="000000000000" w:firstRow="0" w:lastRow="0" w:firstColumn="0" w:lastColumn="0" w:oddVBand="0" w:evenVBand="0" w:oddHBand="0" w:evenHBand="0" w:firstRowFirstColumn="0" w:firstRowLastColumn="0" w:lastRowFirstColumn="0" w:lastRowLastColumn="0"/>
              <w:rPr>
                <w:ins w:id="181" w:author="FIXED-TERM Le Huynh Anh Tuan (RBVH/ETI14)" w:date="2016-12-29T14:54:00Z"/>
              </w:rPr>
            </w:pPr>
            <w:ins w:id="182" w:author="FIXED-TERM Le Huynh Anh Tuan (RBVH/ETI14)" w:date="2016-12-29T14:54:00Z">
              <w:r w:rsidRPr="007D2FEC">
                <w:t>The user is logged in to the system</w:t>
              </w:r>
            </w:ins>
          </w:p>
          <w:p w14:paraId="5239CB49" w14:textId="77777777" w:rsidR="00354CBB" w:rsidRPr="007D2FEC" w:rsidRDefault="00354CBB" w:rsidP="007D2FEC">
            <w:pPr>
              <w:spacing w:line="360" w:lineRule="auto"/>
              <w:cnfStyle w:val="000000000000" w:firstRow="0" w:lastRow="0" w:firstColumn="0" w:lastColumn="0" w:oddVBand="0" w:evenVBand="0" w:oddHBand="0" w:evenHBand="0" w:firstRowFirstColumn="0" w:firstRowLastColumn="0" w:lastRowFirstColumn="0" w:lastRowLastColumn="0"/>
              <w:rPr>
                <w:ins w:id="183" w:author="FIXED-TERM Le Huynh Anh Tuan (RBVH/ETI14)" w:date="2016-12-29T14:54:00Z"/>
              </w:rPr>
            </w:pPr>
          </w:p>
        </w:tc>
      </w:tr>
      <w:tr w:rsidR="00354CBB" w:rsidRPr="008802D9" w14:paraId="33DA091A" w14:textId="77777777" w:rsidTr="00765976">
        <w:trPr>
          <w:cnfStyle w:val="000000100000" w:firstRow="0" w:lastRow="0" w:firstColumn="0" w:lastColumn="0" w:oddVBand="0" w:evenVBand="0" w:oddHBand="1" w:evenHBand="0" w:firstRowFirstColumn="0" w:firstRowLastColumn="0" w:lastRowFirstColumn="0" w:lastRowLastColumn="0"/>
          <w:ins w:id="18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2B11338D" w14:textId="77777777" w:rsidR="00354CBB" w:rsidRPr="00354CBB" w:rsidRDefault="00354CBB" w:rsidP="00354CBB">
            <w:pPr>
              <w:spacing w:line="360" w:lineRule="auto"/>
              <w:rPr>
                <w:ins w:id="185" w:author="FIXED-TERM Le Huynh Anh Tuan (RBVH/ETI14)" w:date="2016-12-29T14:54:00Z"/>
              </w:rPr>
            </w:pPr>
            <w:ins w:id="186" w:author="FIXED-TERM Le Huynh Anh Tuan (RBVH/ETI14)" w:date="2016-12-29T14:54:00Z">
              <w:r w:rsidRPr="00354CBB">
                <w:t>Main Success Scenario</w:t>
              </w:r>
            </w:ins>
          </w:p>
        </w:tc>
        <w:tc>
          <w:tcPr>
            <w:tcW w:w="6208" w:type="dxa"/>
          </w:tcPr>
          <w:p w14:paraId="4DF37181" w14:textId="77777777" w:rsidR="00354CBB" w:rsidRPr="007D2FEC" w:rsidRDefault="00354CBB" w:rsidP="00B4543E">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ins w:id="187" w:author="FIXED-TERM Le Huynh Anh Tuan (RBVH/ETI14)" w:date="2016-12-29T14:54:00Z"/>
              </w:rPr>
            </w:pPr>
            <w:ins w:id="188" w:author="FIXED-TERM Le Huynh Anh Tuan (RBVH/ETI14)" w:date="2016-12-29T14:54:00Z">
              <w:r w:rsidRPr="007D2FEC">
                <w:t>The user clicks the “Logout” button/link.</w:t>
              </w:r>
            </w:ins>
          </w:p>
          <w:p w14:paraId="0F562E12" w14:textId="77777777" w:rsidR="00354CBB" w:rsidRPr="007D2FEC" w:rsidRDefault="00354CBB" w:rsidP="00B4543E">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ins w:id="189" w:author="FIXED-TERM Le Huynh Anh Tuan (RBVH/ETI14)" w:date="2016-12-29T14:54:00Z"/>
              </w:rPr>
            </w:pPr>
            <w:ins w:id="190" w:author="FIXED-TERM Le Huynh Anh Tuan (RBVH/ETI14)" w:date="2016-12-29T14:54:00Z">
              <w:r w:rsidRPr="007D2FEC">
                <w:t>The system closes the session and forwards the user to the login page.</w:t>
              </w:r>
            </w:ins>
          </w:p>
          <w:p w14:paraId="78321199" w14:textId="77777777" w:rsidR="00354CBB" w:rsidRPr="007D2FEC" w:rsidRDefault="00354CBB" w:rsidP="00B4543E">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ins w:id="191" w:author="FIXED-TERM Le Huynh Anh Tuan (RBVH/ETI14)" w:date="2016-12-29T14:54:00Z"/>
              </w:rPr>
            </w:pPr>
            <w:ins w:id="192" w:author="FIXED-TERM Le Huynh Anh Tuan (RBVH/ETI14)" w:date="2016-12-29T14:54:00Z">
              <w:r w:rsidRPr="007D2FEC">
                <w:t>The use case ends.</w:t>
              </w:r>
            </w:ins>
          </w:p>
        </w:tc>
      </w:tr>
      <w:tr w:rsidR="00354CBB" w:rsidRPr="008802D9" w14:paraId="0FEB868A" w14:textId="77777777" w:rsidTr="00765976">
        <w:trPr>
          <w:ins w:id="19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4E9C0149" w14:textId="77777777" w:rsidR="00354CBB" w:rsidRPr="00354CBB" w:rsidRDefault="00354CBB" w:rsidP="00354CBB">
            <w:pPr>
              <w:spacing w:line="360" w:lineRule="auto"/>
              <w:rPr>
                <w:ins w:id="194" w:author="FIXED-TERM Le Huynh Anh Tuan (RBVH/ETI14)" w:date="2016-12-29T14:54:00Z"/>
              </w:rPr>
            </w:pPr>
            <w:ins w:id="195" w:author="FIXED-TERM Le Huynh Anh Tuan (RBVH/ETI14)" w:date="2016-12-29T14:54:00Z">
              <w:r w:rsidRPr="00354CBB">
                <w:t>Alternative Scenarios</w:t>
              </w:r>
            </w:ins>
          </w:p>
        </w:tc>
        <w:tc>
          <w:tcPr>
            <w:tcW w:w="6208" w:type="dxa"/>
          </w:tcPr>
          <w:p w14:paraId="51EA3B5D" w14:textId="77777777" w:rsidR="00354CBB" w:rsidRPr="007D2FEC" w:rsidRDefault="00354CBB" w:rsidP="007D2FEC">
            <w:pPr>
              <w:spacing w:line="360" w:lineRule="auto"/>
              <w:cnfStyle w:val="000000000000" w:firstRow="0" w:lastRow="0" w:firstColumn="0" w:lastColumn="0" w:oddVBand="0" w:evenVBand="0" w:oddHBand="0" w:evenHBand="0" w:firstRowFirstColumn="0" w:firstRowLastColumn="0" w:lastRowFirstColumn="0" w:lastRowLastColumn="0"/>
              <w:rPr>
                <w:ins w:id="196" w:author="FIXED-TERM Le Huynh Anh Tuan (RBVH/ETI14)" w:date="2016-12-29T14:54:00Z"/>
              </w:rPr>
            </w:pPr>
            <w:ins w:id="197" w:author="FIXED-TERM Le Huynh Anh Tuan (RBVH/ETI14)" w:date="2016-12-29T14:54:00Z">
              <w:r w:rsidRPr="007D2FEC">
                <w:t xml:space="preserve">Automatic forwarding to the login page: </w:t>
              </w:r>
            </w:ins>
          </w:p>
          <w:p w14:paraId="32D0D0EB" w14:textId="2E0653A0" w:rsidR="00354CBB" w:rsidRPr="007D2FEC" w:rsidRDefault="00354CBB" w:rsidP="00B4543E">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ins w:id="198" w:author="FIXED-TERM Le Huynh Anh Tuan (RBVH/ETI14)" w:date="2016-12-29T14:54:00Z"/>
              </w:rPr>
            </w:pPr>
            <w:ins w:id="199" w:author="FIXED-TERM Le Huynh Anh Tuan (RBVH/ETI14)" w:date="2016-12-29T14:54:00Z">
              <w:r w:rsidRPr="007D2FEC">
                <w:t xml:space="preserve">Accessing protected functions will automatically forward the user to the login page in case that he/she’s not logged in yet </w:t>
              </w:r>
            </w:ins>
          </w:p>
        </w:tc>
      </w:tr>
      <w:tr w:rsidR="00354CBB" w:rsidRPr="008802D9" w14:paraId="0D1C0979" w14:textId="77777777" w:rsidTr="00765976">
        <w:trPr>
          <w:cnfStyle w:val="000000100000" w:firstRow="0" w:lastRow="0" w:firstColumn="0" w:lastColumn="0" w:oddVBand="0" w:evenVBand="0" w:oddHBand="1" w:evenHBand="0" w:firstRowFirstColumn="0" w:firstRowLastColumn="0" w:lastRowFirstColumn="0" w:lastRowLastColumn="0"/>
          <w:ins w:id="20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59951454" w14:textId="77777777" w:rsidR="00354CBB" w:rsidRPr="00354CBB" w:rsidRDefault="00354CBB" w:rsidP="00354CBB">
            <w:pPr>
              <w:spacing w:line="360" w:lineRule="auto"/>
              <w:rPr>
                <w:ins w:id="201" w:author="FIXED-TERM Le Huynh Anh Tuan (RBVH/ETI14)" w:date="2016-12-29T14:54:00Z"/>
              </w:rPr>
            </w:pPr>
            <w:ins w:id="202" w:author="FIXED-TERM Le Huynh Anh Tuan (RBVH/ETI14)" w:date="2016-12-29T14:54:00Z">
              <w:r w:rsidRPr="00354CBB">
                <w:t>Success End Condition</w:t>
              </w:r>
            </w:ins>
          </w:p>
        </w:tc>
        <w:tc>
          <w:tcPr>
            <w:tcW w:w="6208" w:type="dxa"/>
          </w:tcPr>
          <w:p w14:paraId="4739BD32" w14:textId="77777777" w:rsidR="00354CBB" w:rsidRPr="007D2FEC" w:rsidRDefault="00354CBB" w:rsidP="007D2FEC">
            <w:pPr>
              <w:spacing w:line="360" w:lineRule="auto"/>
              <w:cnfStyle w:val="000000100000" w:firstRow="0" w:lastRow="0" w:firstColumn="0" w:lastColumn="0" w:oddVBand="0" w:evenVBand="0" w:oddHBand="1" w:evenHBand="0" w:firstRowFirstColumn="0" w:firstRowLastColumn="0" w:lastRowFirstColumn="0" w:lastRowLastColumn="0"/>
              <w:rPr>
                <w:ins w:id="203" w:author="FIXED-TERM Le Huynh Anh Tuan (RBVH/ETI14)" w:date="2016-12-29T14:54:00Z"/>
              </w:rPr>
            </w:pPr>
            <w:ins w:id="204" w:author="FIXED-TERM Le Huynh Anh Tuan (RBVH/ETI14)" w:date="2016-12-29T14:54:00Z">
              <w:r w:rsidRPr="007D2FEC">
                <w:t>The user is logged out</w:t>
              </w:r>
            </w:ins>
          </w:p>
        </w:tc>
      </w:tr>
      <w:tr w:rsidR="00354CBB" w:rsidRPr="008802D9" w14:paraId="3E379836" w14:textId="77777777" w:rsidTr="00765976">
        <w:trPr>
          <w:ins w:id="20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07A4266D" w14:textId="77777777" w:rsidR="00354CBB" w:rsidRPr="00354CBB" w:rsidRDefault="00354CBB" w:rsidP="00354CBB">
            <w:pPr>
              <w:spacing w:line="360" w:lineRule="auto"/>
              <w:rPr>
                <w:ins w:id="206" w:author="FIXED-TERM Le Huynh Anh Tuan (RBVH/ETI14)" w:date="2016-12-29T14:54:00Z"/>
              </w:rPr>
            </w:pPr>
            <w:ins w:id="207" w:author="FIXED-TERM Le Huynh Anh Tuan (RBVH/ETI14)" w:date="2016-12-29T14:54:00Z">
              <w:r w:rsidRPr="00354CBB">
                <w:t>Failed End Condition</w:t>
              </w:r>
            </w:ins>
          </w:p>
        </w:tc>
        <w:tc>
          <w:tcPr>
            <w:tcW w:w="6208" w:type="dxa"/>
          </w:tcPr>
          <w:p w14:paraId="3F62D14E" w14:textId="5AEC4A59" w:rsidR="00354CBB" w:rsidRPr="007D2FEC" w:rsidRDefault="00354CBB" w:rsidP="00B4543E">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ins w:id="208" w:author="FIXED-TERM Le Huynh Anh Tuan (RBVH/ETI14)" w:date="2016-12-29T14:54:00Z"/>
              </w:rPr>
            </w:pPr>
            <w:ins w:id="209" w:author="FIXED-TERM Le Huynh Anh Tuan (RBVH/ETI14)" w:date="2016-12-29T14:54:00Z">
              <w:r w:rsidRPr="007D2FEC">
                <w:t>The user is still logged in</w:t>
              </w:r>
            </w:ins>
          </w:p>
          <w:p w14:paraId="4D046F88" w14:textId="458CFFD2" w:rsidR="00354CBB" w:rsidRPr="007D2FEC" w:rsidRDefault="00354CBB" w:rsidP="00B4543E">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ins w:id="210" w:author="FIXED-TERM Le Huynh Anh Tuan (RBVH/ETI14)" w:date="2016-12-29T14:54:00Z"/>
              </w:rPr>
            </w:pPr>
            <w:ins w:id="211" w:author="FIXED-TERM Le Huynh Anh Tuan (RBVH/ETI14)" w:date="2016-12-29T14:54:00Z">
              <w:r w:rsidRPr="007D2FEC">
                <w:t>A error message is displayed</w:t>
              </w:r>
            </w:ins>
          </w:p>
        </w:tc>
      </w:tr>
      <w:tr w:rsidR="00354CBB" w:rsidRPr="008802D9" w14:paraId="06E06CF4" w14:textId="77777777" w:rsidTr="00765976">
        <w:trPr>
          <w:cnfStyle w:val="000000100000" w:firstRow="0" w:lastRow="0" w:firstColumn="0" w:lastColumn="0" w:oddVBand="0" w:evenVBand="0" w:oddHBand="1" w:evenHBand="0" w:firstRowFirstColumn="0" w:firstRowLastColumn="0" w:lastRowFirstColumn="0" w:lastRowLastColumn="0"/>
          <w:ins w:id="21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79" w:type="dxa"/>
          </w:tcPr>
          <w:p w14:paraId="75D7275B" w14:textId="77777777" w:rsidR="00354CBB" w:rsidRPr="00354CBB" w:rsidRDefault="00354CBB" w:rsidP="00354CBB">
            <w:pPr>
              <w:spacing w:line="360" w:lineRule="auto"/>
              <w:rPr>
                <w:ins w:id="213" w:author="FIXED-TERM Le Huynh Anh Tuan (RBVH/ETI14)" w:date="2016-12-29T14:54:00Z"/>
              </w:rPr>
            </w:pPr>
            <w:ins w:id="214" w:author="FIXED-TERM Le Huynh Anh Tuan (RBVH/ETI14)" w:date="2016-12-29T14:54:00Z">
              <w:r w:rsidRPr="00354CBB">
                <w:t>Special Requirements</w:t>
              </w:r>
            </w:ins>
          </w:p>
        </w:tc>
        <w:tc>
          <w:tcPr>
            <w:tcW w:w="6208" w:type="dxa"/>
          </w:tcPr>
          <w:p w14:paraId="5A0DC2CC" w14:textId="77777777" w:rsidR="00354CBB" w:rsidRPr="007D2FEC" w:rsidRDefault="00354CBB" w:rsidP="007D2FEC">
            <w:pPr>
              <w:spacing w:line="360" w:lineRule="auto"/>
              <w:cnfStyle w:val="000000100000" w:firstRow="0" w:lastRow="0" w:firstColumn="0" w:lastColumn="0" w:oddVBand="0" w:evenVBand="0" w:oddHBand="1" w:evenHBand="0" w:firstRowFirstColumn="0" w:firstRowLastColumn="0" w:lastRowFirstColumn="0" w:lastRowLastColumn="0"/>
              <w:rPr>
                <w:ins w:id="215" w:author="FIXED-TERM Le Huynh Anh Tuan (RBVH/ETI14)" w:date="2016-12-29T14:54:00Z"/>
              </w:rPr>
            </w:pPr>
            <w:ins w:id="216" w:author="FIXED-TERM Le Huynh Anh Tuan (RBVH/ETI14)" w:date="2016-12-29T14:54:00Z">
              <w:r w:rsidRPr="007D2FEC">
                <w:t>+ The System’s interface must be user-friendly.</w:t>
              </w:r>
            </w:ins>
          </w:p>
          <w:p w14:paraId="5CF6E5F2" w14:textId="77777777" w:rsidR="00354CBB" w:rsidRPr="007D2FEC" w:rsidRDefault="00354CBB" w:rsidP="007D2FEC">
            <w:pPr>
              <w:spacing w:line="360" w:lineRule="auto"/>
              <w:cnfStyle w:val="000000100000" w:firstRow="0" w:lastRow="0" w:firstColumn="0" w:lastColumn="0" w:oddVBand="0" w:evenVBand="0" w:oddHBand="1" w:evenHBand="0" w:firstRowFirstColumn="0" w:firstRowLastColumn="0" w:lastRowFirstColumn="0" w:lastRowLastColumn="0"/>
              <w:rPr>
                <w:ins w:id="217" w:author="FIXED-TERM Le Huynh Anh Tuan (RBVH/ETI14)" w:date="2016-12-29T14:54:00Z"/>
              </w:rPr>
            </w:pPr>
            <w:ins w:id="218" w:author="FIXED-TERM Le Huynh Anh Tuan (RBVH/ETI14)" w:date="2016-12-29T14:54:00Z">
              <w:r w:rsidRPr="007D2FEC">
                <w:t>+ The respond time must be under 5 seconds.</w:t>
              </w:r>
            </w:ins>
          </w:p>
        </w:tc>
      </w:tr>
    </w:tbl>
    <w:p w14:paraId="6AC07FAA" w14:textId="77777777" w:rsidR="00354CBB" w:rsidRPr="008802D9" w:rsidRDefault="00354CBB" w:rsidP="00354CBB">
      <w:pPr>
        <w:rPr>
          <w:ins w:id="219" w:author="FIXED-TERM Le Huynh Anh Tuan (RBVH/ETI14)" w:date="2016-12-29T14:54:00Z"/>
          <w:rFonts w:ascii="Cambria" w:hAnsi="Cambria" w:cs="Tahoma"/>
        </w:rPr>
      </w:pPr>
      <w:ins w:id="220" w:author="FIXED-TERM Le Huynh Anh Tuan (RBVH/ETI14)" w:date="2016-12-29T14:54:00Z">
        <w:r w:rsidRPr="008802D9">
          <w:rPr>
            <w:rFonts w:ascii="Cambria" w:hAnsi="Cambria" w:cs="Tahoma"/>
          </w:rPr>
          <w:t xml:space="preserve"> </w:t>
        </w:r>
      </w:ins>
    </w:p>
    <w:p w14:paraId="75EE9158" w14:textId="77777777" w:rsidR="00354CBB" w:rsidRPr="008802D9" w:rsidRDefault="00354CBB" w:rsidP="00354CBB">
      <w:pPr>
        <w:rPr>
          <w:ins w:id="221" w:author="FIXED-TERM Le Huynh Anh Tuan (RBVH/ETI14)" w:date="2016-12-29T14:54:00Z"/>
          <w:rFonts w:ascii="Cambria" w:hAnsi="Cambria" w:cs="Tahoma"/>
        </w:rPr>
      </w:pPr>
      <w:ins w:id="222" w:author="FIXED-TERM Le Huynh Anh Tuan (RBVH/ETI14)" w:date="2016-12-29T14:54:00Z">
        <w:r w:rsidRPr="008802D9">
          <w:rPr>
            <w:rFonts w:ascii="Cambria" w:hAnsi="Cambria" w:cs="Tahoma"/>
          </w:rPr>
          <w:br w:type="page"/>
        </w:r>
      </w:ins>
    </w:p>
    <w:tbl>
      <w:tblPr>
        <w:tblStyle w:val="GridTable4-Accent1"/>
        <w:tblW w:w="0" w:type="auto"/>
        <w:tblLook w:val="04A0" w:firstRow="1" w:lastRow="0" w:firstColumn="1" w:lastColumn="0" w:noHBand="0" w:noVBand="1"/>
      </w:tblPr>
      <w:tblGrid>
        <w:gridCol w:w="1873"/>
        <w:gridCol w:w="6914"/>
      </w:tblGrid>
      <w:tr w:rsidR="00354CBB" w:rsidRPr="008802D9" w14:paraId="7606CCD8" w14:textId="77777777" w:rsidTr="00354CBB">
        <w:trPr>
          <w:cnfStyle w:val="100000000000" w:firstRow="1" w:lastRow="0" w:firstColumn="0" w:lastColumn="0" w:oddVBand="0" w:evenVBand="0" w:oddHBand="0" w:evenHBand="0" w:firstRowFirstColumn="0" w:firstRowLastColumn="0" w:lastRowFirstColumn="0" w:lastRowLastColumn="0"/>
          <w:ins w:id="22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C4ACF15" w14:textId="69F7AA0D" w:rsidR="00354CBB" w:rsidRPr="00354CBB" w:rsidRDefault="009047B1" w:rsidP="00354CBB">
            <w:pPr>
              <w:spacing w:line="360" w:lineRule="auto"/>
              <w:rPr>
                <w:ins w:id="224" w:author="FIXED-TERM Le Huynh Anh Tuan (RBVH/ETI14)" w:date="2016-12-29T14:54:00Z"/>
              </w:rPr>
            </w:pPr>
            <w:r>
              <w:t>RE1-3</w:t>
            </w:r>
          </w:p>
        </w:tc>
        <w:tc>
          <w:tcPr>
            <w:tcW w:w="6655" w:type="dxa"/>
          </w:tcPr>
          <w:p w14:paraId="3CF74B0B" w14:textId="77777777" w:rsidR="00354CBB" w:rsidRPr="00354CBB"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225" w:author="FIXED-TERM Le Huynh Anh Tuan (RBVH/ETI14)" w:date="2016-12-29T14:54:00Z"/>
              </w:rPr>
            </w:pPr>
            <w:ins w:id="226" w:author="FIXED-TERM Le Huynh Anh Tuan (RBVH/ETI14)" w:date="2016-12-29T14:54:00Z">
              <w:r w:rsidRPr="00354CBB">
                <w:t>View User Profile</w:t>
              </w:r>
            </w:ins>
          </w:p>
        </w:tc>
      </w:tr>
      <w:tr w:rsidR="00354CBB" w:rsidRPr="008802D9" w14:paraId="24899BA5" w14:textId="77777777" w:rsidTr="00354CBB">
        <w:trPr>
          <w:cnfStyle w:val="000000100000" w:firstRow="0" w:lastRow="0" w:firstColumn="0" w:lastColumn="0" w:oddVBand="0" w:evenVBand="0" w:oddHBand="1" w:evenHBand="0" w:firstRowFirstColumn="0" w:firstRowLastColumn="0" w:lastRowFirstColumn="0" w:lastRowLastColumn="0"/>
          <w:ins w:id="22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DED713A" w14:textId="77777777" w:rsidR="00354CBB" w:rsidRPr="00354CBB" w:rsidRDefault="00354CBB" w:rsidP="00354CBB">
            <w:pPr>
              <w:spacing w:line="360" w:lineRule="auto"/>
              <w:rPr>
                <w:ins w:id="228" w:author="FIXED-TERM Le Huynh Anh Tuan (RBVH/ETI14)" w:date="2016-12-29T14:54:00Z"/>
              </w:rPr>
            </w:pPr>
            <w:ins w:id="229" w:author="FIXED-TERM Le Huynh Anh Tuan (RBVH/ETI14)" w:date="2016-12-29T14:54:00Z">
              <w:r w:rsidRPr="00354CBB">
                <w:t>Description</w:t>
              </w:r>
            </w:ins>
          </w:p>
        </w:tc>
        <w:tc>
          <w:tcPr>
            <w:tcW w:w="6655" w:type="dxa"/>
          </w:tcPr>
          <w:p w14:paraId="191DBA87"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230" w:author="FIXED-TERM Le Huynh Anh Tuan (RBVH/ETI14)" w:date="2016-12-29T14:54:00Z"/>
                <w:rFonts w:ascii="Cambria" w:hAnsi="Cambria" w:cs="Tahoma"/>
              </w:rPr>
            </w:pPr>
            <w:ins w:id="231" w:author="FIXED-TERM Le Huynh Anh Tuan (RBVH/ETI14)" w:date="2016-12-29T14:54:00Z">
              <w:r w:rsidRPr="008802D9">
                <w:rPr>
                  <w:rFonts w:ascii="Cambria" w:hAnsi="Cambria" w:cs="Tahoma"/>
                </w:rPr>
                <w:t xml:space="preserve">An User want to view his/her information  </w:t>
              </w:r>
            </w:ins>
          </w:p>
        </w:tc>
      </w:tr>
      <w:tr w:rsidR="00354CBB" w:rsidRPr="008802D9" w14:paraId="4CCD0F99" w14:textId="77777777" w:rsidTr="00354CBB">
        <w:trPr>
          <w:ins w:id="23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4E24D12C" w14:textId="77777777" w:rsidR="00354CBB" w:rsidRPr="00354CBB" w:rsidRDefault="00354CBB" w:rsidP="00354CBB">
            <w:pPr>
              <w:spacing w:line="360" w:lineRule="auto"/>
              <w:rPr>
                <w:ins w:id="233" w:author="FIXED-TERM Le Huynh Anh Tuan (RBVH/ETI14)" w:date="2016-12-29T14:54:00Z"/>
              </w:rPr>
            </w:pPr>
            <w:ins w:id="234" w:author="FIXED-TERM Le Huynh Anh Tuan (RBVH/ETI14)" w:date="2016-12-29T14:54:00Z">
              <w:r w:rsidRPr="00354CBB">
                <w:t>Stakeholders</w:t>
              </w:r>
            </w:ins>
          </w:p>
        </w:tc>
        <w:tc>
          <w:tcPr>
            <w:tcW w:w="6655" w:type="dxa"/>
          </w:tcPr>
          <w:p w14:paraId="757962B7"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235" w:author="FIXED-TERM Le Huynh Anh Tuan (RBVH/ETI14)" w:date="2016-12-29T14:54:00Z"/>
                <w:rFonts w:ascii="Cambria" w:hAnsi="Cambria" w:cs="Tahoma"/>
              </w:rPr>
            </w:pPr>
            <w:ins w:id="236" w:author="FIXED-TERM Le Huynh Anh Tuan (RBVH/ETI14)" w:date="2016-12-29T14:54:00Z">
              <w:r w:rsidRPr="008802D9">
                <w:rPr>
                  <w:rFonts w:ascii="Cambria" w:hAnsi="Cambria" w:cs="Tahoma"/>
                </w:rPr>
                <w:t>Testers, project manager, admin</w:t>
              </w:r>
            </w:ins>
          </w:p>
        </w:tc>
      </w:tr>
      <w:tr w:rsidR="00354CBB" w:rsidRPr="008802D9" w14:paraId="1EAA3115" w14:textId="77777777" w:rsidTr="00354CBB">
        <w:trPr>
          <w:cnfStyle w:val="000000100000" w:firstRow="0" w:lastRow="0" w:firstColumn="0" w:lastColumn="0" w:oddVBand="0" w:evenVBand="0" w:oddHBand="1" w:evenHBand="0" w:firstRowFirstColumn="0" w:firstRowLastColumn="0" w:lastRowFirstColumn="0" w:lastRowLastColumn="0"/>
          <w:ins w:id="23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1DC4A01" w14:textId="77777777" w:rsidR="00354CBB" w:rsidRPr="00354CBB" w:rsidRDefault="00354CBB" w:rsidP="00354CBB">
            <w:pPr>
              <w:spacing w:line="360" w:lineRule="auto"/>
              <w:rPr>
                <w:ins w:id="238" w:author="FIXED-TERM Le Huynh Anh Tuan (RBVH/ETI14)" w:date="2016-12-29T14:54:00Z"/>
              </w:rPr>
            </w:pPr>
            <w:ins w:id="239" w:author="FIXED-TERM Le Huynh Anh Tuan (RBVH/ETI14)" w:date="2016-12-29T14:54:00Z">
              <w:r w:rsidRPr="00354CBB">
                <w:t>Actors</w:t>
              </w:r>
            </w:ins>
          </w:p>
        </w:tc>
        <w:tc>
          <w:tcPr>
            <w:tcW w:w="6655" w:type="dxa"/>
          </w:tcPr>
          <w:p w14:paraId="2B0FF802"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240" w:author="FIXED-TERM Le Huynh Anh Tuan (RBVH/ETI14)" w:date="2016-12-29T14:54:00Z"/>
                <w:rFonts w:ascii="Cambria" w:hAnsi="Cambria" w:cs="Tahoma"/>
              </w:rPr>
            </w:pPr>
            <w:ins w:id="241" w:author="FIXED-TERM Le Huynh Anh Tuan (RBVH/ETI14)" w:date="2016-12-29T14:54:00Z">
              <w:r w:rsidRPr="008802D9">
                <w:rPr>
                  <w:rFonts w:ascii="Cambria" w:hAnsi="Cambria" w:cs="Tahoma"/>
                </w:rPr>
                <w:t>Current User</w:t>
              </w:r>
            </w:ins>
          </w:p>
        </w:tc>
      </w:tr>
      <w:tr w:rsidR="00354CBB" w:rsidRPr="008802D9" w14:paraId="7C3C57EF" w14:textId="77777777" w:rsidTr="00354CBB">
        <w:trPr>
          <w:ins w:id="24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229A9A1" w14:textId="77777777" w:rsidR="00354CBB" w:rsidRPr="00354CBB" w:rsidRDefault="00354CBB" w:rsidP="00354CBB">
            <w:pPr>
              <w:spacing w:line="360" w:lineRule="auto"/>
              <w:rPr>
                <w:ins w:id="243" w:author="FIXED-TERM Le Huynh Anh Tuan (RBVH/ETI14)" w:date="2016-12-29T14:54:00Z"/>
              </w:rPr>
            </w:pPr>
            <w:ins w:id="244" w:author="FIXED-TERM Le Huynh Anh Tuan (RBVH/ETI14)" w:date="2016-12-29T14:54:00Z">
              <w:r w:rsidRPr="00354CBB">
                <w:t>Trigger</w:t>
              </w:r>
            </w:ins>
          </w:p>
        </w:tc>
        <w:tc>
          <w:tcPr>
            <w:tcW w:w="6655" w:type="dxa"/>
          </w:tcPr>
          <w:p w14:paraId="135D4568" w14:textId="77777777" w:rsidR="00354CBB" w:rsidRPr="008802D9" w:rsidRDefault="00354CBB" w:rsidP="00354CBB">
            <w:pPr>
              <w:keepLines/>
              <w:spacing w:before="60" w:after="60"/>
              <w:cnfStyle w:val="000000000000" w:firstRow="0" w:lastRow="0" w:firstColumn="0" w:lastColumn="0" w:oddVBand="0" w:evenVBand="0" w:oddHBand="0" w:evenHBand="0" w:firstRowFirstColumn="0" w:firstRowLastColumn="0" w:lastRowFirstColumn="0" w:lastRowLastColumn="0"/>
              <w:rPr>
                <w:ins w:id="245" w:author="FIXED-TERM Le Huynh Anh Tuan (RBVH/ETI14)" w:date="2016-12-29T14:54:00Z"/>
                <w:rFonts w:ascii="Cambria" w:eastAsia="Times New Roman" w:hAnsi="Cambria" w:cs="Tahoma"/>
                <w:lang w:val="en-GB"/>
              </w:rPr>
            </w:pPr>
            <w:ins w:id="246" w:author="FIXED-TERM Le Huynh Anh Tuan (RBVH/ETI14)" w:date="2016-12-29T14:54:00Z">
              <w:r w:rsidRPr="008802D9">
                <w:rPr>
                  <w:rFonts w:ascii="Cambria" w:eastAsia="Times New Roman" w:hAnsi="Cambria" w:cs="Tahoma"/>
                  <w:lang w:val="en-GB"/>
                </w:rPr>
                <w:t>This use case starts when an user accesses the “View Profile” feature of the system</w:t>
              </w:r>
            </w:ins>
          </w:p>
        </w:tc>
      </w:tr>
      <w:tr w:rsidR="00354CBB" w:rsidRPr="008802D9" w14:paraId="3E7D94C7" w14:textId="77777777" w:rsidTr="00354CBB">
        <w:trPr>
          <w:cnfStyle w:val="000000100000" w:firstRow="0" w:lastRow="0" w:firstColumn="0" w:lastColumn="0" w:oddVBand="0" w:evenVBand="0" w:oddHBand="1" w:evenHBand="0" w:firstRowFirstColumn="0" w:firstRowLastColumn="0" w:lastRowFirstColumn="0" w:lastRowLastColumn="0"/>
          <w:ins w:id="24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20662A9" w14:textId="77777777" w:rsidR="00354CBB" w:rsidRPr="00354CBB" w:rsidRDefault="00354CBB" w:rsidP="00354CBB">
            <w:pPr>
              <w:spacing w:line="360" w:lineRule="auto"/>
              <w:rPr>
                <w:ins w:id="248" w:author="FIXED-TERM Le Huynh Anh Tuan (RBVH/ETI14)" w:date="2016-12-29T14:54:00Z"/>
              </w:rPr>
            </w:pPr>
            <w:ins w:id="249" w:author="FIXED-TERM Le Huynh Anh Tuan (RBVH/ETI14)" w:date="2016-12-29T14:54:00Z">
              <w:r w:rsidRPr="00354CBB">
                <w:t>Inputs</w:t>
              </w:r>
            </w:ins>
          </w:p>
        </w:tc>
        <w:tc>
          <w:tcPr>
            <w:tcW w:w="6655" w:type="dxa"/>
          </w:tcPr>
          <w:p w14:paraId="3A03CA88" w14:textId="2083235F" w:rsidR="00354CBB" w:rsidRPr="008802D9" w:rsidRDefault="007D2FEC" w:rsidP="007D2FEC">
            <w:pPr>
              <w:spacing w:line="360" w:lineRule="auto"/>
              <w:cnfStyle w:val="000000100000" w:firstRow="0" w:lastRow="0" w:firstColumn="0" w:lastColumn="0" w:oddVBand="0" w:evenVBand="0" w:oddHBand="1" w:evenHBand="0" w:firstRowFirstColumn="0" w:firstRowLastColumn="0" w:lastRowFirstColumn="0" w:lastRowLastColumn="0"/>
              <w:rPr>
                <w:ins w:id="250" w:author="FIXED-TERM Le Huynh Anh Tuan (RBVH/ETI14)" w:date="2016-12-29T14:54:00Z"/>
                <w:rFonts w:ascii="Cambria" w:hAnsi="Cambria"/>
                <w:color w:val="auto"/>
              </w:rPr>
            </w:pPr>
            <w:ins w:id="251" w:author="FIXED-TERM Le Huynh Anh Tuan (RBVH/ETI14)" w:date="2016-12-29T14:54:00Z">
              <w:r w:rsidRPr="007D2FEC">
                <w:t>None.</w:t>
              </w:r>
            </w:ins>
          </w:p>
        </w:tc>
      </w:tr>
      <w:tr w:rsidR="00354CBB" w:rsidRPr="008802D9" w14:paraId="4BB81EEB" w14:textId="77777777" w:rsidTr="00354CBB">
        <w:trPr>
          <w:ins w:id="25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2C17A2B" w14:textId="77777777" w:rsidR="00354CBB" w:rsidRPr="00354CBB" w:rsidRDefault="00354CBB" w:rsidP="00354CBB">
            <w:pPr>
              <w:spacing w:line="360" w:lineRule="auto"/>
              <w:rPr>
                <w:ins w:id="253" w:author="FIXED-TERM Le Huynh Anh Tuan (RBVH/ETI14)" w:date="2016-12-29T14:54:00Z"/>
              </w:rPr>
            </w:pPr>
            <w:ins w:id="254" w:author="FIXED-TERM Le Huynh Anh Tuan (RBVH/ETI14)" w:date="2016-12-29T14:54:00Z">
              <w:r w:rsidRPr="00354CBB">
                <w:t>Preconditions</w:t>
              </w:r>
            </w:ins>
          </w:p>
        </w:tc>
        <w:tc>
          <w:tcPr>
            <w:tcW w:w="6655" w:type="dxa"/>
          </w:tcPr>
          <w:p w14:paraId="0378C8B3" w14:textId="77777777" w:rsidR="00354CBB" w:rsidRPr="008802D9" w:rsidRDefault="00354CBB" w:rsidP="007D2FEC">
            <w:pPr>
              <w:spacing w:line="360" w:lineRule="auto"/>
              <w:cnfStyle w:val="000000000000" w:firstRow="0" w:lastRow="0" w:firstColumn="0" w:lastColumn="0" w:oddVBand="0" w:evenVBand="0" w:oddHBand="0" w:evenHBand="0" w:firstRowFirstColumn="0" w:firstRowLastColumn="0" w:lastRowFirstColumn="0" w:lastRowLastColumn="0"/>
              <w:rPr>
                <w:ins w:id="255" w:author="FIXED-TERM Le Huynh Anh Tuan (RBVH/ETI14)" w:date="2016-12-29T14:54:00Z"/>
                <w:rFonts w:ascii="Cambria" w:hAnsi="Cambria"/>
                <w:color w:val="auto"/>
              </w:rPr>
            </w:pPr>
            <w:ins w:id="256" w:author="FIXED-TERM Le Huynh Anh Tuan (RBVH/ETI14)" w:date="2016-12-29T14:54:00Z">
              <w:r w:rsidRPr="007D2FEC">
                <w:t>The administrator is logged into the system.</w:t>
              </w:r>
              <w:r w:rsidRPr="008802D9">
                <w:rPr>
                  <w:rFonts w:ascii="Cambria" w:hAnsi="Cambria"/>
                  <w:color w:val="auto"/>
                </w:rPr>
                <w:t xml:space="preserve"> </w:t>
              </w:r>
            </w:ins>
          </w:p>
        </w:tc>
      </w:tr>
      <w:tr w:rsidR="00354CBB" w:rsidRPr="008802D9" w14:paraId="2E0D92EC" w14:textId="77777777" w:rsidTr="00354CBB">
        <w:trPr>
          <w:cnfStyle w:val="000000100000" w:firstRow="0" w:lastRow="0" w:firstColumn="0" w:lastColumn="0" w:oddVBand="0" w:evenVBand="0" w:oddHBand="1" w:evenHBand="0" w:firstRowFirstColumn="0" w:firstRowLastColumn="0" w:lastRowFirstColumn="0" w:lastRowLastColumn="0"/>
          <w:ins w:id="25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186F76F" w14:textId="77777777" w:rsidR="00354CBB" w:rsidRPr="00354CBB" w:rsidRDefault="00354CBB" w:rsidP="00354CBB">
            <w:pPr>
              <w:spacing w:line="360" w:lineRule="auto"/>
              <w:rPr>
                <w:ins w:id="258" w:author="FIXED-TERM Le Huynh Anh Tuan (RBVH/ETI14)" w:date="2016-12-29T14:54:00Z"/>
              </w:rPr>
            </w:pPr>
            <w:ins w:id="259" w:author="FIXED-TERM Le Huynh Anh Tuan (RBVH/ETI14)" w:date="2016-12-29T14:54:00Z">
              <w:r w:rsidRPr="00354CBB">
                <w:t>Main Success Scenario</w:t>
              </w:r>
            </w:ins>
          </w:p>
        </w:tc>
        <w:tc>
          <w:tcPr>
            <w:tcW w:w="6655" w:type="dxa"/>
          </w:tcPr>
          <w:p w14:paraId="61CF43E6" w14:textId="77777777" w:rsidR="00354CBB" w:rsidRPr="008802D9" w:rsidRDefault="00354CBB" w:rsidP="00B4543E">
            <w:pPr>
              <w:pStyle w:val="BodyTextIndent"/>
              <w:keepLines/>
              <w:numPr>
                <w:ilvl w:val="0"/>
                <w:numId w:val="23"/>
              </w:numPr>
              <w:spacing w:before="60" w:after="60"/>
              <w:ind w:left="422"/>
              <w:cnfStyle w:val="000000100000" w:firstRow="0" w:lastRow="0" w:firstColumn="0" w:lastColumn="0" w:oddVBand="0" w:evenVBand="0" w:oddHBand="1" w:evenHBand="0" w:firstRowFirstColumn="0" w:firstRowLastColumn="0" w:lastRowFirstColumn="0" w:lastRowLastColumn="0"/>
              <w:rPr>
                <w:ins w:id="260" w:author="FIXED-TERM Le Huynh Anh Tuan (RBVH/ETI14)" w:date="2016-12-29T14:54:00Z"/>
                <w:rFonts w:ascii="Cambria" w:hAnsi="Cambria" w:cs="Tahoma"/>
                <w:iCs/>
              </w:rPr>
            </w:pPr>
            <w:ins w:id="261" w:author="FIXED-TERM Le Huynh Anh Tuan (RBVH/ETI14)" w:date="2016-12-29T14:54:00Z">
              <w:r w:rsidRPr="008802D9">
                <w:rPr>
                  <w:rFonts w:ascii="Cambria" w:hAnsi="Cambria" w:cs="Tahoma"/>
                  <w:iCs/>
                </w:rPr>
                <w:t>The User Click on his/her profile link</w:t>
              </w:r>
            </w:ins>
          </w:p>
          <w:p w14:paraId="676CC204" w14:textId="77777777" w:rsidR="00354CBB" w:rsidRPr="008802D9" w:rsidRDefault="00354CBB" w:rsidP="00B4543E">
            <w:pPr>
              <w:pStyle w:val="BodyTextIndent"/>
              <w:keepLines/>
              <w:numPr>
                <w:ilvl w:val="0"/>
                <w:numId w:val="23"/>
              </w:numPr>
              <w:spacing w:before="60" w:after="60"/>
              <w:ind w:left="422"/>
              <w:cnfStyle w:val="000000100000" w:firstRow="0" w:lastRow="0" w:firstColumn="0" w:lastColumn="0" w:oddVBand="0" w:evenVBand="0" w:oddHBand="1" w:evenHBand="0" w:firstRowFirstColumn="0" w:firstRowLastColumn="0" w:lastRowFirstColumn="0" w:lastRowLastColumn="0"/>
              <w:rPr>
                <w:ins w:id="262" w:author="FIXED-TERM Le Huynh Anh Tuan (RBVH/ETI14)" w:date="2016-12-29T14:54:00Z"/>
                <w:rFonts w:ascii="Cambria" w:hAnsi="Cambria" w:cs="Tahoma"/>
                <w:iCs/>
              </w:rPr>
            </w:pPr>
            <w:ins w:id="263" w:author="FIXED-TERM Le Huynh Anh Tuan (RBVH/ETI14)" w:date="2016-12-29T14:54:00Z">
              <w:r w:rsidRPr="008802D9">
                <w:rPr>
                  <w:rFonts w:ascii="Cambria" w:hAnsi="Cambria" w:cs="Tahoma"/>
                  <w:iCs/>
                </w:rPr>
                <w:t xml:space="preserve">The system displays the corresponding information </w:t>
              </w:r>
            </w:ins>
          </w:p>
          <w:p w14:paraId="525C1022" w14:textId="77777777" w:rsidR="00354CBB" w:rsidRPr="008802D9" w:rsidRDefault="00354CBB" w:rsidP="00B4543E">
            <w:pPr>
              <w:pStyle w:val="ListParagraph"/>
              <w:numPr>
                <w:ilvl w:val="0"/>
                <w:numId w:val="23"/>
              </w:numPr>
              <w:spacing w:before="0"/>
              <w:ind w:left="432"/>
              <w:cnfStyle w:val="000000100000" w:firstRow="0" w:lastRow="0" w:firstColumn="0" w:lastColumn="0" w:oddVBand="0" w:evenVBand="0" w:oddHBand="1" w:evenHBand="0" w:firstRowFirstColumn="0" w:firstRowLastColumn="0" w:lastRowFirstColumn="0" w:lastRowLastColumn="0"/>
              <w:rPr>
                <w:ins w:id="264" w:author="FIXED-TERM Le Huynh Anh Tuan (RBVH/ETI14)" w:date="2016-12-29T14:54:00Z"/>
                <w:rFonts w:ascii="Cambria" w:hAnsi="Cambria" w:cs="Tahoma"/>
              </w:rPr>
            </w:pPr>
            <w:ins w:id="265" w:author="FIXED-TERM Le Huynh Anh Tuan (RBVH/ETI14)" w:date="2016-12-29T14:54:00Z">
              <w:r w:rsidRPr="008802D9">
                <w:rPr>
                  <w:rFonts w:ascii="Cambria" w:hAnsi="Cambria" w:cs="Tahoma"/>
                  <w:iCs/>
                </w:rPr>
                <w:t>Use Case ends.</w:t>
              </w:r>
            </w:ins>
          </w:p>
          <w:p w14:paraId="30E3CBC8" w14:textId="77777777" w:rsidR="00354CBB" w:rsidRPr="008802D9" w:rsidRDefault="00354CBB" w:rsidP="00354CBB">
            <w:pPr>
              <w:ind w:left="72"/>
              <w:cnfStyle w:val="000000100000" w:firstRow="0" w:lastRow="0" w:firstColumn="0" w:lastColumn="0" w:oddVBand="0" w:evenVBand="0" w:oddHBand="1" w:evenHBand="0" w:firstRowFirstColumn="0" w:firstRowLastColumn="0" w:lastRowFirstColumn="0" w:lastRowLastColumn="0"/>
              <w:rPr>
                <w:ins w:id="266" w:author="FIXED-TERM Le Huynh Anh Tuan (RBVH/ETI14)" w:date="2016-12-29T14:54:00Z"/>
                <w:rFonts w:ascii="Cambria" w:hAnsi="Cambria" w:cs="Tahoma"/>
              </w:rPr>
            </w:pPr>
          </w:p>
        </w:tc>
      </w:tr>
      <w:tr w:rsidR="00354CBB" w:rsidRPr="008802D9" w14:paraId="74733EEE" w14:textId="77777777" w:rsidTr="00354CBB">
        <w:trPr>
          <w:ins w:id="26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9CA245A" w14:textId="77777777" w:rsidR="00354CBB" w:rsidRPr="00354CBB" w:rsidRDefault="00354CBB" w:rsidP="00354CBB">
            <w:pPr>
              <w:spacing w:line="360" w:lineRule="auto"/>
              <w:rPr>
                <w:ins w:id="268" w:author="FIXED-TERM Le Huynh Anh Tuan (RBVH/ETI14)" w:date="2016-12-29T14:54:00Z"/>
              </w:rPr>
            </w:pPr>
            <w:ins w:id="269" w:author="FIXED-TERM Le Huynh Anh Tuan (RBVH/ETI14)" w:date="2016-12-29T14:54:00Z">
              <w:r w:rsidRPr="00354CBB">
                <w:t>Alternative Scenarios</w:t>
              </w:r>
            </w:ins>
          </w:p>
        </w:tc>
        <w:tc>
          <w:tcPr>
            <w:tcW w:w="6655" w:type="dxa"/>
          </w:tcPr>
          <w:p w14:paraId="3AE16883" w14:textId="1E8DE012" w:rsidR="00354CBB" w:rsidRPr="008802D9" w:rsidRDefault="007D2FEC" w:rsidP="007D2FEC">
            <w:pPr>
              <w:spacing w:line="360" w:lineRule="auto"/>
              <w:cnfStyle w:val="000000000000" w:firstRow="0" w:lastRow="0" w:firstColumn="0" w:lastColumn="0" w:oddVBand="0" w:evenVBand="0" w:oddHBand="0" w:evenHBand="0" w:firstRowFirstColumn="0" w:firstRowLastColumn="0" w:lastRowFirstColumn="0" w:lastRowLastColumn="0"/>
              <w:rPr>
                <w:ins w:id="270" w:author="FIXED-TERM Le Huynh Anh Tuan (RBVH/ETI14)" w:date="2016-12-29T14:54:00Z"/>
                <w:rFonts w:ascii="Cambria" w:hAnsi="Cambria"/>
                <w:color w:val="auto"/>
              </w:rPr>
            </w:pPr>
            <w:ins w:id="271" w:author="FIXED-TERM Le Huynh Anh Tuan (RBVH/ETI14)" w:date="2016-12-29T14:54:00Z">
              <w:r w:rsidRPr="007D2FEC">
                <w:t>None.</w:t>
              </w:r>
            </w:ins>
          </w:p>
        </w:tc>
      </w:tr>
      <w:tr w:rsidR="00354CBB" w:rsidRPr="008802D9" w14:paraId="1EE87054" w14:textId="77777777" w:rsidTr="00354CBB">
        <w:trPr>
          <w:cnfStyle w:val="000000100000" w:firstRow="0" w:lastRow="0" w:firstColumn="0" w:lastColumn="0" w:oddVBand="0" w:evenVBand="0" w:oddHBand="1" w:evenHBand="0" w:firstRowFirstColumn="0" w:firstRowLastColumn="0" w:lastRowFirstColumn="0" w:lastRowLastColumn="0"/>
          <w:ins w:id="27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4422C65" w14:textId="77777777" w:rsidR="00354CBB" w:rsidRPr="00354CBB" w:rsidRDefault="00354CBB" w:rsidP="00354CBB">
            <w:pPr>
              <w:spacing w:line="360" w:lineRule="auto"/>
              <w:rPr>
                <w:ins w:id="273" w:author="FIXED-TERM Le Huynh Anh Tuan (RBVH/ETI14)" w:date="2016-12-29T14:54:00Z"/>
              </w:rPr>
            </w:pPr>
            <w:ins w:id="274" w:author="FIXED-TERM Le Huynh Anh Tuan (RBVH/ETI14)" w:date="2016-12-29T14:54:00Z">
              <w:r w:rsidRPr="00354CBB">
                <w:t>Success End Condition</w:t>
              </w:r>
            </w:ins>
          </w:p>
        </w:tc>
        <w:tc>
          <w:tcPr>
            <w:tcW w:w="6655" w:type="dxa"/>
          </w:tcPr>
          <w:p w14:paraId="43D9C890" w14:textId="59580A4C" w:rsidR="00354CBB" w:rsidRDefault="007D2FEC" w:rsidP="007D2FEC">
            <w:pPr>
              <w:spacing w:line="360" w:lineRule="auto"/>
              <w:cnfStyle w:val="000000100000" w:firstRow="0" w:lastRow="0" w:firstColumn="0" w:lastColumn="0" w:oddVBand="0" w:evenVBand="0" w:oddHBand="1" w:evenHBand="0" w:firstRowFirstColumn="0" w:firstRowLastColumn="0" w:lastRowFirstColumn="0" w:lastRowLastColumn="0"/>
              <w:rPr>
                <w:ins w:id="275" w:author="FIXED-TERM Le Huynh Anh Tuan (RBVH/ETI14)" w:date="2016-12-29T14:54:00Z"/>
              </w:rPr>
            </w:pPr>
            <w:ins w:id="276" w:author="FIXED-TERM Le Huynh Anh Tuan (RBVH/ETI14)" w:date="2016-12-29T14:54:00Z">
              <w:r>
                <w:t>System redirects to User Profile view.</w:t>
              </w:r>
            </w:ins>
          </w:p>
          <w:p w14:paraId="218FE093" w14:textId="77777777" w:rsidR="007D2FEC" w:rsidRDefault="007D2FEC" w:rsidP="007D2FEC">
            <w:pPr>
              <w:spacing w:line="360" w:lineRule="auto"/>
              <w:cnfStyle w:val="000000100000" w:firstRow="0" w:lastRow="0" w:firstColumn="0" w:lastColumn="0" w:oddVBand="0" w:evenVBand="0" w:oddHBand="1" w:evenHBand="0" w:firstRowFirstColumn="0" w:firstRowLastColumn="0" w:lastRowFirstColumn="0" w:lastRowLastColumn="0"/>
              <w:rPr>
                <w:ins w:id="277" w:author="FIXED-TERM Le Huynh Anh Tuan (RBVH/ETI14)" w:date="2016-12-29T14:54:00Z"/>
              </w:rPr>
            </w:pPr>
            <w:ins w:id="278" w:author="FIXED-TERM Le Huynh Anh Tuan (RBVH/ETI14)" w:date="2016-12-29T14:54:00Z">
              <w:r>
                <w:t>System should show following field for Work space:</w:t>
              </w:r>
            </w:ins>
          </w:p>
          <w:tbl>
            <w:tblPr>
              <w:tblpPr w:leftFromText="180" w:rightFromText="180" w:vertAnchor="page" w:horzAnchor="margin" w:tblpY="766"/>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78"/>
              <w:gridCol w:w="1095"/>
              <w:gridCol w:w="4215"/>
            </w:tblGrid>
            <w:tr w:rsidR="002B0B81" w:rsidRPr="002B0B81" w14:paraId="72C475DA" w14:textId="77777777" w:rsidTr="002B0B81">
              <w:trPr>
                <w:trHeight w:val="436"/>
                <w:ins w:id="279" w:author="FIXED-TERM Le Huynh Anh Tuan (RBVH/ETI14)" w:date="2016-12-29T14:54:00Z"/>
              </w:trPr>
              <w:tc>
                <w:tcPr>
                  <w:tcW w:w="1378" w:type="dxa"/>
                  <w:shd w:val="clear" w:color="auto" w:fill="EBE9E2" w:themeFill="accent6" w:themeFillTint="33"/>
                  <w:vAlign w:val="center"/>
                </w:tcPr>
                <w:p w14:paraId="3FD5BC10" w14:textId="77777777" w:rsidR="002B0B81" w:rsidRPr="00B06428" w:rsidRDefault="002B0B81" w:rsidP="002B0B81">
                  <w:pPr>
                    <w:jc w:val="both"/>
                    <w:rPr>
                      <w:ins w:id="280" w:author="FIXED-TERM Le Huynh Anh Tuan (RBVH/ETI14)" w:date="2016-12-29T14:54:00Z"/>
                      <w:rFonts w:cs="Arial"/>
                      <w:b/>
                      <w:sz w:val="18"/>
                      <w:szCs w:val="18"/>
                    </w:rPr>
                  </w:pPr>
                  <w:ins w:id="281" w:author="FIXED-TERM Le Huynh Anh Tuan (RBVH/ETI14)" w:date="2016-12-29T14:54:00Z">
                    <w:r w:rsidRPr="00B06428">
                      <w:rPr>
                        <w:rFonts w:cs="Arial"/>
                        <w:b/>
                        <w:sz w:val="18"/>
                        <w:szCs w:val="18"/>
                      </w:rPr>
                      <w:t>Field Name</w:t>
                    </w:r>
                  </w:ins>
                </w:p>
              </w:tc>
              <w:tc>
                <w:tcPr>
                  <w:tcW w:w="1095" w:type="dxa"/>
                  <w:shd w:val="clear" w:color="auto" w:fill="EBE9E2" w:themeFill="accent6" w:themeFillTint="33"/>
                  <w:vAlign w:val="center"/>
                </w:tcPr>
                <w:p w14:paraId="059C8A62" w14:textId="77777777" w:rsidR="002B0B81" w:rsidRPr="00B06428" w:rsidRDefault="002B0B81" w:rsidP="002B0B81">
                  <w:pPr>
                    <w:jc w:val="both"/>
                    <w:rPr>
                      <w:ins w:id="282" w:author="FIXED-TERM Le Huynh Anh Tuan (RBVH/ETI14)" w:date="2016-12-29T14:54:00Z"/>
                      <w:rFonts w:cs="Arial"/>
                      <w:b/>
                      <w:sz w:val="18"/>
                      <w:szCs w:val="18"/>
                    </w:rPr>
                  </w:pPr>
                  <w:ins w:id="283" w:author="FIXED-TERM Le Huynh Anh Tuan (RBVH/ETI14)" w:date="2016-12-29T14:54:00Z">
                    <w:r w:rsidRPr="00B06428">
                      <w:rPr>
                        <w:rFonts w:cs="Arial"/>
                        <w:b/>
                        <w:sz w:val="18"/>
                        <w:szCs w:val="18"/>
                      </w:rPr>
                      <w:t>Type</w:t>
                    </w:r>
                  </w:ins>
                </w:p>
              </w:tc>
              <w:tc>
                <w:tcPr>
                  <w:tcW w:w="4215" w:type="dxa"/>
                  <w:shd w:val="clear" w:color="auto" w:fill="EBE9E2" w:themeFill="accent6" w:themeFillTint="33"/>
                  <w:vAlign w:val="center"/>
                </w:tcPr>
                <w:p w14:paraId="61757989" w14:textId="77777777" w:rsidR="002B0B81" w:rsidRPr="00B06428" w:rsidRDefault="002B0B81" w:rsidP="002B0B81">
                  <w:pPr>
                    <w:jc w:val="both"/>
                    <w:rPr>
                      <w:ins w:id="284" w:author="FIXED-TERM Le Huynh Anh Tuan (RBVH/ETI14)" w:date="2016-12-29T14:54:00Z"/>
                      <w:rFonts w:cs="Arial"/>
                      <w:b/>
                      <w:sz w:val="18"/>
                      <w:szCs w:val="18"/>
                    </w:rPr>
                  </w:pPr>
                  <w:ins w:id="285" w:author="FIXED-TERM Le Huynh Anh Tuan (RBVH/ETI14)" w:date="2016-12-29T14:54:00Z">
                    <w:r w:rsidRPr="00B06428">
                      <w:rPr>
                        <w:rFonts w:cs="Arial"/>
                        <w:b/>
                        <w:sz w:val="18"/>
                        <w:szCs w:val="18"/>
                      </w:rPr>
                      <w:t>Remarks</w:t>
                    </w:r>
                  </w:ins>
                </w:p>
              </w:tc>
            </w:tr>
            <w:tr w:rsidR="002B0B81" w:rsidRPr="002B0B81" w14:paraId="4D3FE2B0" w14:textId="77777777" w:rsidTr="002B0B81">
              <w:trPr>
                <w:trHeight w:val="436"/>
                <w:ins w:id="286" w:author="FIXED-TERM Le Huynh Anh Tuan (RBVH/ETI14)" w:date="2016-12-29T14:54:00Z"/>
              </w:trPr>
              <w:tc>
                <w:tcPr>
                  <w:tcW w:w="1378" w:type="dxa"/>
                  <w:vAlign w:val="center"/>
                </w:tcPr>
                <w:p w14:paraId="75EA1A69" w14:textId="77777777" w:rsidR="002B0B81" w:rsidRPr="002B0B81" w:rsidRDefault="002B0B81" w:rsidP="002B0B81">
                  <w:pPr>
                    <w:jc w:val="both"/>
                    <w:rPr>
                      <w:ins w:id="287" w:author="FIXED-TERM Le Huynh Anh Tuan (RBVH/ETI14)" w:date="2016-12-29T14:54:00Z"/>
                      <w:rFonts w:cs="Arial"/>
                      <w:b/>
                      <w:sz w:val="18"/>
                      <w:szCs w:val="18"/>
                    </w:rPr>
                  </w:pPr>
                  <w:ins w:id="288" w:author="FIXED-TERM Le Huynh Anh Tuan (RBVH/ETI14)" w:date="2016-12-29T14:54:00Z">
                    <w:r w:rsidRPr="002B0B81">
                      <w:rPr>
                        <w:rFonts w:cs="Arial"/>
                        <w:b/>
                        <w:sz w:val="18"/>
                        <w:szCs w:val="18"/>
                      </w:rPr>
                      <w:t>username</w:t>
                    </w:r>
                  </w:ins>
                </w:p>
              </w:tc>
              <w:tc>
                <w:tcPr>
                  <w:tcW w:w="1095" w:type="dxa"/>
                  <w:vAlign w:val="center"/>
                </w:tcPr>
                <w:p w14:paraId="310435D7" w14:textId="77777777" w:rsidR="002B0B81" w:rsidRPr="002B0B81" w:rsidRDefault="002B0B81" w:rsidP="002B0B81">
                  <w:pPr>
                    <w:jc w:val="both"/>
                    <w:rPr>
                      <w:ins w:id="289" w:author="FIXED-TERM Le Huynh Anh Tuan (RBVH/ETI14)" w:date="2016-12-29T14:54:00Z"/>
                      <w:rFonts w:cs="Arial"/>
                      <w:b/>
                      <w:sz w:val="18"/>
                      <w:szCs w:val="18"/>
                    </w:rPr>
                  </w:pPr>
                  <w:ins w:id="290" w:author="FIXED-TERM Le Huynh Anh Tuan (RBVH/ETI14)" w:date="2016-12-29T14:54:00Z">
                    <w:r w:rsidRPr="002B0B81">
                      <w:rPr>
                        <w:rFonts w:cs="Arial"/>
                        <w:b/>
                        <w:sz w:val="18"/>
                        <w:szCs w:val="18"/>
                      </w:rPr>
                      <w:t>Text</w:t>
                    </w:r>
                  </w:ins>
                </w:p>
              </w:tc>
              <w:tc>
                <w:tcPr>
                  <w:tcW w:w="4215" w:type="dxa"/>
                  <w:vAlign w:val="center"/>
                </w:tcPr>
                <w:p w14:paraId="09925126" w14:textId="77777777" w:rsidR="002B0B81" w:rsidRPr="002B0B81" w:rsidRDefault="002B0B81" w:rsidP="002B0B81">
                  <w:pPr>
                    <w:jc w:val="both"/>
                    <w:rPr>
                      <w:ins w:id="291" w:author="FIXED-TERM Le Huynh Anh Tuan (RBVH/ETI14)" w:date="2016-12-29T14:54:00Z"/>
                      <w:rFonts w:cs="Arial"/>
                      <w:b/>
                      <w:sz w:val="18"/>
                      <w:szCs w:val="18"/>
                    </w:rPr>
                  </w:pPr>
                  <w:ins w:id="292" w:author="FIXED-TERM Le Huynh Anh Tuan (RBVH/ETI14)" w:date="2016-12-29T14:54:00Z">
                    <w:r w:rsidRPr="002B0B81">
                      <w:rPr>
                        <w:rFonts w:cs="Arial"/>
                        <w:b/>
                        <w:sz w:val="18"/>
                        <w:szCs w:val="18"/>
                      </w:rPr>
                      <w:t>Username must at least 6 character and does not contain any special characters.</w:t>
                    </w:r>
                  </w:ins>
                </w:p>
              </w:tc>
            </w:tr>
            <w:tr w:rsidR="002B0B81" w:rsidRPr="002B0B81" w14:paraId="37A2314A" w14:textId="77777777" w:rsidTr="002B0B81">
              <w:trPr>
                <w:trHeight w:val="436"/>
                <w:ins w:id="293" w:author="FIXED-TERM Le Huynh Anh Tuan (RBVH/ETI14)" w:date="2016-12-29T14:54:00Z"/>
              </w:trPr>
              <w:tc>
                <w:tcPr>
                  <w:tcW w:w="1378" w:type="dxa"/>
                  <w:vAlign w:val="center"/>
                </w:tcPr>
                <w:p w14:paraId="26E86982" w14:textId="5E956782" w:rsidR="002B0B81" w:rsidRPr="002B0B81" w:rsidRDefault="002B0B81" w:rsidP="002B0B81">
                  <w:pPr>
                    <w:jc w:val="both"/>
                    <w:rPr>
                      <w:ins w:id="294" w:author="FIXED-TERM Le Huynh Anh Tuan (RBVH/ETI14)" w:date="2016-12-29T14:54:00Z"/>
                      <w:rFonts w:cs="Arial"/>
                      <w:b/>
                      <w:sz w:val="18"/>
                      <w:szCs w:val="18"/>
                    </w:rPr>
                  </w:pPr>
                  <w:ins w:id="295" w:author="FIXED-TERM Le Huynh Anh Tuan (RBVH/ETI14)" w:date="2016-12-29T14:54:00Z">
                    <w:r>
                      <w:rPr>
                        <w:rFonts w:cs="Arial"/>
                        <w:b/>
                        <w:sz w:val="18"/>
                        <w:szCs w:val="18"/>
                      </w:rPr>
                      <w:t>email</w:t>
                    </w:r>
                  </w:ins>
                </w:p>
              </w:tc>
              <w:tc>
                <w:tcPr>
                  <w:tcW w:w="1095" w:type="dxa"/>
                  <w:vAlign w:val="center"/>
                </w:tcPr>
                <w:p w14:paraId="3D246576" w14:textId="7B8F5E14" w:rsidR="002B0B81" w:rsidRPr="002B0B81" w:rsidRDefault="002B0B81" w:rsidP="002B0B81">
                  <w:pPr>
                    <w:jc w:val="both"/>
                    <w:rPr>
                      <w:ins w:id="296" w:author="FIXED-TERM Le Huynh Anh Tuan (RBVH/ETI14)" w:date="2016-12-29T14:54:00Z"/>
                      <w:rFonts w:cs="Arial"/>
                      <w:b/>
                      <w:sz w:val="18"/>
                      <w:szCs w:val="18"/>
                    </w:rPr>
                  </w:pPr>
                  <w:ins w:id="297" w:author="FIXED-TERM Le Huynh Anh Tuan (RBVH/ETI14)" w:date="2016-12-29T14:54:00Z">
                    <w:r>
                      <w:rPr>
                        <w:rFonts w:cs="Arial"/>
                        <w:b/>
                        <w:sz w:val="18"/>
                        <w:szCs w:val="18"/>
                      </w:rPr>
                      <w:t xml:space="preserve">Text </w:t>
                    </w:r>
                  </w:ins>
                </w:p>
              </w:tc>
              <w:tc>
                <w:tcPr>
                  <w:tcW w:w="4215" w:type="dxa"/>
                  <w:vAlign w:val="center"/>
                </w:tcPr>
                <w:p w14:paraId="3855336A" w14:textId="61CAD3EC" w:rsidR="002B0B81" w:rsidRPr="002B0B81" w:rsidRDefault="002B0B81" w:rsidP="002B0B81">
                  <w:pPr>
                    <w:jc w:val="both"/>
                    <w:rPr>
                      <w:ins w:id="298" w:author="FIXED-TERM Le Huynh Anh Tuan (RBVH/ETI14)" w:date="2016-12-29T14:54:00Z"/>
                      <w:rFonts w:cs="Arial"/>
                      <w:b/>
                      <w:sz w:val="18"/>
                      <w:szCs w:val="18"/>
                    </w:rPr>
                  </w:pPr>
                  <w:ins w:id="299" w:author="FIXED-TERM Le Huynh Anh Tuan (RBVH/ETI14)" w:date="2016-12-29T14:54:00Z">
                    <w:r>
                      <w:rPr>
                        <w:rFonts w:cs="Arial"/>
                        <w:b/>
                        <w:sz w:val="18"/>
                        <w:szCs w:val="18"/>
                      </w:rPr>
                      <w:t>Email must have a valid type</w:t>
                    </w:r>
                  </w:ins>
                </w:p>
              </w:tc>
            </w:tr>
            <w:tr w:rsidR="002B0B81" w:rsidRPr="002B0B81" w14:paraId="3A7A9BFD" w14:textId="77777777" w:rsidTr="002B0B81">
              <w:trPr>
                <w:trHeight w:val="436"/>
                <w:ins w:id="300" w:author="FIXED-TERM Le Huynh Anh Tuan (RBVH/ETI14)" w:date="2016-12-29T14:54:00Z"/>
              </w:trPr>
              <w:tc>
                <w:tcPr>
                  <w:tcW w:w="1378" w:type="dxa"/>
                  <w:vAlign w:val="center"/>
                </w:tcPr>
                <w:p w14:paraId="5631502D" w14:textId="2161C6B3" w:rsidR="002B0B81" w:rsidRDefault="002B0B81" w:rsidP="002B0B81">
                  <w:pPr>
                    <w:jc w:val="both"/>
                    <w:rPr>
                      <w:ins w:id="301" w:author="FIXED-TERM Le Huynh Anh Tuan (RBVH/ETI14)" w:date="2016-12-29T14:54:00Z"/>
                      <w:rFonts w:cs="Arial"/>
                      <w:b/>
                      <w:sz w:val="18"/>
                      <w:szCs w:val="18"/>
                    </w:rPr>
                  </w:pPr>
                  <w:ins w:id="302" w:author="FIXED-TERM Le Huynh Anh Tuan (RBVH/ETI14)" w:date="2016-12-29T14:54:00Z">
                    <w:r>
                      <w:rPr>
                        <w:rFonts w:cs="Arial"/>
                        <w:b/>
                        <w:sz w:val="18"/>
                        <w:szCs w:val="18"/>
                      </w:rPr>
                      <w:t>Reset Password</w:t>
                    </w:r>
                  </w:ins>
                </w:p>
              </w:tc>
              <w:tc>
                <w:tcPr>
                  <w:tcW w:w="1095" w:type="dxa"/>
                  <w:vAlign w:val="center"/>
                </w:tcPr>
                <w:p w14:paraId="3CDDB0CE" w14:textId="2C02CEC9" w:rsidR="002B0B81" w:rsidRDefault="002B0B81" w:rsidP="002B0B81">
                  <w:pPr>
                    <w:jc w:val="both"/>
                    <w:rPr>
                      <w:ins w:id="303" w:author="FIXED-TERM Le Huynh Anh Tuan (RBVH/ETI14)" w:date="2016-12-29T14:54:00Z"/>
                      <w:rFonts w:cs="Arial"/>
                      <w:b/>
                      <w:sz w:val="18"/>
                      <w:szCs w:val="18"/>
                    </w:rPr>
                  </w:pPr>
                  <w:ins w:id="304" w:author="FIXED-TERM Le Huynh Anh Tuan (RBVH/ETI14)" w:date="2016-12-29T14:54:00Z">
                    <w:r>
                      <w:rPr>
                        <w:rFonts w:cs="Arial"/>
                        <w:b/>
                        <w:sz w:val="18"/>
                        <w:szCs w:val="18"/>
                      </w:rPr>
                      <w:t>Button</w:t>
                    </w:r>
                  </w:ins>
                </w:p>
              </w:tc>
              <w:tc>
                <w:tcPr>
                  <w:tcW w:w="4215" w:type="dxa"/>
                  <w:vAlign w:val="center"/>
                </w:tcPr>
                <w:p w14:paraId="1FD49C3D" w14:textId="77777777" w:rsidR="002B0B81" w:rsidRDefault="002B0B81" w:rsidP="002B0B81">
                  <w:pPr>
                    <w:jc w:val="both"/>
                    <w:rPr>
                      <w:ins w:id="305" w:author="FIXED-TERM Le Huynh Anh Tuan (RBVH/ETI14)" w:date="2016-12-29T14:54:00Z"/>
                      <w:rFonts w:cs="Arial"/>
                      <w:b/>
                      <w:sz w:val="18"/>
                      <w:szCs w:val="18"/>
                    </w:rPr>
                  </w:pPr>
                </w:p>
              </w:tc>
            </w:tr>
          </w:tbl>
          <w:p w14:paraId="53B01987" w14:textId="77777777" w:rsidR="007D2FEC" w:rsidRDefault="007D2FEC" w:rsidP="007D2FEC">
            <w:pPr>
              <w:spacing w:line="360" w:lineRule="auto"/>
              <w:cnfStyle w:val="000000100000" w:firstRow="0" w:lastRow="0" w:firstColumn="0" w:lastColumn="0" w:oddVBand="0" w:evenVBand="0" w:oddHBand="1" w:evenHBand="0" w:firstRowFirstColumn="0" w:firstRowLastColumn="0" w:lastRowFirstColumn="0" w:lastRowLastColumn="0"/>
              <w:rPr>
                <w:ins w:id="306" w:author="FIXED-TERM Le Huynh Anh Tuan (RBVH/ETI14)" w:date="2016-12-29T14:54:00Z"/>
                <w:rFonts w:ascii="Cambria" w:hAnsi="Cambria"/>
                <w:color w:val="auto"/>
              </w:rPr>
            </w:pPr>
          </w:p>
          <w:p w14:paraId="79ADE2F3" w14:textId="77777777" w:rsidR="007D2FEC" w:rsidRPr="008802D9" w:rsidRDefault="007D2FEC" w:rsidP="007D2FEC">
            <w:pPr>
              <w:spacing w:line="360" w:lineRule="auto"/>
              <w:cnfStyle w:val="000000100000" w:firstRow="0" w:lastRow="0" w:firstColumn="0" w:lastColumn="0" w:oddVBand="0" w:evenVBand="0" w:oddHBand="1" w:evenHBand="0" w:firstRowFirstColumn="0" w:firstRowLastColumn="0" w:lastRowFirstColumn="0" w:lastRowLastColumn="0"/>
              <w:rPr>
                <w:ins w:id="307" w:author="FIXED-TERM Le Huynh Anh Tuan (RBVH/ETI14)" w:date="2016-12-29T14:54:00Z"/>
                <w:rFonts w:ascii="Cambria" w:hAnsi="Cambria"/>
                <w:color w:val="auto"/>
              </w:rPr>
            </w:pPr>
          </w:p>
        </w:tc>
      </w:tr>
      <w:tr w:rsidR="00354CBB" w:rsidRPr="008802D9" w14:paraId="4DEC4643" w14:textId="77777777" w:rsidTr="00354CBB">
        <w:trPr>
          <w:ins w:id="30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629F74B" w14:textId="25D023E4" w:rsidR="00354CBB" w:rsidRPr="00354CBB" w:rsidRDefault="00354CBB" w:rsidP="00354CBB">
            <w:pPr>
              <w:spacing w:line="360" w:lineRule="auto"/>
              <w:rPr>
                <w:ins w:id="309" w:author="FIXED-TERM Le Huynh Anh Tuan (RBVH/ETI14)" w:date="2016-12-29T14:54:00Z"/>
              </w:rPr>
            </w:pPr>
            <w:ins w:id="310" w:author="FIXED-TERM Le Huynh Anh Tuan (RBVH/ETI14)" w:date="2016-12-29T14:54:00Z">
              <w:r w:rsidRPr="00354CBB">
                <w:t>Failed End Condition</w:t>
              </w:r>
            </w:ins>
          </w:p>
        </w:tc>
        <w:tc>
          <w:tcPr>
            <w:tcW w:w="6655" w:type="dxa"/>
          </w:tcPr>
          <w:p w14:paraId="2300DB9A"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311" w:author="FIXED-TERM Le Huynh Anh Tuan (RBVH/ETI14)" w:date="2016-12-29T14:54:00Z"/>
                <w:rFonts w:ascii="Cambria" w:hAnsi="Cambria" w:cs="Tahoma"/>
              </w:rPr>
            </w:pPr>
            <w:ins w:id="312" w:author="FIXED-TERM Le Huynh Anh Tuan (RBVH/ETI14)" w:date="2016-12-29T14:54:00Z">
              <w:r w:rsidRPr="008802D9">
                <w:rPr>
                  <w:rFonts w:ascii="Cambria" w:hAnsi="Cambria" w:cs="Tahoma"/>
                </w:rPr>
                <w:t>A error message is displayed</w:t>
              </w:r>
            </w:ins>
          </w:p>
          <w:p w14:paraId="72F5773D" w14:textId="26D30B68" w:rsidR="00354CBB" w:rsidRPr="007D2FEC" w:rsidRDefault="00354CBB" w:rsidP="00B4543E">
            <w:pPr>
              <w:pStyle w:val="ListParagraph"/>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ins w:id="313" w:author="FIXED-TERM Le Huynh Anh Tuan (RBVH/ETI14)" w:date="2016-12-29T14:54:00Z"/>
                <w:rFonts w:ascii="Cambria" w:hAnsi="Cambria"/>
                <w:color w:val="auto"/>
              </w:rPr>
            </w:pPr>
            <w:ins w:id="314" w:author="FIXED-TERM Le Huynh Anh Tuan (RBVH/ETI14)" w:date="2016-12-29T14:54:00Z">
              <w:r w:rsidRPr="007D2FEC">
                <w:t>The user's credentials are not displayed.</w:t>
              </w:r>
              <w:r w:rsidRPr="007D2FEC">
                <w:rPr>
                  <w:rFonts w:ascii="Cambria" w:hAnsi="Cambria"/>
                  <w:color w:val="auto"/>
                </w:rPr>
                <w:t xml:space="preserve"> </w:t>
              </w:r>
            </w:ins>
          </w:p>
        </w:tc>
      </w:tr>
      <w:tr w:rsidR="00354CBB" w:rsidRPr="008802D9" w14:paraId="7E587FBF" w14:textId="77777777" w:rsidTr="00354CBB">
        <w:trPr>
          <w:cnfStyle w:val="000000100000" w:firstRow="0" w:lastRow="0" w:firstColumn="0" w:lastColumn="0" w:oddVBand="0" w:evenVBand="0" w:oddHBand="1" w:evenHBand="0" w:firstRowFirstColumn="0" w:firstRowLastColumn="0" w:lastRowFirstColumn="0" w:lastRowLastColumn="0"/>
          <w:ins w:id="31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C504FC7" w14:textId="77777777" w:rsidR="00354CBB" w:rsidRPr="00354CBB" w:rsidRDefault="00354CBB" w:rsidP="00354CBB">
            <w:pPr>
              <w:spacing w:line="360" w:lineRule="auto"/>
              <w:rPr>
                <w:ins w:id="316" w:author="FIXED-TERM Le Huynh Anh Tuan (RBVH/ETI14)" w:date="2016-12-29T14:54:00Z"/>
              </w:rPr>
            </w:pPr>
            <w:ins w:id="317" w:author="FIXED-TERM Le Huynh Anh Tuan (RBVH/ETI14)" w:date="2016-12-29T14:54:00Z">
              <w:r w:rsidRPr="00354CBB">
                <w:t>Special Requirements</w:t>
              </w:r>
            </w:ins>
          </w:p>
        </w:tc>
        <w:tc>
          <w:tcPr>
            <w:tcW w:w="6655" w:type="dxa"/>
          </w:tcPr>
          <w:p w14:paraId="30118486"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318" w:author="FIXED-TERM Le Huynh Anh Tuan (RBVH/ETI14)" w:date="2016-12-29T14:54:00Z"/>
                <w:rFonts w:ascii="Cambria" w:hAnsi="Cambria" w:cs="Tahoma"/>
              </w:rPr>
            </w:pPr>
            <w:ins w:id="319" w:author="FIXED-TERM Le Huynh Anh Tuan (RBVH/ETI14)" w:date="2016-12-29T14:54:00Z">
              <w:r w:rsidRPr="008802D9">
                <w:rPr>
                  <w:rFonts w:ascii="Cambria" w:hAnsi="Cambria" w:cs="Tahoma"/>
                </w:rPr>
                <w:t>+ The System’s interface must be user-friendly.</w:t>
              </w:r>
            </w:ins>
          </w:p>
          <w:p w14:paraId="2B15CCA4"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320" w:author="FIXED-TERM Le Huynh Anh Tuan (RBVH/ETI14)" w:date="2016-12-29T14:54:00Z"/>
                <w:rFonts w:ascii="Cambria" w:hAnsi="Cambria" w:cs="Tahoma"/>
              </w:rPr>
            </w:pPr>
            <w:ins w:id="321" w:author="FIXED-TERM Le Huynh Anh Tuan (RBVH/ETI14)" w:date="2016-12-29T14:54:00Z">
              <w:r w:rsidRPr="008802D9">
                <w:rPr>
                  <w:rFonts w:ascii="Cambria" w:hAnsi="Cambria" w:cs="Tahoma"/>
                </w:rPr>
                <w:t>+ The respond time must be under 5 seconds.</w:t>
              </w:r>
            </w:ins>
          </w:p>
        </w:tc>
      </w:tr>
    </w:tbl>
    <w:p w14:paraId="2429D03A" w14:textId="77777777" w:rsidR="00354CBB" w:rsidRPr="008802D9" w:rsidRDefault="00354CBB" w:rsidP="00354CBB">
      <w:pPr>
        <w:rPr>
          <w:ins w:id="322" w:author="FIXED-TERM Le Huynh Anh Tuan (RBVH/ETI14)" w:date="2016-12-29T14:54:00Z"/>
          <w:rFonts w:ascii="Cambria" w:hAnsi="Cambria" w:cs="Tahoma"/>
        </w:rPr>
      </w:pPr>
      <w:ins w:id="323" w:author="FIXED-TERM Le Huynh Anh Tuan (RBVH/ETI14)" w:date="2016-12-29T14:54:00Z">
        <w:r w:rsidRPr="008802D9">
          <w:rPr>
            <w:rFonts w:ascii="Cambria" w:hAnsi="Cambria" w:cs="Tahoma"/>
          </w:rPr>
          <w:br w:type="page"/>
        </w:r>
      </w:ins>
    </w:p>
    <w:tbl>
      <w:tblPr>
        <w:tblStyle w:val="GridTable4-Accent1"/>
        <w:tblW w:w="0" w:type="auto"/>
        <w:tblLayout w:type="fixed"/>
        <w:tblLook w:val="04A0" w:firstRow="1" w:lastRow="0" w:firstColumn="1" w:lastColumn="0" w:noHBand="0" w:noVBand="1"/>
      </w:tblPr>
      <w:tblGrid>
        <w:gridCol w:w="2335"/>
        <w:gridCol w:w="6452"/>
      </w:tblGrid>
      <w:tr w:rsidR="00354CBB" w:rsidRPr="008802D9" w14:paraId="68006F57" w14:textId="77777777" w:rsidTr="002B0B81">
        <w:trPr>
          <w:cnfStyle w:val="100000000000" w:firstRow="1" w:lastRow="0" w:firstColumn="0" w:lastColumn="0" w:oddVBand="0" w:evenVBand="0" w:oddHBand="0" w:evenHBand="0" w:firstRowFirstColumn="0" w:firstRowLastColumn="0" w:lastRowFirstColumn="0" w:lastRowLastColumn="0"/>
          <w:ins w:id="32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73261510" w14:textId="1C464042" w:rsidR="00354CBB" w:rsidRPr="00E37340" w:rsidRDefault="009B635F" w:rsidP="00354CBB">
            <w:pPr>
              <w:spacing w:line="360" w:lineRule="auto"/>
              <w:rPr>
                <w:ins w:id="325" w:author="FIXED-TERM Le Huynh Anh Tuan (RBVH/ETI14)" w:date="2016-12-29T14:54:00Z"/>
              </w:rPr>
            </w:pPr>
            <w:r w:rsidRPr="00E37340">
              <w:t>RE1-4</w:t>
            </w:r>
          </w:p>
        </w:tc>
        <w:tc>
          <w:tcPr>
            <w:tcW w:w="6452" w:type="dxa"/>
          </w:tcPr>
          <w:p w14:paraId="1702F868" w14:textId="77777777" w:rsidR="00354CBB" w:rsidRPr="00E37340"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326" w:author="FIXED-TERM Le Huynh Anh Tuan (RBVH/ETI14)" w:date="2016-12-29T14:54:00Z"/>
              </w:rPr>
            </w:pPr>
            <w:ins w:id="327" w:author="FIXED-TERM Le Huynh Anh Tuan (RBVH/ETI14)" w:date="2016-12-29T14:54:00Z">
              <w:r w:rsidRPr="00E37340">
                <w:t>Edit User Profile</w:t>
              </w:r>
            </w:ins>
          </w:p>
        </w:tc>
      </w:tr>
      <w:tr w:rsidR="00354CBB" w:rsidRPr="008802D9" w14:paraId="579B9815" w14:textId="77777777" w:rsidTr="002B0B81">
        <w:trPr>
          <w:cnfStyle w:val="000000100000" w:firstRow="0" w:lastRow="0" w:firstColumn="0" w:lastColumn="0" w:oddVBand="0" w:evenVBand="0" w:oddHBand="1" w:evenHBand="0" w:firstRowFirstColumn="0" w:firstRowLastColumn="0" w:lastRowFirstColumn="0" w:lastRowLastColumn="0"/>
          <w:ins w:id="32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73BC5A55" w14:textId="77777777" w:rsidR="00354CBB" w:rsidRPr="00354CBB" w:rsidRDefault="00354CBB" w:rsidP="00354CBB">
            <w:pPr>
              <w:spacing w:line="360" w:lineRule="auto"/>
              <w:rPr>
                <w:ins w:id="329" w:author="FIXED-TERM Le Huynh Anh Tuan (RBVH/ETI14)" w:date="2016-12-29T14:54:00Z"/>
              </w:rPr>
            </w:pPr>
            <w:ins w:id="330" w:author="FIXED-TERM Le Huynh Anh Tuan (RBVH/ETI14)" w:date="2016-12-29T14:54:00Z">
              <w:r w:rsidRPr="00354CBB">
                <w:t>Description</w:t>
              </w:r>
            </w:ins>
          </w:p>
        </w:tc>
        <w:tc>
          <w:tcPr>
            <w:tcW w:w="6452" w:type="dxa"/>
          </w:tcPr>
          <w:p w14:paraId="1BE26724"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331" w:author="FIXED-TERM Le Huynh Anh Tuan (RBVH/ETI14)" w:date="2016-12-29T14:54:00Z"/>
                <w:rFonts w:ascii="Cambria" w:hAnsi="Cambria" w:cs="Tahoma"/>
              </w:rPr>
            </w:pPr>
            <w:ins w:id="332" w:author="FIXED-TERM Le Huynh Anh Tuan (RBVH/ETI14)" w:date="2016-12-29T14:54:00Z">
              <w:r w:rsidRPr="008802D9">
                <w:rPr>
                  <w:rFonts w:ascii="Cambria" w:hAnsi="Cambria" w:cs="Tahoma"/>
                </w:rPr>
                <w:t xml:space="preserve">An User want to edit his/her information  </w:t>
              </w:r>
            </w:ins>
          </w:p>
        </w:tc>
      </w:tr>
      <w:tr w:rsidR="00354CBB" w:rsidRPr="008802D9" w14:paraId="28B594EF" w14:textId="77777777" w:rsidTr="002B0B81">
        <w:trPr>
          <w:ins w:id="33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07264CD4" w14:textId="77777777" w:rsidR="00354CBB" w:rsidRPr="00354CBB" w:rsidRDefault="00354CBB" w:rsidP="00354CBB">
            <w:pPr>
              <w:spacing w:line="360" w:lineRule="auto"/>
              <w:rPr>
                <w:ins w:id="334" w:author="FIXED-TERM Le Huynh Anh Tuan (RBVH/ETI14)" w:date="2016-12-29T14:54:00Z"/>
              </w:rPr>
            </w:pPr>
            <w:ins w:id="335" w:author="FIXED-TERM Le Huynh Anh Tuan (RBVH/ETI14)" w:date="2016-12-29T14:54:00Z">
              <w:r w:rsidRPr="00354CBB">
                <w:t>Stakeholders</w:t>
              </w:r>
            </w:ins>
          </w:p>
        </w:tc>
        <w:tc>
          <w:tcPr>
            <w:tcW w:w="6452" w:type="dxa"/>
          </w:tcPr>
          <w:p w14:paraId="635E0368"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336" w:author="FIXED-TERM Le Huynh Anh Tuan (RBVH/ETI14)" w:date="2016-12-29T14:54:00Z"/>
                <w:rFonts w:ascii="Cambria" w:hAnsi="Cambria" w:cs="Tahoma"/>
              </w:rPr>
            </w:pPr>
            <w:ins w:id="337" w:author="FIXED-TERM Le Huynh Anh Tuan (RBVH/ETI14)" w:date="2016-12-29T14:54:00Z">
              <w:r w:rsidRPr="008802D9">
                <w:rPr>
                  <w:rFonts w:ascii="Cambria" w:hAnsi="Cambria" w:cs="Tahoma"/>
                </w:rPr>
                <w:t>Testers, project manager, admin</w:t>
              </w:r>
            </w:ins>
          </w:p>
        </w:tc>
      </w:tr>
      <w:tr w:rsidR="00354CBB" w:rsidRPr="008802D9" w14:paraId="51E1EB6F" w14:textId="77777777" w:rsidTr="002B0B81">
        <w:trPr>
          <w:cnfStyle w:val="000000100000" w:firstRow="0" w:lastRow="0" w:firstColumn="0" w:lastColumn="0" w:oddVBand="0" w:evenVBand="0" w:oddHBand="1" w:evenHBand="0" w:firstRowFirstColumn="0" w:firstRowLastColumn="0" w:lastRowFirstColumn="0" w:lastRowLastColumn="0"/>
          <w:ins w:id="33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591F5ABB" w14:textId="77777777" w:rsidR="00354CBB" w:rsidRPr="00354CBB" w:rsidRDefault="00354CBB" w:rsidP="00354CBB">
            <w:pPr>
              <w:spacing w:line="360" w:lineRule="auto"/>
              <w:rPr>
                <w:ins w:id="339" w:author="FIXED-TERM Le Huynh Anh Tuan (RBVH/ETI14)" w:date="2016-12-29T14:54:00Z"/>
              </w:rPr>
            </w:pPr>
            <w:ins w:id="340" w:author="FIXED-TERM Le Huynh Anh Tuan (RBVH/ETI14)" w:date="2016-12-29T14:54:00Z">
              <w:r w:rsidRPr="00354CBB">
                <w:t>Actors</w:t>
              </w:r>
            </w:ins>
          </w:p>
        </w:tc>
        <w:tc>
          <w:tcPr>
            <w:tcW w:w="6452" w:type="dxa"/>
          </w:tcPr>
          <w:p w14:paraId="22E8A3D5"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341" w:author="FIXED-TERM Le Huynh Anh Tuan (RBVH/ETI14)" w:date="2016-12-29T14:54:00Z"/>
                <w:rFonts w:ascii="Cambria" w:hAnsi="Cambria" w:cs="Tahoma"/>
              </w:rPr>
            </w:pPr>
            <w:ins w:id="342" w:author="FIXED-TERM Le Huynh Anh Tuan (RBVH/ETI14)" w:date="2016-12-29T14:54:00Z">
              <w:r w:rsidRPr="008802D9">
                <w:rPr>
                  <w:rFonts w:ascii="Cambria" w:hAnsi="Cambria" w:cs="Tahoma"/>
                </w:rPr>
                <w:t>Current User</w:t>
              </w:r>
            </w:ins>
          </w:p>
        </w:tc>
      </w:tr>
      <w:tr w:rsidR="00354CBB" w:rsidRPr="008802D9" w14:paraId="1C04BB47" w14:textId="77777777" w:rsidTr="002B0B81">
        <w:trPr>
          <w:ins w:id="34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6311DEFC" w14:textId="77777777" w:rsidR="00354CBB" w:rsidRPr="00354CBB" w:rsidRDefault="00354CBB" w:rsidP="00354CBB">
            <w:pPr>
              <w:spacing w:line="360" w:lineRule="auto"/>
              <w:rPr>
                <w:ins w:id="344" w:author="FIXED-TERM Le Huynh Anh Tuan (RBVH/ETI14)" w:date="2016-12-29T14:54:00Z"/>
              </w:rPr>
            </w:pPr>
            <w:ins w:id="345" w:author="FIXED-TERM Le Huynh Anh Tuan (RBVH/ETI14)" w:date="2016-12-29T14:54:00Z">
              <w:r w:rsidRPr="00354CBB">
                <w:t>Trigger</w:t>
              </w:r>
            </w:ins>
          </w:p>
        </w:tc>
        <w:tc>
          <w:tcPr>
            <w:tcW w:w="6452" w:type="dxa"/>
          </w:tcPr>
          <w:p w14:paraId="3FA44556" w14:textId="77777777" w:rsidR="00354CBB" w:rsidRPr="008802D9" w:rsidRDefault="00354CBB" w:rsidP="00354CBB">
            <w:pPr>
              <w:keepLines/>
              <w:spacing w:before="60" w:after="60"/>
              <w:cnfStyle w:val="000000000000" w:firstRow="0" w:lastRow="0" w:firstColumn="0" w:lastColumn="0" w:oddVBand="0" w:evenVBand="0" w:oddHBand="0" w:evenHBand="0" w:firstRowFirstColumn="0" w:firstRowLastColumn="0" w:lastRowFirstColumn="0" w:lastRowLastColumn="0"/>
              <w:rPr>
                <w:ins w:id="346" w:author="FIXED-TERM Le Huynh Anh Tuan (RBVH/ETI14)" w:date="2016-12-29T14:54:00Z"/>
                <w:rFonts w:ascii="Cambria" w:eastAsia="Times New Roman" w:hAnsi="Cambria" w:cs="Tahoma"/>
                <w:lang w:val="en-GB"/>
              </w:rPr>
            </w:pPr>
            <w:ins w:id="347" w:author="FIXED-TERM Le Huynh Anh Tuan (RBVH/ETI14)" w:date="2016-12-29T14:54:00Z">
              <w:r w:rsidRPr="008802D9">
                <w:rPr>
                  <w:rFonts w:ascii="Cambria" w:eastAsia="Times New Roman" w:hAnsi="Cambria" w:cs="Tahoma"/>
                  <w:lang w:val="en-GB"/>
                </w:rPr>
                <w:t>This use case starts when an user accesses the “Edit Profile” feature of the system</w:t>
              </w:r>
            </w:ins>
          </w:p>
        </w:tc>
      </w:tr>
      <w:tr w:rsidR="00354CBB" w:rsidRPr="008802D9" w14:paraId="019D0360" w14:textId="77777777" w:rsidTr="002B0B81">
        <w:trPr>
          <w:cnfStyle w:val="000000100000" w:firstRow="0" w:lastRow="0" w:firstColumn="0" w:lastColumn="0" w:oddVBand="0" w:evenVBand="0" w:oddHBand="1" w:evenHBand="0" w:firstRowFirstColumn="0" w:firstRowLastColumn="0" w:lastRowFirstColumn="0" w:lastRowLastColumn="0"/>
          <w:ins w:id="34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7C914DC2" w14:textId="77777777" w:rsidR="00354CBB" w:rsidRPr="00354CBB" w:rsidRDefault="00354CBB" w:rsidP="00354CBB">
            <w:pPr>
              <w:spacing w:line="360" w:lineRule="auto"/>
              <w:rPr>
                <w:ins w:id="349" w:author="FIXED-TERM Le Huynh Anh Tuan (RBVH/ETI14)" w:date="2016-12-29T14:54:00Z"/>
              </w:rPr>
            </w:pPr>
            <w:ins w:id="350" w:author="FIXED-TERM Le Huynh Anh Tuan (RBVH/ETI14)" w:date="2016-12-29T14:54:00Z">
              <w:r w:rsidRPr="00354CBB">
                <w:t>Inputs</w:t>
              </w:r>
            </w:ins>
          </w:p>
        </w:tc>
        <w:tc>
          <w:tcPr>
            <w:tcW w:w="6452" w:type="dxa"/>
          </w:tcPr>
          <w:tbl>
            <w:tblPr>
              <w:tblpPr w:leftFromText="180" w:rightFromText="180" w:vertAnchor="page" w:horzAnchor="margin" w:tblpY="16"/>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378"/>
              <w:gridCol w:w="1095"/>
              <w:gridCol w:w="4215"/>
            </w:tblGrid>
            <w:tr w:rsidR="002B0B81" w:rsidRPr="00765976" w14:paraId="08171427" w14:textId="77777777" w:rsidTr="002B0B81">
              <w:trPr>
                <w:trHeight w:val="436"/>
                <w:ins w:id="351" w:author="FIXED-TERM Le Huynh Anh Tuan (RBVH/ETI14)" w:date="2016-12-29T14:54:00Z"/>
              </w:trPr>
              <w:tc>
                <w:tcPr>
                  <w:tcW w:w="1378" w:type="dxa"/>
                  <w:shd w:val="clear" w:color="auto" w:fill="EBE9E2" w:themeFill="accent6" w:themeFillTint="33"/>
                  <w:vAlign w:val="center"/>
                </w:tcPr>
                <w:p w14:paraId="43403C88" w14:textId="77777777" w:rsidR="002B0B81" w:rsidRPr="00765976" w:rsidRDefault="002B0B81" w:rsidP="002B0B81">
                  <w:pPr>
                    <w:jc w:val="both"/>
                    <w:rPr>
                      <w:ins w:id="352" w:author="FIXED-TERM Le Huynh Anh Tuan (RBVH/ETI14)" w:date="2016-12-29T14:54:00Z"/>
                      <w:rFonts w:cs="Arial"/>
                      <w:b/>
                      <w:sz w:val="18"/>
                      <w:szCs w:val="18"/>
                    </w:rPr>
                  </w:pPr>
                  <w:ins w:id="353" w:author="FIXED-TERM Le Huynh Anh Tuan (RBVH/ETI14)" w:date="2016-12-29T14:54:00Z">
                    <w:r w:rsidRPr="00765976">
                      <w:rPr>
                        <w:rFonts w:cs="Arial"/>
                        <w:b/>
                        <w:sz w:val="18"/>
                        <w:szCs w:val="18"/>
                      </w:rPr>
                      <w:t>Field Name</w:t>
                    </w:r>
                  </w:ins>
                </w:p>
              </w:tc>
              <w:tc>
                <w:tcPr>
                  <w:tcW w:w="1095" w:type="dxa"/>
                  <w:shd w:val="clear" w:color="auto" w:fill="EBE9E2" w:themeFill="accent6" w:themeFillTint="33"/>
                  <w:vAlign w:val="center"/>
                </w:tcPr>
                <w:p w14:paraId="125EFF28" w14:textId="77777777" w:rsidR="002B0B81" w:rsidRPr="00765976" w:rsidRDefault="002B0B81" w:rsidP="002B0B81">
                  <w:pPr>
                    <w:jc w:val="both"/>
                    <w:rPr>
                      <w:ins w:id="354" w:author="FIXED-TERM Le Huynh Anh Tuan (RBVH/ETI14)" w:date="2016-12-29T14:54:00Z"/>
                      <w:rFonts w:cs="Arial"/>
                      <w:b/>
                      <w:sz w:val="18"/>
                      <w:szCs w:val="18"/>
                    </w:rPr>
                  </w:pPr>
                  <w:ins w:id="355" w:author="FIXED-TERM Le Huynh Anh Tuan (RBVH/ETI14)" w:date="2016-12-29T14:54:00Z">
                    <w:r w:rsidRPr="00765976">
                      <w:rPr>
                        <w:rFonts w:cs="Arial"/>
                        <w:b/>
                        <w:sz w:val="18"/>
                        <w:szCs w:val="18"/>
                      </w:rPr>
                      <w:t>Type</w:t>
                    </w:r>
                  </w:ins>
                </w:p>
              </w:tc>
              <w:tc>
                <w:tcPr>
                  <w:tcW w:w="4215" w:type="dxa"/>
                  <w:shd w:val="clear" w:color="auto" w:fill="EBE9E2" w:themeFill="accent6" w:themeFillTint="33"/>
                  <w:vAlign w:val="center"/>
                </w:tcPr>
                <w:p w14:paraId="616F5B86" w14:textId="77777777" w:rsidR="002B0B81" w:rsidRPr="00765976" w:rsidRDefault="002B0B81" w:rsidP="002B0B81">
                  <w:pPr>
                    <w:jc w:val="both"/>
                    <w:rPr>
                      <w:ins w:id="356" w:author="FIXED-TERM Le Huynh Anh Tuan (RBVH/ETI14)" w:date="2016-12-29T14:54:00Z"/>
                      <w:rFonts w:cs="Arial"/>
                      <w:b/>
                      <w:sz w:val="18"/>
                      <w:szCs w:val="18"/>
                    </w:rPr>
                  </w:pPr>
                  <w:ins w:id="357" w:author="FIXED-TERM Le Huynh Anh Tuan (RBVH/ETI14)" w:date="2016-12-29T14:54:00Z">
                    <w:r w:rsidRPr="00765976">
                      <w:rPr>
                        <w:rFonts w:cs="Arial"/>
                        <w:b/>
                        <w:sz w:val="18"/>
                        <w:szCs w:val="18"/>
                      </w:rPr>
                      <w:t>Remarks</w:t>
                    </w:r>
                  </w:ins>
                </w:p>
              </w:tc>
            </w:tr>
            <w:tr w:rsidR="002B0B81" w:rsidRPr="00765976" w14:paraId="35439E4A" w14:textId="77777777" w:rsidTr="002B0B81">
              <w:trPr>
                <w:trHeight w:val="436"/>
                <w:ins w:id="358" w:author="FIXED-TERM Le Huynh Anh Tuan (RBVH/ETI14)" w:date="2016-12-29T14:54:00Z"/>
              </w:trPr>
              <w:tc>
                <w:tcPr>
                  <w:tcW w:w="1378" w:type="dxa"/>
                  <w:vAlign w:val="center"/>
                </w:tcPr>
                <w:p w14:paraId="29248CA4" w14:textId="77777777" w:rsidR="002B0B81" w:rsidRPr="00765976" w:rsidRDefault="002B0B81" w:rsidP="002B0B81">
                  <w:pPr>
                    <w:jc w:val="both"/>
                    <w:rPr>
                      <w:ins w:id="359" w:author="FIXED-TERM Le Huynh Anh Tuan (RBVH/ETI14)" w:date="2016-12-29T14:54:00Z"/>
                      <w:rFonts w:cs="Arial"/>
                      <w:sz w:val="18"/>
                      <w:szCs w:val="18"/>
                    </w:rPr>
                  </w:pPr>
                  <w:ins w:id="360" w:author="FIXED-TERM Le Huynh Anh Tuan (RBVH/ETI14)" w:date="2016-12-29T14:54:00Z">
                    <w:r w:rsidRPr="00765976">
                      <w:rPr>
                        <w:rFonts w:cs="Arial"/>
                        <w:sz w:val="18"/>
                        <w:szCs w:val="18"/>
                      </w:rPr>
                      <w:t>email</w:t>
                    </w:r>
                  </w:ins>
                </w:p>
              </w:tc>
              <w:tc>
                <w:tcPr>
                  <w:tcW w:w="1095" w:type="dxa"/>
                  <w:vAlign w:val="center"/>
                </w:tcPr>
                <w:p w14:paraId="7A3442F8" w14:textId="77777777" w:rsidR="002B0B81" w:rsidRPr="00765976" w:rsidRDefault="002B0B81" w:rsidP="002B0B81">
                  <w:pPr>
                    <w:jc w:val="both"/>
                    <w:rPr>
                      <w:ins w:id="361" w:author="FIXED-TERM Le Huynh Anh Tuan (RBVH/ETI14)" w:date="2016-12-29T14:54:00Z"/>
                      <w:rFonts w:cs="Arial"/>
                      <w:sz w:val="18"/>
                      <w:szCs w:val="18"/>
                    </w:rPr>
                  </w:pPr>
                  <w:ins w:id="362" w:author="FIXED-TERM Le Huynh Anh Tuan (RBVH/ETI14)" w:date="2016-12-29T14:54:00Z">
                    <w:r w:rsidRPr="00765976">
                      <w:rPr>
                        <w:rFonts w:cs="Arial"/>
                        <w:sz w:val="18"/>
                        <w:szCs w:val="18"/>
                      </w:rPr>
                      <w:t xml:space="preserve">Text </w:t>
                    </w:r>
                  </w:ins>
                </w:p>
              </w:tc>
              <w:tc>
                <w:tcPr>
                  <w:tcW w:w="4215" w:type="dxa"/>
                  <w:vAlign w:val="center"/>
                </w:tcPr>
                <w:p w14:paraId="41FA2AAA" w14:textId="77777777" w:rsidR="002B0B81" w:rsidRPr="00765976" w:rsidRDefault="002B0B81" w:rsidP="002B0B81">
                  <w:pPr>
                    <w:jc w:val="both"/>
                    <w:rPr>
                      <w:ins w:id="363" w:author="FIXED-TERM Le Huynh Anh Tuan (RBVH/ETI14)" w:date="2016-12-29T14:54:00Z"/>
                      <w:rFonts w:cs="Arial"/>
                      <w:sz w:val="18"/>
                      <w:szCs w:val="18"/>
                    </w:rPr>
                  </w:pPr>
                  <w:ins w:id="364" w:author="FIXED-TERM Le Huynh Anh Tuan (RBVH/ETI14)" w:date="2016-12-29T14:54:00Z">
                    <w:r w:rsidRPr="00765976">
                      <w:rPr>
                        <w:rFonts w:cs="Arial"/>
                        <w:sz w:val="18"/>
                        <w:szCs w:val="18"/>
                      </w:rPr>
                      <w:t>Email must have a valid type</w:t>
                    </w:r>
                  </w:ins>
                </w:p>
              </w:tc>
            </w:tr>
          </w:tbl>
          <w:p w14:paraId="642BDBD2" w14:textId="77777777" w:rsidR="00354CBB" w:rsidRPr="008802D9" w:rsidRDefault="00354CBB" w:rsidP="002B0B81">
            <w:pPr>
              <w:pStyle w:val="Default"/>
              <w:ind w:left="1080"/>
              <w:cnfStyle w:val="000000100000" w:firstRow="0" w:lastRow="0" w:firstColumn="0" w:lastColumn="0" w:oddVBand="0" w:evenVBand="0" w:oddHBand="1" w:evenHBand="0" w:firstRowFirstColumn="0" w:firstRowLastColumn="0" w:lastRowFirstColumn="0" w:lastRowLastColumn="0"/>
              <w:rPr>
                <w:ins w:id="365" w:author="FIXED-TERM Le Huynh Anh Tuan (RBVH/ETI14)" w:date="2016-12-29T14:54:00Z"/>
                <w:rFonts w:ascii="Cambria" w:hAnsi="Cambria"/>
                <w:color w:val="auto"/>
                <w:sz w:val="20"/>
                <w:szCs w:val="20"/>
              </w:rPr>
            </w:pPr>
          </w:p>
        </w:tc>
      </w:tr>
      <w:tr w:rsidR="00354CBB" w:rsidRPr="008802D9" w14:paraId="6B8DA172" w14:textId="77777777" w:rsidTr="002B0B81">
        <w:trPr>
          <w:ins w:id="36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7F97258E" w14:textId="77777777" w:rsidR="00354CBB" w:rsidRPr="00354CBB" w:rsidRDefault="00354CBB" w:rsidP="00354CBB">
            <w:pPr>
              <w:spacing w:line="360" w:lineRule="auto"/>
              <w:rPr>
                <w:ins w:id="367" w:author="FIXED-TERM Le Huynh Anh Tuan (RBVH/ETI14)" w:date="2016-12-29T14:54:00Z"/>
              </w:rPr>
            </w:pPr>
            <w:ins w:id="368" w:author="FIXED-TERM Le Huynh Anh Tuan (RBVH/ETI14)" w:date="2016-12-29T14:54:00Z">
              <w:r w:rsidRPr="00354CBB">
                <w:t>Preconditions</w:t>
              </w:r>
            </w:ins>
          </w:p>
        </w:tc>
        <w:tc>
          <w:tcPr>
            <w:tcW w:w="6452" w:type="dxa"/>
          </w:tcPr>
          <w:p w14:paraId="6488B4D1" w14:textId="6AE0DC67" w:rsidR="00354CBB" w:rsidRPr="008802D9" w:rsidRDefault="00354CBB" w:rsidP="002B0B81">
            <w:pPr>
              <w:keepLines/>
              <w:spacing w:before="60" w:after="60"/>
              <w:cnfStyle w:val="000000000000" w:firstRow="0" w:lastRow="0" w:firstColumn="0" w:lastColumn="0" w:oddVBand="0" w:evenVBand="0" w:oddHBand="0" w:evenHBand="0" w:firstRowFirstColumn="0" w:firstRowLastColumn="0" w:lastRowFirstColumn="0" w:lastRowLastColumn="0"/>
              <w:rPr>
                <w:ins w:id="369" w:author="FIXED-TERM Le Huynh Anh Tuan (RBVH/ETI14)" w:date="2016-12-29T14:54:00Z"/>
                <w:rFonts w:ascii="Cambria" w:hAnsi="Cambria"/>
                <w:color w:val="auto"/>
              </w:rPr>
            </w:pPr>
            <w:ins w:id="370" w:author="FIXED-TERM Le Huynh Anh Tuan (RBVH/ETI14)" w:date="2016-12-29T14:54:00Z">
              <w:r w:rsidRPr="002B0B81">
                <w:rPr>
                  <w:rFonts w:ascii="Cambria" w:eastAsia="Times New Roman" w:hAnsi="Cambria" w:cs="Tahoma"/>
                  <w:lang w:val="en-GB"/>
                </w:rPr>
                <w:t xml:space="preserve">The </w:t>
              </w:r>
              <w:r w:rsidR="002B0B81">
                <w:rPr>
                  <w:rFonts w:ascii="Cambria" w:eastAsia="Times New Roman" w:hAnsi="Cambria" w:cs="Tahoma"/>
                  <w:lang w:val="en-GB"/>
                </w:rPr>
                <w:t>user</w:t>
              </w:r>
              <w:r w:rsidRPr="002B0B81">
                <w:rPr>
                  <w:rFonts w:ascii="Cambria" w:eastAsia="Times New Roman" w:hAnsi="Cambria" w:cs="Tahoma"/>
                  <w:lang w:val="en-GB"/>
                </w:rPr>
                <w:t xml:space="preserve"> is logged into the system.</w:t>
              </w:r>
              <w:r w:rsidRPr="008802D9">
                <w:rPr>
                  <w:rFonts w:ascii="Cambria" w:hAnsi="Cambria"/>
                  <w:color w:val="auto"/>
                </w:rPr>
                <w:t xml:space="preserve"> </w:t>
              </w:r>
            </w:ins>
          </w:p>
        </w:tc>
      </w:tr>
      <w:tr w:rsidR="00354CBB" w:rsidRPr="008802D9" w14:paraId="2650E74A" w14:textId="77777777" w:rsidTr="002B0B81">
        <w:trPr>
          <w:cnfStyle w:val="000000100000" w:firstRow="0" w:lastRow="0" w:firstColumn="0" w:lastColumn="0" w:oddVBand="0" w:evenVBand="0" w:oddHBand="1" w:evenHBand="0" w:firstRowFirstColumn="0" w:firstRowLastColumn="0" w:lastRowFirstColumn="0" w:lastRowLastColumn="0"/>
          <w:ins w:id="37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3377855B" w14:textId="77777777" w:rsidR="00354CBB" w:rsidRPr="00354CBB" w:rsidRDefault="00354CBB" w:rsidP="00354CBB">
            <w:pPr>
              <w:spacing w:line="360" w:lineRule="auto"/>
              <w:rPr>
                <w:ins w:id="372" w:author="FIXED-TERM Le Huynh Anh Tuan (RBVH/ETI14)" w:date="2016-12-29T14:54:00Z"/>
              </w:rPr>
            </w:pPr>
            <w:ins w:id="373" w:author="FIXED-TERM Le Huynh Anh Tuan (RBVH/ETI14)" w:date="2016-12-29T14:54:00Z">
              <w:r w:rsidRPr="00354CBB">
                <w:t>Main Success Scenario</w:t>
              </w:r>
            </w:ins>
          </w:p>
        </w:tc>
        <w:tc>
          <w:tcPr>
            <w:tcW w:w="6452" w:type="dxa"/>
          </w:tcPr>
          <w:p w14:paraId="0B43C01D" w14:textId="77777777" w:rsidR="00354CBB" w:rsidRPr="008802D9" w:rsidRDefault="00354CBB" w:rsidP="00B4543E">
            <w:pPr>
              <w:pStyle w:val="BodyTextIndent"/>
              <w:keepLines/>
              <w:numPr>
                <w:ilvl w:val="0"/>
                <w:numId w:val="24"/>
              </w:numPr>
              <w:spacing w:before="60" w:after="60"/>
              <w:ind w:left="432"/>
              <w:cnfStyle w:val="000000100000" w:firstRow="0" w:lastRow="0" w:firstColumn="0" w:lastColumn="0" w:oddVBand="0" w:evenVBand="0" w:oddHBand="1" w:evenHBand="0" w:firstRowFirstColumn="0" w:firstRowLastColumn="0" w:lastRowFirstColumn="0" w:lastRowLastColumn="0"/>
              <w:rPr>
                <w:ins w:id="374" w:author="FIXED-TERM Le Huynh Anh Tuan (RBVH/ETI14)" w:date="2016-12-29T14:54:00Z"/>
                <w:rFonts w:ascii="Cambria" w:hAnsi="Cambria" w:cs="Tahoma"/>
                <w:iCs/>
              </w:rPr>
            </w:pPr>
            <w:ins w:id="375" w:author="FIXED-TERM Le Huynh Anh Tuan (RBVH/ETI14)" w:date="2016-12-29T14:54:00Z">
              <w:r w:rsidRPr="008802D9">
                <w:rPr>
                  <w:rFonts w:ascii="Cambria" w:hAnsi="Cambria" w:cs="Tahoma"/>
                  <w:iCs/>
                </w:rPr>
                <w:t>The User Click on his/her profile link</w:t>
              </w:r>
            </w:ins>
          </w:p>
          <w:p w14:paraId="412DDA06" w14:textId="77777777" w:rsidR="00354CBB" w:rsidRPr="008802D9" w:rsidRDefault="00354CBB" w:rsidP="00B4543E">
            <w:pPr>
              <w:pStyle w:val="BodyTextIndent"/>
              <w:keepLines/>
              <w:numPr>
                <w:ilvl w:val="0"/>
                <w:numId w:val="24"/>
              </w:numPr>
              <w:spacing w:before="60" w:after="60"/>
              <w:ind w:left="422"/>
              <w:cnfStyle w:val="000000100000" w:firstRow="0" w:lastRow="0" w:firstColumn="0" w:lastColumn="0" w:oddVBand="0" w:evenVBand="0" w:oddHBand="1" w:evenHBand="0" w:firstRowFirstColumn="0" w:firstRowLastColumn="0" w:lastRowFirstColumn="0" w:lastRowLastColumn="0"/>
              <w:rPr>
                <w:ins w:id="376" w:author="FIXED-TERM Le Huynh Anh Tuan (RBVH/ETI14)" w:date="2016-12-29T14:54:00Z"/>
                <w:rFonts w:ascii="Cambria" w:hAnsi="Cambria" w:cs="Tahoma"/>
                <w:iCs/>
              </w:rPr>
            </w:pPr>
            <w:ins w:id="377" w:author="FIXED-TERM Le Huynh Anh Tuan (RBVH/ETI14)" w:date="2016-12-29T14:54:00Z">
              <w:r w:rsidRPr="008802D9">
                <w:rPr>
                  <w:rFonts w:ascii="Cambria" w:hAnsi="Cambria" w:cs="Tahoma"/>
                  <w:iCs/>
                </w:rPr>
                <w:t xml:space="preserve">The system displays the corresponding information </w:t>
              </w:r>
            </w:ins>
          </w:p>
          <w:p w14:paraId="1711E895" w14:textId="77777777" w:rsidR="00354CBB" w:rsidRPr="008802D9" w:rsidRDefault="00354CBB" w:rsidP="00B4543E">
            <w:pPr>
              <w:pStyle w:val="BodyTextIndent"/>
              <w:keepLines/>
              <w:numPr>
                <w:ilvl w:val="0"/>
                <w:numId w:val="24"/>
              </w:numPr>
              <w:spacing w:before="60" w:after="60"/>
              <w:ind w:left="422"/>
              <w:cnfStyle w:val="000000100000" w:firstRow="0" w:lastRow="0" w:firstColumn="0" w:lastColumn="0" w:oddVBand="0" w:evenVBand="0" w:oddHBand="1" w:evenHBand="0" w:firstRowFirstColumn="0" w:firstRowLastColumn="0" w:lastRowFirstColumn="0" w:lastRowLastColumn="0"/>
              <w:rPr>
                <w:ins w:id="378" w:author="FIXED-TERM Le Huynh Anh Tuan (RBVH/ETI14)" w:date="2016-12-29T14:54:00Z"/>
                <w:rFonts w:ascii="Cambria" w:hAnsi="Cambria" w:cs="Tahoma"/>
                <w:iCs/>
              </w:rPr>
            </w:pPr>
            <w:ins w:id="379" w:author="FIXED-TERM Le Huynh Anh Tuan (RBVH/ETI14)" w:date="2016-12-29T14:54:00Z">
              <w:r w:rsidRPr="008802D9">
                <w:rPr>
                  <w:rFonts w:ascii="Cambria" w:hAnsi="Cambria" w:cs="Tahoma"/>
                  <w:iCs/>
                </w:rPr>
                <w:t>The user edits the information accordingly and submits.</w:t>
              </w:r>
            </w:ins>
          </w:p>
          <w:p w14:paraId="25144BC9" w14:textId="77777777" w:rsidR="00354CBB" w:rsidRPr="008802D9" w:rsidRDefault="00354CBB" w:rsidP="00B4543E">
            <w:pPr>
              <w:pStyle w:val="BodyTextIndent"/>
              <w:keepLines/>
              <w:numPr>
                <w:ilvl w:val="0"/>
                <w:numId w:val="24"/>
              </w:numPr>
              <w:spacing w:before="60" w:after="60"/>
              <w:ind w:left="422"/>
              <w:cnfStyle w:val="000000100000" w:firstRow="0" w:lastRow="0" w:firstColumn="0" w:lastColumn="0" w:oddVBand="0" w:evenVBand="0" w:oddHBand="1" w:evenHBand="0" w:firstRowFirstColumn="0" w:firstRowLastColumn="0" w:lastRowFirstColumn="0" w:lastRowLastColumn="0"/>
              <w:rPr>
                <w:ins w:id="380" w:author="FIXED-TERM Le Huynh Anh Tuan (RBVH/ETI14)" w:date="2016-12-29T14:54:00Z"/>
                <w:rFonts w:ascii="Cambria" w:hAnsi="Cambria" w:cs="Tahoma"/>
                <w:iCs/>
              </w:rPr>
            </w:pPr>
            <w:ins w:id="381" w:author="FIXED-TERM Le Huynh Anh Tuan (RBVH/ETI14)" w:date="2016-12-29T14:54:00Z">
              <w:r w:rsidRPr="008802D9">
                <w:rPr>
                  <w:rFonts w:ascii="Cambria" w:hAnsi="Cambria" w:cs="Tahoma"/>
                  <w:iCs/>
                </w:rPr>
                <w:t>The system updates the information.</w:t>
              </w:r>
            </w:ins>
          </w:p>
          <w:p w14:paraId="16AC2594" w14:textId="77777777" w:rsidR="00354CBB" w:rsidRPr="008802D9" w:rsidRDefault="00354CBB" w:rsidP="00B4543E">
            <w:pPr>
              <w:pStyle w:val="ListParagraph"/>
              <w:numPr>
                <w:ilvl w:val="0"/>
                <w:numId w:val="24"/>
              </w:numPr>
              <w:spacing w:before="0"/>
              <w:ind w:left="432"/>
              <w:cnfStyle w:val="000000100000" w:firstRow="0" w:lastRow="0" w:firstColumn="0" w:lastColumn="0" w:oddVBand="0" w:evenVBand="0" w:oddHBand="1" w:evenHBand="0" w:firstRowFirstColumn="0" w:firstRowLastColumn="0" w:lastRowFirstColumn="0" w:lastRowLastColumn="0"/>
              <w:rPr>
                <w:ins w:id="382" w:author="FIXED-TERM Le Huynh Anh Tuan (RBVH/ETI14)" w:date="2016-12-29T14:54:00Z"/>
                <w:rFonts w:ascii="Cambria" w:hAnsi="Cambria" w:cs="Tahoma"/>
              </w:rPr>
            </w:pPr>
            <w:ins w:id="383" w:author="FIXED-TERM Le Huynh Anh Tuan (RBVH/ETI14)" w:date="2016-12-29T14:54:00Z">
              <w:r w:rsidRPr="008802D9">
                <w:rPr>
                  <w:rFonts w:ascii="Cambria" w:hAnsi="Cambria" w:cs="Tahoma"/>
                  <w:iCs/>
                </w:rPr>
                <w:t>Use Case ends.</w:t>
              </w:r>
            </w:ins>
          </w:p>
          <w:p w14:paraId="652A6426" w14:textId="77777777" w:rsidR="00354CBB" w:rsidRPr="008802D9" w:rsidRDefault="00354CBB" w:rsidP="00354CBB">
            <w:pPr>
              <w:ind w:left="72"/>
              <w:cnfStyle w:val="000000100000" w:firstRow="0" w:lastRow="0" w:firstColumn="0" w:lastColumn="0" w:oddVBand="0" w:evenVBand="0" w:oddHBand="1" w:evenHBand="0" w:firstRowFirstColumn="0" w:firstRowLastColumn="0" w:lastRowFirstColumn="0" w:lastRowLastColumn="0"/>
              <w:rPr>
                <w:ins w:id="384" w:author="FIXED-TERM Le Huynh Anh Tuan (RBVH/ETI14)" w:date="2016-12-29T14:54:00Z"/>
                <w:rFonts w:ascii="Cambria" w:hAnsi="Cambria" w:cs="Tahoma"/>
              </w:rPr>
            </w:pPr>
          </w:p>
        </w:tc>
      </w:tr>
      <w:tr w:rsidR="00354CBB" w:rsidRPr="008802D9" w14:paraId="25E17682" w14:textId="77777777" w:rsidTr="002B0B81">
        <w:trPr>
          <w:ins w:id="38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08C5C16D" w14:textId="77777777" w:rsidR="00354CBB" w:rsidRPr="00354CBB" w:rsidRDefault="00354CBB" w:rsidP="00354CBB">
            <w:pPr>
              <w:spacing w:line="360" w:lineRule="auto"/>
              <w:rPr>
                <w:ins w:id="386" w:author="FIXED-TERM Le Huynh Anh Tuan (RBVH/ETI14)" w:date="2016-12-29T14:54:00Z"/>
              </w:rPr>
            </w:pPr>
            <w:ins w:id="387" w:author="FIXED-TERM Le Huynh Anh Tuan (RBVH/ETI14)" w:date="2016-12-29T14:54:00Z">
              <w:r w:rsidRPr="00354CBB">
                <w:t>Alternative Scenarios</w:t>
              </w:r>
            </w:ins>
          </w:p>
        </w:tc>
        <w:tc>
          <w:tcPr>
            <w:tcW w:w="6452" w:type="dxa"/>
          </w:tcPr>
          <w:p w14:paraId="259A2746"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388" w:author="FIXED-TERM Le Huynh Anh Tuan (RBVH/ETI14)" w:date="2016-12-29T14:54:00Z"/>
                <w:rFonts w:ascii="Cambria" w:hAnsi="Cambria"/>
                <w:color w:val="auto"/>
              </w:rPr>
            </w:pPr>
            <w:ins w:id="389" w:author="FIXED-TERM Le Huynh Anh Tuan (RBVH/ETI14)" w:date="2016-12-29T14:54:00Z">
              <w:r w:rsidRPr="002B0B81">
                <w:rPr>
                  <w:rFonts w:ascii="Cambria" w:hAnsi="Cambria" w:cs="Tahoma"/>
                </w:rPr>
                <w:t xml:space="preserve">Clicking the cancel button returns the user back to the user profile </w:t>
              </w:r>
            </w:ins>
          </w:p>
        </w:tc>
      </w:tr>
      <w:tr w:rsidR="00354CBB" w:rsidRPr="008802D9" w14:paraId="566C7F1D" w14:textId="77777777" w:rsidTr="002B0B81">
        <w:trPr>
          <w:cnfStyle w:val="000000100000" w:firstRow="0" w:lastRow="0" w:firstColumn="0" w:lastColumn="0" w:oddVBand="0" w:evenVBand="0" w:oddHBand="1" w:evenHBand="0" w:firstRowFirstColumn="0" w:firstRowLastColumn="0" w:lastRowFirstColumn="0" w:lastRowLastColumn="0"/>
          <w:ins w:id="39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558C170B" w14:textId="77777777" w:rsidR="00354CBB" w:rsidRPr="00354CBB" w:rsidRDefault="00354CBB" w:rsidP="00354CBB">
            <w:pPr>
              <w:spacing w:line="360" w:lineRule="auto"/>
              <w:rPr>
                <w:ins w:id="391" w:author="FIXED-TERM Le Huynh Anh Tuan (RBVH/ETI14)" w:date="2016-12-29T14:54:00Z"/>
              </w:rPr>
            </w:pPr>
            <w:ins w:id="392" w:author="FIXED-TERM Le Huynh Anh Tuan (RBVH/ETI14)" w:date="2016-12-29T14:54:00Z">
              <w:r w:rsidRPr="00354CBB">
                <w:t>Success End Condition</w:t>
              </w:r>
            </w:ins>
          </w:p>
        </w:tc>
        <w:tc>
          <w:tcPr>
            <w:tcW w:w="6452" w:type="dxa"/>
          </w:tcPr>
          <w:p w14:paraId="7A5CD536" w14:textId="77777777" w:rsidR="00354CBB" w:rsidRPr="002B0B81" w:rsidRDefault="00354CBB" w:rsidP="00B4543E">
            <w:pPr>
              <w:pStyle w:val="ListParagraph"/>
              <w:numPr>
                <w:ilvl w:val="0"/>
                <w:numId w:val="21"/>
              </w:numPr>
              <w:spacing w:before="0"/>
              <w:cnfStyle w:val="000000100000" w:firstRow="0" w:lastRow="0" w:firstColumn="0" w:lastColumn="0" w:oddVBand="0" w:evenVBand="0" w:oddHBand="1" w:evenHBand="0" w:firstRowFirstColumn="0" w:firstRowLastColumn="0" w:lastRowFirstColumn="0" w:lastRowLastColumn="0"/>
              <w:rPr>
                <w:ins w:id="393" w:author="FIXED-TERM Le Huynh Anh Tuan (RBVH/ETI14)" w:date="2016-12-29T14:54:00Z"/>
                <w:rFonts w:ascii="Cambria" w:hAnsi="Cambria" w:cs="Tahoma"/>
              </w:rPr>
            </w:pPr>
            <w:ins w:id="394" w:author="FIXED-TERM Le Huynh Anh Tuan (RBVH/ETI14)" w:date="2016-12-29T14:54:00Z">
              <w:r w:rsidRPr="002B0B81">
                <w:rPr>
                  <w:rFonts w:ascii="Cambria" w:hAnsi="Cambria" w:cs="Tahoma"/>
                </w:rPr>
                <w:t xml:space="preserve">The user's credentials are updated. </w:t>
              </w:r>
            </w:ins>
          </w:p>
        </w:tc>
      </w:tr>
      <w:tr w:rsidR="00354CBB" w:rsidRPr="008802D9" w14:paraId="36D26B58" w14:textId="77777777" w:rsidTr="002B0B81">
        <w:trPr>
          <w:ins w:id="39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1B55572D" w14:textId="77777777" w:rsidR="00354CBB" w:rsidRPr="00354CBB" w:rsidRDefault="00354CBB" w:rsidP="00354CBB">
            <w:pPr>
              <w:spacing w:line="360" w:lineRule="auto"/>
              <w:rPr>
                <w:ins w:id="396" w:author="FIXED-TERM Le Huynh Anh Tuan (RBVH/ETI14)" w:date="2016-12-29T14:54:00Z"/>
              </w:rPr>
            </w:pPr>
            <w:ins w:id="397" w:author="FIXED-TERM Le Huynh Anh Tuan (RBVH/ETI14)" w:date="2016-12-29T14:54:00Z">
              <w:r w:rsidRPr="00354CBB">
                <w:t>Failed End Condition</w:t>
              </w:r>
            </w:ins>
          </w:p>
        </w:tc>
        <w:tc>
          <w:tcPr>
            <w:tcW w:w="6452" w:type="dxa"/>
          </w:tcPr>
          <w:p w14:paraId="33FE1272"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398" w:author="FIXED-TERM Le Huynh Anh Tuan (RBVH/ETI14)" w:date="2016-12-29T14:54:00Z"/>
                <w:rFonts w:ascii="Cambria" w:hAnsi="Cambria" w:cs="Tahoma"/>
              </w:rPr>
            </w:pPr>
            <w:ins w:id="399" w:author="FIXED-TERM Le Huynh Anh Tuan (RBVH/ETI14)" w:date="2016-12-29T14:54:00Z">
              <w:r w:rsidRPr="008802D9">
                <w:rPr>
                  <w:rFonts w:ascii="Cambria" w:hAnsi="Cambria" w:cs="Tahoma"/>
                </w:rPr>
                <w:t>A error message is displayed</w:t>
              </w:r>
            </w:ins>
          </w:p>
          <w:p w14:paraId="351662A0" w14:textId="77777777" w:rsidR="00354CBB" w:rsidRPr="002B0B81" w:rsidRDefault="00354CBB" w:rsidP="00B4543E">
            <w:pPr>
              <w:pStyle w:val="Default"/>
              <w:numPr>
                <w:ilvl w:val="0"/>
                <w:numId w:val="21"/>
              </w:numPr>
              <w:cnfStyle w:val="000000000000" w:firstRow="0" w:lastRow="0" w:firstColumn="0" w:lastColumn="0" w:oddVBand="0" w:evenVBand="0" w:oddHBand="0" w:evenHBand="0" w:firstRowFirstColumn="0" w:firstRowLastColumn="0" w:lastRowFirstColumn="0" w:lastRowLastColumn="0"/>
              <w:rPr>
                <w:ins w:id="400" w:author="FIXED-TERM Le Huynh Anh Tuan (RBVH/ETI14)" w:date="2016-12-29T14:54:00Z"/>
                <w:rFonts w:ascii="Cambria" w:hAnsi="Cambria"/>
                <w:color w:val="595959" w:themeColor="text1" w:themeTint="A6"/>
                <w:kern w:val="20"/>
                <w:sz w:val="20"/>
                <w:szCs w:val="20"/>
                <w:lang w:eastAsia="ja-JP"/>
              </w:rPr>
            </w:pPr>
            <w:ins w:id="401" w:author="FIXED-TERM Le Huynh Anh Tuan (RBVH/ETI14)" w:date="2016-12-29T14:54:00Z">
              <w:r w:rsidRPr="002B0B81">
                <w:rPr>
                  <w:rFonts w:ascii="Cambria" w:hAnsi="Cambria"/>
                  <w:color w:val="595959" w:themeColor="text1" w:themeTint="A6"/>
                  <w:kern w:val="20"/>
                  <w:sz w:val="20"/>
                  <w:szCs w:val="20"/>
                  <w:lang w:eastAsia="ja-JP"/>
                </w:rPr>
                <w:t xml:space="preserve">The user's credentials are not updated. </w:t>
              </w:r>
            </w:ins>
          </w:p>
        </w:tc>
      </w:tr>
      <w:tr w:rsidR="00354CBB" w:rsidRPr="008802D9" w14:paraId="06C10470" w14:textId="77777777" w:rsidTr="002B0B81">
        <w:trPr>
          <w:cnfStyle w:val="000000100000" w:firstRow="0" w:lastRow="0" w:firstColumn="0" w:lastColumn="0" w:oddVBand="0" w:evenVBand="0" w:oddHBand="1" w:evenHBand="0" w:firstRowFirstColumn="0" w:firstRowLastColumn="0" w:lastRowFirstColumn="0" w:lastRowLastColumn="0"/>
          <w:ins w:id="40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Pr>
          <w:p w14:paraId="416CD2EE" w14:textId="77777777" w:rsidR="00354CBB" w:rsidRPr="00354CBB" w:rsidRDefault="00354CBB" w:rsidP="00354CBB">
            <w:pPr>
              <w:spacing w:line="360" w:lineRule="auto"/>
              <w:rPr>
                <w:ins w:id="403" w:author="FIXED-TERM Le Huynh Anh Tuan (RBVH/ETI14)" w:date="2016-12-29T14:54:00Z"/>
              </w:rPr>
            </w:pPr>
            <w:ins w:id="404" w:author="FIXED-TERM Le Huynh Anh Tuan (RBVH/ETI14)" w:date="2016-12-29T14:54:00Z">
              <w:r w:rsidRPr="00354CBB">
                <w:t>Special Requirements</w:t>
              </w:r>
            </w:ins>
          </w:p>
        </w:tc>
        <w:tc>
          <w:tcPr>
            <w:tcW w:w="6452" w:type="dxa"/>
          </w:tcPr>
          <w:p w14:paraId="06E4C4A3"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405" w:author="FIXED-TERM Le Huynh Anh Tuan (RBVH/ETI14)" w:date="2016-12-29T14:54:00Z"/>
                <w:rFonts w:ascii="Cambria" w:hAnsi="Cambria" w:cs="Tahoma"/>
              </w:rPr>
            </w:pPr>
            <w:ins w:id="406" w:author="FIXED-TERM Le Huynh Anh Tuan (RBVH/ETI14)" w:date="2016-12-29T14:54:00Z">
              <w:r w:rsidRPr="008802D9">
                <w:rPr>
                  <w:rFonts w:ascii="Cambria" w:hAnsi="Cambria" w:cs="Tahoma"/>
                </w:rPr>
                <w:t>+ The System’s interface must be user-friendly.</w:t>
              </w:r>
            </w:ins>
          </w:p>
          <w:p w14:paraId="11586255"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407" w:author="FIXED-TERM Le Huynh Anh Tuan (RBVH/ETI14)" w:date="2016-12-29T14:54:00Z"/>
                <w:rFonts w:ascii="Cambria" w:hAnsi="Cambria" w:cs="Tahoma"/>
              </w:rPr>
            </w:pPr>
            <w:ins w:id="408" w:author="FIXED-TERM Le Huynh Anh Tuan (RBVH/ETI14)" w:date="2016-12-29T14:54:00Z">
              <w:r w:rsidRPr="008802D9">
                <w:rPr>
                  <w:rFonts w:ascii="Cambria" w:hAnsi="Cambria" w:cs="Tahoma"/>
                </w:rPr>
                <w:t>+ The respond time must be under 5 seconds.</w:t>
              </w:r>
            </w:ins>
          </w:p>
        </w:tc>
      </w:tr>
    </w:tbl>
    <w:p w14:paraId="107DC75D" w14:textId="4117532B" w:rsidR="00354CBB" w:rsidRPr="008802D9" w:rsidRDefault="00354CBB" w:rsidP="00354CBB">
      <w:pPr>
        <w:rPr>
          <w:ins w:id="409" w:author="FIXED-TERM Le Huynh Anh Tuan (RBVH/ETI14)" w:date="2016-12-29T14:54:00Z"/>
          <w:rFonts w:ascii="Cambria" w:hAnsi="Cambria" w:cs="Tahoma"/>
        </w:rPr>
      </w:pPr>
      <w:ins w:id="410" w:author="FIXED-TERM Le Huynh Anh Tuan (RBVH/ETI14)" w:date="2016-12-29T14:54:00Z">
        <w:r w:rsidRPr="008802D9">
          <w:rPr>
            <w:rFonts w:ascii="Cambria" w:hAnsi="Cambria" w:cs="Tahoma"/>
          </w:rPr>
          <w:br w:type="page"/>
        </w:r>
      </w:ins>
    </w:p>
    <w:tbl>
      <w:tblPr>
        <w:tblStyle w:val="GridTable4-Accent1"/>
        <w:tblW w:w="0" w:type="auto"/>
        <w:tblLook w:val="04A0" w:firstRow="1" w:lastRow="0" w:firstColumn="1" w:lastColumn="0" w:noHBand="0" w:noVBand="1"/>
      </w:tblPr>
      <w:tblGrid>
        <w:gridCol w:w="1873"/>
        <w:gridCol w:w="6914"/>
      </w:tblGrid>
      <w:tr w:rsidR="00354CBB" w:rsidRPr="008802D9" w14:paraId="16F6AEEF" w14:textId="77777777" w:rsidTr="00354CBB">
        <w:trPr>
          <w:cnfStyle w:val="100000000000" w:firstRow="1" w:lastRow="0" w:firstColumn="0" w:lastColumn="0" w:oddVBand="0" w:evenVBand="0" w:oddHBand="0" w:evenHBand="0" w:firstRowFirstColumn="0" w:firstRowLastColumn="0" w:lastRowFirstColumn="0" w:lastRowLastColumn="0"/>
          <w:ins w:id="41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4455E9D7" w14:textId="72450CF7" w:rsidR="00354CBB" w:rsidRPr="00354CBB" w:rsidRDefault="00D22486" w:rsidP="00354CBB">
            <w:pPr>
              <w:spacing w:line="360" w:lineRule="auto"/>
              <w:rPr>
                <w:ins w:id="412" w:author="FIXED-TERM Le Huynh Anh Tuan (RBVH/ETI14)" w:date="2016-12-29T14:54:00Z"/>
              </w:rPr>
            </w:pPr>
            <w:r>
              <w:t>RE1-5</w:t>
            </w:r>
          </w:p>
        </w:tc>
        <w:tc>
          <w:tcPr>
            <w:tcW w:w="6655" w:type="dxa"/>
          </w:tcPr>
          <w:p w14:paraId="2EF8B9A5" w14:textId="77777777" w:rsidR="00354CBB" w:rsidRPr="00354CBB"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413" w:author="FIXED-TERM Le Huynh Anh Tuan (RBVH/ETI14)" w:date="2016-12-29T14:54:00Z"/>
              </w:rPr>
            </w:pPr>
            <w:ins w:id="414" w:author="FIXED-TERM Le Huynh Anh Tuan (RBVH/ETI14)" w:date="2016-12-29T14:54:00Z">
              <w:r w:rsidRPr="00354CBB">
                <w:t>Create new User</w:t>
              </w:r>
            </w:ins>
          </w:p>
        </w:tc>
      </w:tr>
      <w:tr w:rsidR="00354CBB" w:rsidRPr="008802D9" w14:paraId="78D473AC" w14:textId="77777777" w:rsidTr="00354CBB">
        <w:trPr>
          <w:cnfStyle w:val="000000100000" w:firstRow="0" w:lastRow="0" w:firstColumn="0" w:lastColumn="0" w:oddVBand="0" w:evenVBand="0" w:oddHBand="1" w:evenHBand="0" w:firstRowFirstColumn="0" w:firstRowLastColumn="0" w:lastRowFirstColumn="0" w:lastRowLastColumn="0"/>
          <w:ins w:id="41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10A1BEF3" w14:textId="77777777" w:rsidR="00354CBB" w:rsidRPr="007D2FEC" w:rsidRDefault="00354CBB" w:rsidP="007D2FEC">
            <w:pPr>
              <w:spacing w:line="360" w:lineRule="auto"/>
              <w:rPr>
                <w:ins w:id="416" w:author="FIXED-TERM Le Huynh Anh Tuan (RBVH/ETI14)" w:date="2016-12-29T14:54:00Z"/>
              </w:rPr>
            </w:pPr>
            <w:ins w:id="417" w:author="FIXED-TERM Le Huynh Anh Tuan (RBVH/ETI14)" w:date="2016-12-29T14:54:00Z">
              <w:r w:rsidRPr="007D2FEC">
                <w:t>Description</w:t>
              </w:r>
            </w:ins>
          </w:p>
        </w:tc>
        <w:tc>
          <w:tcPr>
            <w:tcW w:w="6655" w:type="dxa"/>
          </w:tcPr>
          <w:p w14:paraId="282725A1" w14:textId="77777777" w:rsidR="00354CBB" w:rsidRPr="002B0B81" w:rsidRDefault="00354CBB" w:rsidP="002B0B81">
            <w:pPr>
              <w:cnfStyle w:val="000000100000" w:firstRow="0" w:lastRow="0" w:firstColumn="0" w:lastColumn="0" w:oddVBand="0" w:evenVBand="0" w:oddHBand="1" w:evenHBand="0" w:firstRowFirstColumn="0" w:firstRowLastColumn="0" w:lastRowFirstColumn="0" w:lastRowLastColumn="0"/>
              <w:rPr>
                <w:ins w:id="418" w:author="FIXED-TERM Le Huynh Anh Tuan (RBVH/ETI14)" w:date="2016-12-29T14:54:00Z"/>
                <w:rFonts w:ascii="Cambria" w:hAnsi="Cambria" w:cs="Tahoma"/>
              </w:rPr>
            </w:pPr>
            <w:ins w:id="419" w:author="FIXED-TERM Le Huynh Anh Tuan (RBVH/ETI14)" w:date="2016-12-29T14:54:00Z">
              <w:r w:rsidRPr="002B0B81">
                <w:rPr>
                  <w:rFonts w:ascii="Cambria" w:hAnsi="Cambria" w:cs="Tahoma"/>
                </w:rPr>
                <w:t>An administrator of the System creates a new user to the database</w:t>
              </w:r>
            </w:ins>
          </w:p>
          <w:p w14:paraId="00DB518E" w14:textId="77777777" w:rsidR="00354CBB" w:rsidRPr="008802D9" w:rsidRDefault="00354CBB" w:rsidP="002B0B81">
            <w:pPr>
              <w:cnfStyle w:val="000000100000" w:firstRow="0" w:lastRow="0" w:firstColumn="0" w:lastColumn="0" w:oddVBand="0" w:evenVBand="0" w:oddHBand="1" w:evenHBand="0" w:firstRowFirstColumn="0" w:firstRowLastColumn="0" w:lastRowFirstColumn="0" w:lastRowLastColumn="0"/>
              <w:rPr>
                <w:ins w:id="420" w:author="FIXED-TERM Le Huynh Anh Tuan (RBVH/ETI14)" w:date="2016-12-29T14:54:00Z"/>
                <w:rFonts w:ascii="Cambria" w:hAnsi="Cambria" w:cs="Tahoma"/>
              </w:rPr>
            </w:pPr>
          </w:p>
        </w:tc>
      </w:tr>
      <w:tr w:rsidR="00354CBB" w:rsidRPr="008802D9" w14:paraId="29C1DF4C" w14:textId="77777777" w:rsidTr="00354CBB">
        <w:trPr>
          <w:ins w:id="42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9668B72" w14:textId="77777777" w:rsidR="00354CBB" w:rsidRPr="007D2FEC" w:rsidRDefault="00354CBB" w:rsidP="007D2FEC">
            <w:pPr>
              <w:spacing w:line="360" w:lineRule="auto"/>
              <w:rPr>
                <w:ins w:id="422" w:author="FIXED-TERM Le Huynh Anh Tuan (RBVH/ETI14)" w:date="2016-12-29T14:54:00Z"/>
              </w:rPr>
            </w:pPr>
            <w:ins w:id="423" w:author="FIXED-TERM Le Huynh Anh Tuan (RBVH/ETI14)" w:date="2016-12-29T14:54:00Z">
              <w:r w:rsidRPr="007D2FEC">
                <w:t>Stakeholders</w:t>
              </w:r>
            </w:ins>
          </w:p>
        </w:tc>
        <w:tc>
          <w:tcPr>
            <w:tcW w:w="6655" w:type="dxa"/>
          </w:tcPr>
          <w:p w14:paraId="3E003A1A"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424" w:author="FIXED-TERM Le Huynh Anh Tuan (RBVH/ETI14)" w:date="2016-12-29T14:54:00Z"/>
                <w:rFonts w:ascii="Cambria" w:hAnsi="Cambria" w:cs="Tahoma"/>
              </w:rPr>
            </w:pPr>
            <w:ins w:id="425" w:author="FIXED-TERM Le Huynh Anh Tuan (RBVH/ETI14)" w:date="2016-12-29T14:54:00Z">
              <w:r w:rsidRPr="008802D9">
                <w:rPr>
                  <w:rFonts w:ascii="Cambria" w:hAnsi="Cambria" w:cs="Tahoma"/>
                </w:rPr>
                <w:t>Testers, project manager, admin</w:t>
              </w:r>
            </w:ins>
          </w:p>
        </w:tc>
      </w:tr>
      <w:tr w:rsidR="00354CBB" w:rsidRPr="008802D9" w14:paraId="6660EFF1" w14:textId="77777777" w:rsidTr="00354CBB">
        <w:trPr>
          <w:cnfStyle w:val="000000100000" w:firstRow="0" w:lastRow="0" w:firstColumn="0" w:lastColumn="0" w:oddVBand="0" w:evenVBand="0" w:oddHBand="1" w:evenHBand="0" w:firstRowFirstColumn="0" w:firstRowLastColumn="0" w:lastRowFirstColumn="0" w:lastRowLastColumn="0"/>
          <w:ins w:id="42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DA03703" w14:textId="77777777" w:rsidR="00354CBB" w:rsidRPr="007D2FEC" w:rsidRDefault="00354CBB" w:rsidP="007D2FEC">
            <w:pPr>
              <w:spacing w:line="360" w:lineRule="auto"/>
              <w:rPr>
                <w:ins w:id="427" w:author="FIXED-TERM Le Huynh Anh Tuan (RBVH/ETI14)" w:date="2016-12-29T14:54:00Z"/>
              </w:rPr>
            </w:pPr>
            <w:ins w:id="428" w:author="FIXED-TERM Le Huynh Anh Tuan (RBVH/ETI14)" w:date="2016-12-29T14:54:00Z">
              <w:r w:rsidRPr="007D2FEC">
                <w:t>Actors</w:t>
              </w:r>
            </w:ins>
          </w:p>
        </w:tc>
        <w:tc>
          <w:tcPr>
            <w:tcW w:w="6655" w:type="dxa"/>
          </w:tcPr>
          <w:p w14:paraId="566B1DBE"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429" w:author="FIXED-TERM Le Huynh Anh Tuan (RBVH/ETI14)" w:date="2016-12-29T14:54:00Z"/>
                <w:rFonts w:ascii="Cambria" w:hAnsi="Cambria" w:cs="Tahoma"/>
              </w:rPr>
            </w:pPr>
            <w:ins w:id="430" w:author="FIXED-TERM Le Huynh Anh Tuan (RBVH/ETI14)" w:date="2016-12-29T14:54:00Z">
              <w:r w:rsidRPr="008802D9">
                <w:rPr>
                  <w:rFonts w:ascii="Cambria" w:hAnsi="Cambria" w:cs="Tahoma"/>
                </w:rPr>
                <w:t>Administrator</w:t>
              </w:r>
            </w:ins>
          </w:p>
        </w:tc>
      </w:tr>
      <w:tr w:rsidR="00354CBB" w:rsidRPr="008802D9" w14:paraId="405F3004" w14:textId="77777777" w:rsidTr="00354CBB">
        <w:trPr>
          <w:ins w:id="43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FE1DC4D" w14:textId="77777777" w:rsidR="00354CBB" w:rsidRPr="007D2FEC" w:rsidRDefault="00354CBB" w:rsidP="007D2FEC">
            <w:pPr>
              <w:spacing w:line="360" w:lineRule="auto"/>
              <w:rPr>
                <w:ins w:id="432" w:author="FIXED-TERM Le Huynh Anh Tuan (RBVH/ETI14)" w:date="2016-12-29T14:54:00Z"/>
              </w:rPr>
            </w:pPr>
            <w:ins w:id="433" w:author="FIXED-TERM Le Huynh Anh Tuan (RBVH/ETI14)" w:date="2016-12-29T14:54:00Z">
              <w:r w:rsidRPr="007D2FEC">
                <w:t>Trigger</w:t>
              </w:r>
            </w:ins>
          </w:p>
        </w:tc>
        <w:tc>
          <w:tcPr>
            <w:tcW w:w="6655" w:type="dxa"/>
          </w:tcPr>
          <w:p w14:paraId="06CD3118" w14:textId="77777777" w:rsidR="00354CBB" w:rsidRPr="008802D9" w:rsidRDefault="00354CBB" w:rsidP="00354CBB">
            <w:pPr>
              <w:pStyle w:val="BodyTextIndent"/>
              <w:ind w:left="0"/>
              <w:cnfStyle w:val="000000000000" w:firstRow="0" w:lastRow="0" w:firstColumn="0" w:lastColumn="0" w:oddVBand="0" w:evenVBand="0" w:oddHBand="0" w:evenHBand="0" w:firstRowFirstColumn="0" w:firstRowLastColumn="0" w:lastRowFirstColumn="0" w:lastRowLastColumn="0"/>
              <w:rPr>
                <w:ins w:id="434" w:author="FIXED-TERM Le Huynh Anh Tuan (RBVH/ETI14)" w:date="2016-12-29T14:54:00Z"/>
                <w:rFonts w:ascii="Cambria" w:hAnsi="Cambria" w:cs="Tahoma"/>
              </w:rPr>
            </w:pPr>
            <w:ins w:id="435" w:author="FIXED-TERM Le Huynh Anh Tuan (RBVH/ETI14)" w:date="2016-12-29T14:54:00Z">
              <w:r w:rsidRPr="008802D9">
                <w:rPr>
                  <w:rFonts w:ascii="Cambria" w:hAnsi="Cambria" w:cs="Tahoma"/>
                </w:rPr>
                <w:t>The administrator want to create new user</w:t>
              </w:r>
            </w:ins>
          </w:p>
          <w:p w14:paraId="08E12543"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436" w:author="FIXED-TERM Le Huynh Anh Tuan (RBVH/ETI14)" w:date="2016-12-29T14:54:00Z"/>
                <w:rFonts w:ascii="Cambria" w:hAnsi="Cambria" w:cs="Tahoma"/>
              </w:rPr>
            </w:pPr>
          </w:p>
        </w:tc>
      </w:tr>
      <w:tr w:rsidR="00354CBB" w:rsidRPr="008802D9" w14:paraId="2F6E6F61" w14:textId="77777777" w:rsidTr="00354CBB">
        <w:trPr>
          <w:cnfStyle w:val="000000100000" w:firstRow="0" w:lastRow="0" w:firstColumn="0" w:lastColumn="0" w:oddVBand="0" w:evenVBand="0" w:oddHBand="1" w:evenHBand="0" w:firstRowFirstColumn="0" w:firstRowLastColumn="0" w:lastRowFirstColumn="0" w:lastRowLastColumn="0"/>
          <w:ins w:id="43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1EC1D788" w14:textId="77777777" w:rsidR="00354CBB" w:rsidRPr="007D2FEC" w:rsidRDefault="00354CBB" w:rsidP="007D2FEC">
            <w:pPr>
              <w:spacing w:line="360" w:lineRule="auto"/>
              <w:rPr>
                <w:ins w:id="438" w:author="FIXED-TERM Le Huynh Anh Tuan (RBVH/ETI14)" w:date="2016-12-29T14:54:00Z"/>
              </w:rPr>
            </w:pPr>
            <w:ins w:id="439" w:author="FIXED-TERM Le Huynh Anh Tuan (RBVH/ETI14)" w:date="2016-12-29T14:54:00Z">
              <w:r w:rsidRPr="007D2FEC">
                <w:t>Inputs</w:t>
              </w:r>
            </w:ins>
          </w:p>
        </w:tc>
        <w:tc>
          <w:tcPr>
            <w:tcW w:w="6655" w:type="dxa"/>
          </w:tcPr>
          <w:tbl>
            <w:tblPr>
              <w:tblpPr w:leftFromText="180" w:rightFromText="180" w:horzAnchor="margin" w:tblpY="420"/>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78"/>
              <w:gridCol w:w="1095"/>
              <w:gridCol w:w="4215"/>
            </w:tblGrid>
            <w:tr w:rsidR="002B0B81" w:rsidRPr="002B0B81" w14:paraId="4AE0A1E6" w14:textId="77777777" w:rsidTr="00765976">
              <w:trPr>
                <w:trHeight w:val="436"/>
                <w:ins w:id="440" w:author="FIXED-TERM Le Huynh Anh Tuan (RBVH/ETI14)" w:date="2016-12-29T14:54:00Z"/>
              </w:trPr>
              <w:tc>
                <w:tcPr>
                  <w:tcW w:w="1378" w:type="dxa"/>
                  <w:shd w:val="clear" w:color="auto" w:fill="EBE9E2" w:themeFill="accent6" w:themeFillTint="33"/>
                  <w:vAlign w:val="center"/>
                </w:tcPr>
                <w:p w14:paraId="1B307807" w14:textId="77777777" w:rsidR="002B0B81" w:rsidRPr="006E5840" w:rsidRDefault="002B0B81" w:rsidP="002B0B81">
                  <w:pPr>
                    <w:jc w:val="both"/>
                    <w:rPr>
                      <w:ins w:id="441" w:author="FIXED-TERM Le Huynh Anh Tuan (RBVH/ETI14)" w:date="2016-12-29T14:54:00Z"/>
                      <w:rFonts w:cs="Arial"/>
                      <w:b/>
                      <w:sz w:val="18"/>
                      <w:szCs w:val="18"/>
                    </w:rPr>
                  </w:pPr>
                  <w:ins w:id="442" w:author="FIXED-TERM Le Huynh Anh Tuan (RBVH/ETI14)" w:date="2016-12-29T14:54:00Z">
                    <w:r w:rsidRPr="006E5840">
                      <w:rPr>
                        <w:rFonts w:cs="Arial"/>
                        <w:b/>
                        <w:sz w:val="18"/>
                        <w:szCs w:val="18"/>
                      </w:rPr>
                      <w:t>Field Name</w:t>
                    </w:r>
                  </w:ins>
                </w:p>
              </w:tc>
              <w:tc>
                <w:tcPr>
                  <w:tcW w:w="1095" w:type="dxa"/>
                  <w:shd w:val="clear" w:color="auto" w:fill="EBE9E2" w:themeFill="accent6" w:themeFillTint="33"/>
                  <w:vAlign w:val="center"/>
                </w:tcPr>
                <w:p w14:paraId="2D7965A8" w14:textId="77777777" w:rsidR="002B0B81" w:rsidRPr="006E5840" w:rsidRDefault="002B0B81" w:rsidP="002B0B81">
                  <w:pPr>
                    <w:jc w:val="both"/>
                    <w:rPr>
                      <w:ins w:id="443" w:author="FIXED-TERM Le Huynh Anh Tuan (RBVH/ETI14)" w:date="2016-12-29T14:54:00Z"/>
                      <w:rFonts w:cs="Arial"/>
                      <w:b/>
                      <w:sz w:val="18"/>
                      <w:szCs w:val="18"/>
                    </w:rPr>
                  </w:pPr>
                  <w:ins w:id="444" w:author="FIXED-TERM Le Huynh Anh Tuan (RBVH/ETI14)" w:date="2016-12-29T14:54:00Z">
                    <w:r w:rsidRPr="006E5840">
                      <w:rPr>
                        <w:rFonts w:cs="Arial"/>
                        <w:b/>
                        <w:sz w:val="18"/>
                        <w:szCs w:val="18"/>
                      </w:rPr>
                      <w:t>Type</w:t>
                    </w:r>
                  </w:ins>
                </w:p>
              </w:tc>
              <w:tc>
                <w:tcPr>
                  <w:tcW w:w="4215" w:type="dxa"/>
                  <w:shd w:val="clear" w:color="auto" w:fill="EBE9E2" w:themeFill="accent6" w:themeFillTint="33"/>
                  <w:vAlign w:val="center"/>
                </w:tcPr>
                <w:p w14:paraId="253DB1F4" w14:textId="77777777" w:rsidR="002B0B81" w:rsidRPr="006E5840" w:rsidRDefault="002B0B81" w:rsidP="002B0B81">
                  <w:pPr>
                    <w:jc w:val="both"/>
                    <w:rPr>
                      <w:ins w:id="445" w:author="FIXED-TERM Le Huynh Anh Tuan (RBVH/ETI14)" w:date="2016-12-29T14:54:00Z"/>
                      <w:rFonts w:cs="Arial"/>
                      <w:b/>
                      <w:sz w:val="18"/>
                      <w:szCs w:val="18"/>
                    </w:rPr>
                  </w:pPr>
                  <w:ins w:id="446" w:author="FIXED-TERM Le Huynh Anh Tuan (RBVH/ETI14)" w:date="2016-12-29T14:54:00Z">
                    <w:r w:rsidRPr="006E5840">
                      <w:rPr>
                        <w:rFonts w:cs="Arial"/>
                        <w:b/>
                        <w:sz w:val="18"/>
                        <w:szCs w:val="18"/>
                      </w:rPr>
                      <w:t>Remarks</w:t>
                    </w:r>
                  </w:ins>
                </w:p>
              </w:tc>
            </w:tr>
            <w:tr w:rsidR="002B0B81" w:rsidRPr="002B0B81" w14:paraId="6B8A4CD8" w14:textId="77777777" w:rsidTr="00765976">
              <w:trPr>
                <w:trHeight w:val="436"/>
                <w:ins w:id="447" w:author="FIXED-TERM Le Huynh Anh Tuan (RBVH/ETI14)" w:date="2016-12-29T14:54:00Z"/>
              </w:trPr>
              <w:tc>
                <w:tcPr>
                  <w:tcW w:w="1378" w:type="dxa"/>
                  <w:vAlign w:val="center"/>
                </w:tcPr>
                <w:p w14:paraId="26AFE09A" w14:textId="77777777" w:rsidR="002B0B81" w:rsidRPr="006E5840" w:rsidRDefault="002B0B81" w:rsidP="002B0B81">
                  <w:pPr>
                    <w:jc w:val="both"/>
                    <w:rPr>
                      <w:ins w:id="448" w:author="FIXED-TERM Le Huynh Anh Tuan (RBVH/ETI14)" w:date="2016-12-29T14:54:00Z"/>
                      <w:rFonts w:cs="Arial"/>
                      <w:sz w:val="18"/>
                      <w:szCs w:val="18"/>
                    </w:rPr>
                  </w:pPr>
                  <w:ins w:id="449" w:author="FIXED-TERM Le Huynh Anh Tuan (RBVH/ETI14)" w:date="2016-12-29T14:54:00Z">
                    <w:r w:rsidRPr="006E5840">
                      <w:rPr>
                        <w:rFonts w:cs="Arial"/>
                        <w:sz w:val="18"/>
                        <w:szCs w:val="18"/>
                      </w:rPr>
                      <w:t>username</w:t>
                    </w:r>
                  </w:ins>
                </w:p>
              </w:tc>
              <w:tc>
                <w:tcPr>
                  <w:tcW w:w="1095" w:type="dxa"/>
                  <w:vAlign w:val="center"/>
                </w:tcPr>
                <w:p w14:paraId="44484AF0" w14:textId="77777777" w:rsidR="002B0B81" w:rsidRPr="006E5840" w:rsidRDefault="002B0B81" w:rsidP="002B0B81">
                  <w:pPr>
                    <w:jc w:val="both"/>
                    <w:rPr>
                      <w:ins w:id="450" w:author="FIXED-TERM Le Huynh Anh Tuan (RBVH/ETI14)" w:date="2016-12-29T14:54:00Z"/>
                      <w:rFonts w:cs="Arial"/>
                      <w:sz w:val="18"/>
                      <w:szCs w:val="18"/>
                    </w:rPr>
                  </w:pPr>
                  <w:ins w:id="451" w:author="FIXED-TERM Le Huynh Anh Tuan (RBVH/ETI14)" w:date="2016-12-29T14:54:00Z">
                    <w:r w:rsidRPr="006E5840">
                      <w:rPr>
                        <w:rFonts w:cs="Arial"/>
                        <w:sz w:val="18"/>
                        <w:szCs w:val="18"/>
                      </w:rPr>
                      <w:t>Text</w:t>
                    </w:r>
                  </w:ins>
                </w:p>
              </w:tc>
              <w:tc>
                <w:tcPr>
                  <w:tcW w:w="4215" w:type="dxa"/>
                  <w:vAlign w:val="center"/>
                </w:tcPr>
                <w:p w14:paraId="246FAE9C" w14:textId="77777777" w:rsidR="002B0B81" w:rsidRPr="006E5840" w:rsidRDefault="002B0B81" w:rsidP="002B0B81">
                  <w:pPr>
                    <w:jc w:val="both"/>
                    <w:rPr>
                      <w:ins w:id="452" w:author="FIXED-TERM Le Huynh Anh Tuan (RBVH/ETI14)" w:date="2016-12-29T14:54:00Z"/>
                      <w:rFonts w:cs="Arial"/>
                      <w:sz w:val="18"/>
                      <w:szCs w:val="18"/>
                    </w:rPr>
                  </w:pPr>
                  <w:ins w:id="453" w:author="FIXED-TERM Le Huynh Anh Tuan (RBVH/ETI14)" w:date="2016-12-29T14:54:00Z">
                    <w:r w:rsidRPr="006E5840">
                      <w:rPr>
                        <w:rFonts w:cs="Arial"/>
                        <w:sz w:val="18"/>
                        <w:szCs w:val="18"/>
                      </w:rPr>
                      <w:t>Username must at least 6 character and does not contain any special characters.</w:t>
                    </w:r>
                  </w:ins>
                </w:p>
              </w:tc>
            </w:tr>
            <w:tr w:rsidR="002B0B81" w:rsidRPr="002B0B81" w14:paraId="42FB3EF0" w14:textId="77777777" w:rsidTr="00765976">
              <w:trPr>
                <w:trHeight w:val="436"/>
                <w:ins w:id="454" w:author="FIXED-TERM Le Huynh Anh Tuan (RBVH/ETI14)" w:date="2016-12-29T14:54:00Z"/>
              </w:trPr>
              <w:tc>
                <w:tcPr>
                  <w:tcW w:w="1378" w:type="dxa"/>
                  <w:vAlign w:val="center"/>
                </w:tcPr>
                <w:p w14:paraId="33B2E0D2" w14:textId="77777777" w:rsidR="002B0B81" w:rsidRPr="006E5840" w:rsidRDefault="002B0B81" w:rsidP="002B0B81">
                  <w:pPr>
                    <w:jc w:val="both"/>
                    <w:rPr>
                      <w:ins w:id="455" w:author="FIXED-TERM Le Huynh Anh Tuan (RBVH/ETI14)" w:date="2016-12-29T14:54:00Z"/>
                      <w:rFonts w:cs="Arial"/>
                      <w:sz w:val="18"/>
                      <w:szCs w:val="18"/>
                    </w:rPr>
                  </w:pPr>
                  <w:ins w:id="456" w:author="FIXED-TERM Le Huynh Anh Tuan (RBVH/ETI14)" w:date="2016-12-29T14:54:00Z">
                    <w:r w:rsidRPr="006E5840">
                      <w:rPr>
                        <w:rFonts w:cs="Arial"/>
                        <w:sz w:val="18"/>
                        <w:szCs w:val="18"/>
                      </w:rPr>
                      <w:t>password</w:t>
                    </w:r>
                  </w:ins>
                </w:p>
              </w:tc>
              <w:tc>
                <w:tcPr>
                  <w:tcW w:w="1095" w:type="dxa"/>
                  <w:vAlign w:val="center"/>
                </w:tcPr>
                <w:p w14:paraId="7067B6EC" w14:textId="77777777" w:rsidR="002B0B81" w:rsidRPr="006E5840" w:rsidRDefault="002B0B81" w:rsidP="002B0B81">
                  <w:pPr>
                    <w:jc w:val="both"/>
                    <w:rPr>
                      <w:ins w:id="457" w:author="FIXED-TERM Le Huynh Anh Tuan (RBVH/ETI14)" w:date="2016-12-29T14:54:00Z"/>
                      <w:rFonts w:cs="Arial"/>
                      <w:sz w:val="18"/>
                      <w:szCs w:val="18"/>
                    </w:rPr>
                  </w:pPr>
                  <w:ins w:id="458" w:author="FIXED-TERM Le Huynh Anh Tuan (RBVH/ETI14)" w:date="2016-12-29T14:54:00Z">
                    <w:r w:rsidRPr="006E5840">
                      <w:rPr>
                        <w:rFonts w:cs="Arial"/>
                        <w:sz w:val="18"/>
                        <w:szCs w:val="18"/>
                      </w:rPr>
                      <w:t>password</w:t>
                    </w:r>
                  </w:ins>
                </w:p>
              </w:tc>
              <w:tc>
                <w:tcPr>
                  <w:tcW w:w="4215" w:type="dxa"/>
                  <w:vAlign w:val="center"/>
                </w:tcPr>
                <w:p w14:paraId="55E16562" w14:textId="77777777" w:rsidR="002B0B81" w:rsidRPr="006E5840" w:rsidRDefault="002B0B81" w:rsidP="002B0B81">
                  <w:pPr>
                    <w:jc w:val="both"/>
                    <w:rPr>
                      <w:ins w:id="459" w:author="FIXED-TERM Le Huynh Anh Tuan (RBVH/ETI14)" w:date="2016-12-29T14:54:00Z"/>
                      <w:rFonts w:cs="Arial"/>
                      <w:sz w:val="18"/>
                      <w:szCs w:val="18"/>
                    </w:rPr>
                  </w:pPr>
                  <w:ins w:id="460" w:author="FIXED-TERM Le Huynh Anh Tuan (RBVH/ETI14)" w:date="2016-12-29T14:54:00Z">
                    <w:r w:rsidRPr="006E5840">
                      <w:rPr>
                        <w:rFonts w:cs="Arial"/>
                        <w:sz w:val="18"/>
                        <w:szCs w:val="18"/>
                      </w:rPr>
                      <w:t>Password must at least 8 character, does not contain any special characters, contain at least 1 upper case + 1 lower case + 1 number.</w:t>
                    </w:r>
                  </w:ins>
                </w:p>
              </w:tc>
            </w:tr>
            <w:tr w:rsidR="006E5840" w:rsidRPr="002B0B81" w14:paraId="0316018D" w14:textId="77777777" w:rsidTr="00765976">
              <w:trPr>
                <w:trHeight w:val="436"/>
                <w:ins w:id="461" w:author="FIXED-TERM Le Huynh Anh Tuan (RBVH/ETI14)" w:date="2016-12-29T14:54:00Z"/>
              </w:trPr>
              <w:tc>
                <w:tcPr>
                  <w:tcW w:w="1378" w:type="dxa"/>
                  <w:vAlign w:val="center"/>
                </w:tcPr>
                <w:p w14:paraId="1B7C8258" w14:textId="5CD3A258" w:rsidR="006E5840" w:rsidRPr="006E5840" w:rsidRDefault="006E5840" w:rsidP="002B0B81">
                  <w:pPr>
                    <w:jc w:val="both"/>
                    <w:rPr>
                      <w:ins w:id="462" w:author="FIXED-TERM Le Huynh Anh Tuan (RBVH/ETI14)" w:date="2016-12-29T14:54:00Z"/>
                      <w:rFonts w:cs="Arial"/>
                      <w:sz w:val="18"/>
                      <w:szCs w:val="18"/>
                    </w:rPr>
                  </w:pPr>
                  <w:ins w:id="463" w:author="FIXED-TERM Le Huynh Anh Tuan (RBVH/ETI14)" w:date="2016-12-29T14:54:00Z">
                    <w:r w:rsidRPr="006E5840">
                      <w:rPr>
                        <w:rFonts w:cs="Arial"/>
                        <w:sz w:val="18"/>
                        <w:szCs w:val="18"/>
                      </w:rPr>
                      <w:t>Password repeated</w:t>
                    </w:r>
                  </w:ins>
                </w:p>
              </w:tc>
              <w:tc>
                <w:tcPr>
                  <w:tcW w:w="1095" w:type="dxa"/>
                  <w:vAlign w:val="center"/>
                </w:tcPr>
                <w:p w14:paraId="12A12DC8" w14:textId="3E08036E" w:rsidR="006E5840" w:rsidRPr="006E5840" w:rsidRDefault="006E5840" w:rsidP="002B0B81">
                  <w:pPr>
                    <w:jc w:val="both"/>
                    <w:rPr>
                      <w:ins w:id="464" w:author="FIXED-TERM Le Huynh Anh Tuan (RBVH/ETI14)" w:date="2016-12-29T14:54:00Z"/>
                      <w:rFonts w:cs="Arial"/>
                      <w:sz w:val="18"/>
                      <w:szCs w:val="18"/>
                    </w:rPr>
                  </w:pPr>
                  <w:ins w:id="465" w:author="FIXED-TERM Le Huynh Anh Tuan (RBVH/ETI14)" w:date="2016-12-29T14:54:00Z">
                    <w:r w:rsidRPr="006E5840">
                      <w:rPr>
                        <w:rFonts w:cs="Arial"/>
                        <w:sz w:val="18"/>
                        <w:szCs w:val="18"/>
                      </w:rPr>
                      <w:t>password</w:t>
                    </w:r>
                  </w:ins>
                </w:p>
              </w:tc>
              <w:tc>
                <w:tcPr>
                  <w:tcW w:w="4215" w:type="dxa"/>
                  <w:vAlign w:val="center"/>
                </w:tcPr>
                <w:p w14:paraId="4C6613E4" w14:textId="27B9CB43" w:rsidR="006E5840" w:rsidRPr="006E5840" w:rsidRDefault="006E5840" w:rsidP="002B0B81">
                  <w:pPr>
                    <w:jc w:val="both"/>
                    <w:rPr>
                      <w:ins w:id="466" w:author="FIXED-TERM Le Huynh Anh Tuan (RBVH/ETI14)" w:date="2016-12-29T14:54:00Z"/>
                      <w:rFonts w:cs="Arial"/>
                      <w:sz w:val="18"/>
                      <w:szCs w:val="18"/>
                    </w:rPr>
                  </w:pPr>
                  <w:ins w:id="467" w:author="FIXED-TERM Le Huynh Anh Tuan (RBVH/ETI14)" w:date="2016-12-29T14:54:00Z">
                    <w:r w:rsidRPr="006E5840">
                      <w:rPr>
                        <w:rFonts w:cs="Arial"/>
                        <w:sz w:val="18"/>
                        <w:szCs w:val="18"/>
                      </w:rPr>
                      <w:t>Same as password</w:t>
                    </w:r>
                  </w:ins>
                </w:p>
              </w:tc>
            </w:tr>
            <w:tr w:rsidR="006E5840" w:rsidRPr="002B0B81" w14:paraId="7FB3895F" w14:textId="77777777" w:rsidTr="00765976">
              <w:trPr>
                <w:trHeight w:val="436"/>
                <w:ins w:id="468" w:author="FIXED-TERM Le Huynh Anh Tuan (RBVH/ETI14)" w:date="2016-12-29T14:54:00Z"/>
              </w:trPr>
              <w:tc>
                <w:tcPr>
                  <w:tcW w:w="1378" w:type="dxa"/>
                  <w:vAlign w:val="center"/>
                </w:tcPr>
                <w:p w14:paraId="567038A4" w14:textId="25A9F055" w:rsidR="006E5840" w:rsidRPr="006E5840" w:rsidRDefault="006E5840" w:rsidP="002B0B81">
                  <w:pPr>
                    <w:jc w:val="both"/>
                    <w:rPr>
                      <w:ins w:id="469" w:author="FIXED-TERM Le Huynh Anh Tuan (RBVH/ETI14)" w:date="2016-12-29T14:54:00Z"/>
                      <w:rFonts w:cs="Arial"/>
                      <w:sz w:val="18"/>
                      <w:szCs w:val="18"/>
                    </w:rPr>
                  </w:pPr>
                  <w:ins w:id="470" w:author="FIXED-TERM Le Huynh Anh Tuan (RBVH/ETI14)" w:date="2016-12-29T14:54:00Z">
                    <w:r w:rsidRPr="006E5840">
                      <w:rPr>
                        <w:rFonts w:cs="Arial"/>
                        <w:sz w:val="18"/>
                        <w:szCs w:val="18"/>
                      </w:rPr>
                      <w:t>Email-address</w:t>
                    </w:r>
                  </w:ins>
                </w:p>
              </w:tc>
              <w:tc>
                <w:tcPr>
                  <w:tcW w:w="1095" w:type="dxa"/>
                  <w:vAlign w:val="center"/>
                </w:tcPr>
                <w:p w14:paraId="2A39CBF0" w14:textId="0375B93C" w:rsidR="006E5840" w:rsidRPr="006E5840" w:rsidRDefault="006E5840" w:rsidP="002B0B81">
                  <w:pPr>
                    <w:jc w:val="both"/>
                    <w:rPr>
                      <w:ins w:id="471" w:author="FIXED-TERM Le Huynh Anh Tuan (RBVH/ETI14)" w:date="2016-12-29T14:54:00Z"/>
                      <w:rFonts w:cs="Arial"/>
                      <w:sz w:val="18"/>
                      <w:szCs w:val="18"/>
                    </w:rPr>
                  </w:pPr>
                  <w:ins w:id="472" w:author="FIXED-TERM Le Huynh Anh Tuan (RBVH/ETI14)" w:date="2016-12-29T14:54:00Z">
                    <w:r w:rsidRPr="006E5840">
                      <w:rPr>
                        <w:rFonts w:cs="Arial"/>
                        <w:sz w:val="18"/>
                        <w:szCs w:val="18"/>
                      </w:rPr>
                      <w:t>Text</w:t>
                    </w:r>
                  </w:ins>
                </w:p>
              </w:tc>
              <w:tc>
                <w:tcPr>
                  <w:tcW w:w="4215" w:type="dxa"/>
                  <w:vAlign w:val="center"/>
                </w:tcPr>
                <w:p w14:paraId="0651804C" w14:textId="564FE9CB" w:rsidR="006E5840" w:rsidRPr="006E5840" w:rsidRDefault="006E5840" w:rsidP="002B0B81">
                  <w:pPr>
                    <w:jc w:val="both"/>
                    <w:rPr>
                      <w:ins w:id="473" w:author="FIXED-TERM Le Huynh Anh Tuan (RBVH/ETI14)" w:date="2016-12-29T14:54:00Z"/>
                      <w:rFonts w:cs="Arial"/>
                      <w:sz w:val="18"/>
                      <w:szCs w:val="18"/>
                    </w:rPr>
                  </w:pPr>
                  <w:ins w:id="474" w:author="FIXED-TERM Le Huynh Anh Tuan (RBVH/ETI14)" w:date="2016-12-29T14:54:00Z">
                    <w:r w:rsidRPr="006E5840">
                      <w:rPr>
                        <w:rFonts w:cs="Arial"/>
                        <w:sz w:val="18"/>
                        <w:szCs w:val="18"/>
                      </w:rPr>
                      <w:t>Email must have a valid email type</w:t>
                    </w:r>
                  </w:ins>
                </w:p>
              </w:tc>
            </w:tr>
          </w:tbl>
          <w:p w14:paraId="1EA0D5A2" w14:textId="77777777" w:rsidR="002B0B81" w:rsidRDefault="002B0B81" w:rsidP="00354CBB">
            <w:pPr>
              <w:pStyle w:val="Default"/>
              <w:cnfStyle w:val="000000100000" w:firstRow="0" w:lastRow="0" w:firstColumn="0" w:lastColumn="0" w:oddVBand="0" w:evenVBand="0" w:oddHBand="1" w:evenHBand="0" w:firstRowFirstColumn="0" w:firstRowLastColumn="0" w:lastRowFirstColumn="0" w:lastRowLastColumn="0"/>
              <w:rPr>
                <w:ins w:id="475" w:author="FIXED-TERM Le Huynh Anh Tuan (RBVH/ETI14)" w:date="2016-12-29T14:54:00Z"/>
                <w:rFonts w:ascii="Cambria" w:hAnsi="Cambria"/>
                <w:color w:val="auto"/>
                <w:sz w:val="20"/>
                <w:szCs w:val="20"/>
              </w:rPr>
            </w:pPr>
          </w:p>
          <w:p w14:paraId="436B71A8" w14:textId="77777777" w:rsidR="00354CBB" w:rsidRPr="008802D9" w:rsidRDefault="00354CBB" w:rsidP="00354CBB">
            <w:pPr>
              <w:pStyle w:val="Default"/>
              <w:cnfStyle w:val="000000100000" w:firstRow="0" w:lastRow="0" w:firstColumn="0" w:lastColumn="0" w:oddVBand="0" w:evenVBand="0" w:oddHBand="1" w:evenHBand="0" w:firstRowFirstColumn="0" w:firstRowLastColumn="0" w:lastRowFirstColumn="0" w:lastRowLastColumn="0"/>
              <w:rPr>
                <w:ins w:id="476" w:author="FIXED-TERM Le Huynh Anh Tuan (RBVH/ETI14)" w:date="2016-12-29T14:54:00Z"/>
                <w:rFonts w:ascii="Cambria" w:hAnsi="Cambria"/>
                <w:color w:val="auto"/>
                <w:sz w:val="20"/>
                <w:szCs w:val="20"/>
              </w:rPr>
            </w:pPr>
          </w:p>
          <w:p w14:paraId="0BF41FA3"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477" w:author="FIXED-TERM Le Huynh Anh Tuan (RBVH/ETI14)" w:date="2016-12-29T14:54:00Z"/>
                <w:rFonts w:ascii="Cambria" w:hAnsi="Cambria" w:cs="Tahoma"/>
              </w:rPr>
            </w:pPr>
          </w:p>
        </w:tc>
      </w:tr>
      <w:tr w:rsidR="00354CBB" w:rsidRPr="008802D9" w14:paraId="343326C4" w14:textId="77777777" w:rsidTr="00354CBB">
        <w:trPr>
          <w:ins w:id="47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AB3BACC" w14:textId="77777777" w:rsidR="00354CBB" w:rsidRPr="007D2FEC" w:rsidRDefault="00354CBB" w:rsidP="007D2FEC">
            <w:pPr>
              <w:spacing w:line="360" w:lineRule="auto"/>
              <w:rPr>
                <w:ins w:id="479" w:author="FIXED-TERM Le Huynh Anh Tuan (RBVH/ETI14)" w:date="2016-12-29T14:54:00Z"/>
              </w:rPr>
            </w:pPr>
            <w:ins w:id="480" w:author="FIXED-TERM Le Huynh Anh Tuan (RBVH/ETI14)" w:date="2016-12-29T14:54:00Z">
              <w:r w:rsidRPr="007D2FEC">
                <w:t>Preconditions</w:t>
              </w:r>
            </w:ins>
          </w:p>
        </w:tc>
        <w:tc>
          <w:tcPr>
            <w:tcW w:w="6655" w:type="dxa"/>
          </w:tcPr>
          <w:p w14:paraId="1C1206CB" w14:textId="77777777" w:rsidR="00354CBB" w:rsidRPr="002B0B81" w:rsidRDefault="00354CBB" w:rsidP="002B0B81">
            <w:pPr>
              <w:cnfStyle w:val="000000000000" w:firstRow="0" w:lastRow="0" w:firstColumn="0" w:lastColumn="0" w:oddVBand="0" w:evenVBand="0" w:oddHBand="0" w:evenHBand="0" w:firstRowFirstColumn="0" w:firstRowLastColumn="0" w:lastRowFirstColumn="0" w:lastRowLastColumn="0"/>
              <w:rPr>
                <w:ins w:id="481" w:author="FIXED-TERM Le Huynh Anh Tuan (RBVH/ETI14)" w:date="2016-12-29T14:54:00Z"/>
                <w:rFonts w:ascii="Cambria" w:hAnsi="Cambria" w:cs="Tahoma"/>
              </w:rPr>
            </w:pPr>
            <w:ins w:id="482" w:author="FIXED-TERM Le Huynh Anh Tuan (RBVH/ETI14)" w:date="2016-12-29T14:54:00Z">
              <w:r w:rsidRPr="002B0B81">
                <w:rPr>
                  <w:rFonts w:ascii="Cambria" w:hAnsi="Cambria" w:cs="Tahoma"/>
                </w:rPr>
                <w:t xml:space="preserve">The administrator is logged into the system. </w:t>
              </w:r>
            </w:ins>
          </w:p>
          <w:p w14:paraId="7A9B55AF" w14:textId="77777777" w:rsidR="00354CBB" w:rsidRPr="008802D9" w:rsidRDefault="00354CBB" w:rsidP="002B0B81">
            <w:pPr>
              <w:cnfStyle w:val="000000000000" w:firstRow="0" w:lastRow="0" w:firstColumn="0" w:lastColumn="0" w:oddVBand="0" w:evenVBand="0" w:oddHBand="0" w:evenHBand="0" w:firstRowFirstColumn="0" w:firstRowLastColumn="0" w:lastRowFirstColumn="0" w:lastRowLastColumn="0"/>
              <w:rPr>
                <w:ins w:id="483" w:author="FIXED-TERM Le Huynh Anh Tuan (RBVH/ETI14)" w:date="2016-12-29T14:54:00Z"/>
                <w:rFonts w:ascii="Cambria" w:hAnsi="Cambria" w:cs="Tahoma"/>
              </w:rPr>
            </w:pPr>
          </w:p>
        </w:tc>
      </w:tr>
      <w:tr w:rsidR="00354CBB" w:rsidRPr="008802D9" w14:paraId="0F852195" w14:textId="77777777" w:rsidTr="00354CBB">
        <w:trPr>
          <w:cnfStyle w:val="000000100000" w:firstRow="0" w:lastRow="0" w:firstColumn="0" w:lastColumn="0" w:oddVBand="0" w:evenVBand="0" w:oddHBand="1" w:evenHBand="0" w:firstRowFirstColumn="0" w:firstRowLastColumn="0" w:lastRowFirstColumn="0" w:lastRowLastColumn="0"/>
          <w:ins w:id="48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9630159" w14:textId="77777777" w:rsidR="00354CBB" w:rsidRPr="007D2FEC" w:rsidRDefault="00354CBB" w:rsidP="007D2FEC">
            <w:pPr>
              <w:spacing w:line="360" w:lineRule="auto"/>
              <w:rPr>
                <w:ins w:id="485" w:author="FIXED-TERM Le Huynh Anh Tuan (RBVH/ETI14)" w:date="2016-12-29T14:54:00Z"/>
              </w:rPr>
            </w:pPr>
            <w:ins w:id="486" w:author="FIXED-TERM Le Huynh Anh Tuan (RBVH/ETI14)" w:date="2016-12-29T14:54:00Z">
              <w:r w:rsidRPr="007D2FEC">
                <w:t>Main Success Scenario</w:t>
              </w:r>
            </w:ins>
          </w:p>
        </w:tc>
        <w:tc>
          <w:tcPr>
            <w:tcW w:w="6655" w:type="dxa"/>
          </w:tcPr>
          <w:p w14:paraId="56378C7F" w14:textId="77777777" w:rsidR="00354CBB" w:rsidRPr="002B0B81" w:rsidRDefault="00354CBB" w:rsidP="00B4543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ins w:id="487" w:author="FIXED-TERM Le Huynh Anh Tuan (RBVH/ETI14)" w:date="2016-12-29T14:54:00Z"/>
                <w:rFonts w:ascii="Cambria" w:hAnsi="Cambria" w:cs="Tahoma"/>
              </w:rPr>
            </w:pPr>
            <w:ins w:id="488" w:author="FIXED-TERM Le Huynh Anh Tuan (RBVH/ETI14)" w:date="2016-12-29T14:54:00Z">
              <w:r w:rsidRPr="002B0B81">
                <w:rPr>
                  <w:rFonts w:ascii="Cambria" w:hAnsi="Cambria" w:cs="Tahoma"/>
                </w:rPr>
                <w:t xml:space="preserve">The administrator clicks the “Add New User” button/link </w:t>
              </w:r>
            </w:ins>
          </w:p>
          <w:p w14:paraId="2C15C3D2" w14:textId="77777777" w:rsidR="00354CBB" w:rsidRPr="002B0B81" w:rsidRDefault="00354CBB" w:rsidP="00B4543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ins w:id="489" w:author="FIXED-TERM Le Huynh Anh Tuan (RBVH/ETI14)" w:date="2016-12-29T14:54:00Z"/>
                <w:rFonts w:ascii="Cambria" w:hAnsi="Cambria" w:cs="Tahoma"/>
              </w:rPr>
            </w:pPr>
            <w:ins w:id="490" w:author="FIXED-TERM Le Huynh Anh Tuan (RBVH/ETI14)" w:date="2016-12-29T14:54:00Z">
              <w:r w:rsidRPr="002B0B81">
                <w:rPr>
                  <w:rFonts w:ascii="Cambria" w:hAnsi="Cambria" w:cs="Tahoma"/>
                </w:rPr>
                <w:t xml:space="preserve">The administrator opens the "Add New User" form </w:t>
              </w:r>
            </w:ins>
          </w:p>
          <w:p w14:paraId="5A062767" w14:textId="77777777" w:rsidR="00354CBB" w:rsidRPr="002B0B81" w:rsidRDefault="00354CBB" w:rsidP="00B4543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ins w:id="491" w:author="FIXED-TERM Le Huynh Anh Tuan (RBVH/ETI14)" w:date="2016-12-29T14:54:00Z"/>
                <w:rFonts w:ascii="Cambria" w:hAnsi="Cambria" w:cs="Tahoma"/>
              </w:rPr>
            </w:pPr>
            <w:ins w:id="492" w:author="FIXED-TERM Le Huynh Anh Tuan (RBVH/ETI14)" w:date="2016-12-29T14:54:00Z">
              <w:r w:rsidRPr="002B0B81">
                <w:rPr>
                  <w:rFonts w:ascii="Cambria" w:hAnsi="Cambria" w:cs="Tahoma"/>
                </w:rPr>
                <w:t xml:space="preserve">The administrator enters the user's data (Username, Password, email) </w:t>
              </w:r>
            </w:ins>
          </w:p>
          <w:p w14:paraId="39228BA3" w14:textId="77777777" w:rsidR="00354CBB" w:rsidRPr="002B0B81" w:rsidRDefault="00354CBB" w:rsidP="00B4543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ins w:id="493" w:author="FIXED-TERM Le Huynh Anh Tuan (RBVH/ETI14)" w:date="2016-12-29T14:54:00Z"/>
                <w:rFonts w:ascii="Cambria" w:hAnsi="Cambria" w:cs="Tahoma"/>
              </w:rPr>
            </w:pPr>
            <w:ins w:id="494" w:author="FIXED-TERM Le Huynh Anh Tuan (RBVH/ETI14)" w:date="2016-12-29T14:54:00Z">
              <w:r w:rsidRPr="002B0B81">
                <w:rPr>
                  <w:rFonts w:ascii="Cambria" w:hAnsi="Cambria" w:cs="Tahoma"/>
                </w:rPr>
                <w:t>The administrator click the “Create” button/link</w:t>
              </w:r>
            </w:ins>
          </w:p>
          <w:p w14:paraId="7D53B14C" w14:textId="77777777" w:rsidR="00354CBB" w:rsidRPr="002B0B81" w:rsidRDefault="00354CBB" w:rsidP="00B4543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ins w:id="495" w:author="FIXED-TERM Le Huynh Anh Tuan (RBVH/ETI14)" w:date="2016-12-29T14:54:00Z"/>
                <w:rFonts w:ascii="Cambria" w:hAnsi="Cambria" w:cs="Tahoma"/>
              </w:rPr>
            </w:pPr>
            <w:ins w:id="496" w:author="FIXED-TERM Le Huynh Anh Tuan (RBVH/ETI14)" w:date="2016-12-29T14:54:00Z">
              <w:r w:rsidRPr="002B0B81">
                <w:rPr>
                  <w:rFonts w:ascii="Cambria" w:hAnsi="Cambria" w:cs="Tahoma"/>
                </w:rPr>
                <w:t>The system validates the entered data</w:t>
              </w:r>
            </w:ins>
          </w:p>
          <w:p w14:paraId="0EC59C96" w14:textId="77777777" w:rsidR="00354CBB" w:rsidRPr="002B0B81" w:rsidRDefault="00354CBB" w:rsidP="00B4543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ins w:id="497" w:author="FIXED-TERM Le Huynh Anh Tuan (RBVH/ETI14)" w:date="2016-12-29T14:54:00Z"/>
                <w:rFonts w:ascii="Cambria" w:hAnsi="Cambria" w:cs="Tahoma"/>
              </w:rPr>
            </w:pPr>
            <w:ins w:id="498" w:author="FIXED-TERM Le Huynh Anh Tuan (RBVH/ETI14)" w:date="2016-12-29T14:54:00Z">
              <w:r w:rsidRPr="002B0B81">
                <w:rPr>
                  <w:rFonts w:ascii="Cambria" w:hAnsi="Cambria" w:cs="Tahoma"/>
                </w:rPr>
                <w:t>The system creates the account</w:t>
              </w:r>
            </w:ins>
          </w:p>
          <w:p w14:paraId="4E14D03A" w14:textId="77777777" w:rsidR="00354CBB" w:rsidRPr="008802D9" w:rsidRDefault="00354CBB" w:rsidP="00354CBB">
            <w:pPr>
              <w:pStyle w:val="ListParagraph"/>
              <w:cnfStyle w:val="000000100000" w:firstRow="0" w:lastRow="0" w:firstColumn="0" w:lastColumn="0" w:oddVBand="0" w:evenVBand="0" w:oddHBand="1" w:evenHBand="0" w:firstRowFirstColumn="0" w:firstRowLastColumn="0" w:lastRowFirstColumn="0" w:lastRowLastColumn="0"/>
              <w:rPr>
                <w:ins w:id="499" w:author="FIXED-TERM Le Huynh Anh Tuan (RBVH/ETI14)" w:date="2016-12-29T14:54:00Z"/>
                <w:rFonts w:ascii="Cambria" w:hAnsi="Cambria" w:cs="Tahoma"/>
              </w:rPr>
            </w:pPr>
          </w:p>
        </w:tc>
      </w:tr>
      <w:tr w:rsidR="00354CBB" w:rsidRPr="008802D9" w14:paraId="605FAC32" w14:textId="77777777" w:rsidTr="00354CBB">
        <w:trPr>
          <w:ins w:id="50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16602CF" w14:textId="77777777" w:rsidR="00354CBB" w:rsidRPr="007D2FEC" w:rsidRDefault="00354CBB" w:rsidP="007D2FEC">
            <w:pPr>
              <w:spacing w:line="360" w:lineRule="auto"/>
              <w:rPr>
                <w:ins w:id="501" w:author="FIXED-TERM Le Huynh Anh Tuan (RBVH/ETI14)" w:date="2016-12-29T14:54:00Z"/>
              </w:rPr>
            </w:pPr>
            <w:ins w:id="502" w:author="FIXED-TERM Le Huynh Anh Tuan (RBVH/ETI14)" w:date="2016-12-29T14:54:00Z">
              <w:r w:rsidRPr="007D2FEC">
                <w:t>Alternative Scenarios</w:t>
              </w:r>
            </w:ins>
          </w:p>
        </w:tc>
        <w:tc>
          <w:tcPr>
            <w:tcW w:w="6655" w:type="dxa"/>
          </w:tcPr>
          <w:p w14:paraId="41868316" w14:textId="7055674A" w:rsidR="00354CBB" w:rsidRPr="008802D9" w:rsidRDefault="006E5840" w:rsidP="006E5840">
            <w:pPr>
              <w:pStyle w:val="Default"/>
              <w:cnfStyle w:val="000000000000" w:firstRow="0" w:lastRow="0" w:firstColumn="0" w:lastColumn="0" w:oddVBand="0" w:evenVBand="0" w:oddHBand="0" w:evenHBand="0" w:firstRowFirstColumn="0" w:firstRowLastColumn="0" w:lastRowFirstColumn="0" w:lastRowLastColumn="0"/>
              <w:rPr>
                <w:ins w:id="503" w:author="FIXED-TERM Le Huynh Anh Tuan (RBVH/ETI14)" w:date="2016-12-29T14:54:00Z"/>
                <w:rFonts w:ascii="Cambria" w:hAnsi="Cambria"/>
                <w:color w:val="auto"/>
                <w:sz w:val="20"/>
                <w:szCs w:val="20"/>
              </w:rPr>
            </w:pPr>
            <w:ins w:id="504" w:author="FIXED-TERM Le Huynh Anh Tuan (RBVH/ETI14)" w:date="2016-12-29T14:54:00Z">
              <w:r w:rsidRPr="002B0B81">
                <w:rPr>
                  <w:rFonts w:ascii="Cambria" w:hAnsi="Cambria"/>
                  <w:color w:val="595959" w:themeColor="text1" w:themeTint="A6"/>
                  <w:sz w:val="20"/>
                  <w:szCs w:val="20"/>
                </w:rPr>
                <w:t xml:space="preserve">Clicking the cancel button returns the </w:t>
              </w:r>
              <w:r>
                <w:rPr>
                  <w:rFonts w:ascii="Cambria" w:hAnsi="Cambria"/>
                  <w:color w:val="595959" w:themeColor="text1" w:themeTint="A6"/>
                  <w:sz w:val="20"/>
                  <w:szCs w:val="20"/>
                </w:rPr>
                <w:t>admin</w:t>
              </w:r>
              <w:r w:rsidRPr="002B0B81">
                <w:rPr>
                  <w:rFonts w:ascii="Cambria" w:hAnsi="Cambria"/>
                  <w:color w:val="595959" w:themeColor="text1" w:themeTint="A6"/>
                  <w:sz w:val="20"/>
                  <w:szCs w:val="20"/>
                </w:rPr>
                <w:t xml:space="preserve"> back to the </w:t>
              </w:r>
              <w:r>
                <w:rPr>
                  <w:rFonts w:ascii="Cambria" w:hAnsi="Cambria"/>
                  <w:color w:val="595959" w:themeColor="text1" w:themeTint="A6"/>
                  <w:sz w:val="20"/>
                  <w:szCs w:val="20"/>
                </w:rPr>
                <w:t>User list page</w:t>
              </w:r>
            </w:ins>
          </w:p>
        </w:tc>
      </w:tr>
      <w:tr w:rsidR="00354CBB" w:rsidRPr="008802D9" w14:paraId="2F091005" w14:textId="77777777" w:rsidTr="00354CBB">
        <w:trPr>
          <w:cnfStyle w:val="000000100000" w:firstRow="0" w:lastRow="0" w:firstColumn="0" w:lastColumn="0" w:oddVBand="0" w:evenVBand="0" w:oddHBand="1" w:evenHBand="0" w:firstRowFirstColumn="0" w:firstRowLastColumn="0" w:lastRowFirstColumn="0" w:lastRowLastColumn="0"/>
          <w:ins w:id="50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15DF139" w14:textId="77777777" w:rsidR="00354CBB" w:rsidRPr="007D2FEC" w:rsidRDefault="00354CBB" w:rsidP="007D2FEC">
            <w:pPr>
              <w:spacing w:line="360" w:lineRule="auto"/>
              <w:rPr>
                <w:ins w:id="506" w:author="FIXED-TERM Le Huynh Anh Tuan (RBVH/ETI14)" w:date="2016-12-29T14:54:00Z"/>
              </w:rPr>
            </w:pPr>
            <w:ins w:id="507" w:author="FIXED-TERM Le Huynh Anh Tuan (RBVH/ETI14)" w:date="2016-12-29T14:54:00Z">
              <w:r w:rsidRPr="007D2FEC">
                <w:t>Success End Condition</w:t>
              </w:r>
            </w:ins>
          </w:p>
        </w:tc>
        <w:tc>
          <w:tcPr>
            <w:tcW w:w="6655" w:type="dxa"/>
          </w:tcPr>
          <w:p w14:paraId="1BFC099A" w14:textId="77777777" w:rsidR="00354CBB" w:rsidRPr="002B0B81" w:rsidRDefault="00354CBB" w:rsidP="002B0B81">
            <w:pPr>
              <w:cnfStyle w:val="000000100000" w:firstRow="0" w:lastRow="0" w:firstColumn="0" w:lastColumn="0" w:oddVBand="0" w:evenVBand="0" w:oddHBand="1" w:evenHBand="0" w:firstRowFirstColumn="0" w:firstRowLastColumn="0" w:lastRowFirstColumn="0" w:lastRowLastColumn="0"/>
              <w:rPr>
                <w:ins w:id="508" w:author="FIXED-TERM Le Huynh Anh Tuan (RBVH/ETI14)" w:date="2016-12-29T14:54:00Z"/>
                <w:rFonts w:ascii="Cambria" w:hAnsi="Cambria" w:cs="Tahoma"/>
              </w:rPr>
            </w:pPr>
            <w:ins w:id="509" w:author="FIXED-TERM Le Huynh Anh Tuan (RBVH/ETI14)" w:date="2016-12-29T14:54:00Z">
              <w:r w:rsidRPr="002B0B81">
                <w:rPr>
                  <w:rFonts w:ascii="Cambria" w:hAnsi="Cambria" w:cs="Tahoma"/>
                </w:rPr>
                <w:t>The user account is created</w:t>
              </w:r>
            </w:ins>
          </w:p>
        </w:tc>
      </w:tr>
      <w:tr w:rsidR="00354CBB" w:rsidRPr="008802D9" w14:paraId="4C5F4895" w14:textId="77777777" w:rsidTr="00354CBB">
        <w:trPr>
          <w:ins w:id="51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9B856B4" w14:textId="77777777" w:rsidR="00354CBB" w:rsidRPr="007D2FEC" w:rsidRDefault="00354CBB" w:rsidP="007D2FEC">
            <w:pPr>
              <w:spacing w:line="360" w:lineRule="auto"/>
              <w:rPr>
                <w:ins w:id="511" w:author="FIXED-TERM Le Huynh Anh Tuan (RBVH/ETI14)" w:date="2016-12-29T14:54:00Z"/>
              </w:rPr>
            </w:pPr>
            <w:ins w:id="512" w:author="FIXED-TERM Le Huynh Anh Tuan (RBVH/ETI14)" w:date="2016-12-29T14:54:00Z">
              <w:r w:rsidRPr="007D2FEC">
                <w:t>Failed End Condition</w:t>
              </w:r>
            </w:ins>
          </w:p>
        </w:tc>
        <w:tc>
          <w:tcPr>
            <w:tcW w:w="6655" w:type="dxa"/>
          </w:tcPr>
          <w:p w14:paraId="7FE2E46B"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513" w:author="FIXED-TERM Le Huynh Anh Tuan (RBVH/ETI14)" w:date="2016-12-29T14:54:00Z"/>
                <w:rFonts w:ascii="Cambria" w:hAnsi="Cambria" w:cs="Tahoma"/>
              </w:rPr>
            </w:pPr>
            <w:ins w:id="514" w:author="FIXED-TERM Le Huynh Anh Tuan (RBVH/ETI14)" w:date="2016-12-29T14:54:00Z">
              <w:r w:rsidRPr="008802D9">
                <w:rPr>
                  <w:rFonts w:ascii="Cambria" w:hAnsi="Cambria" w:cs="Tahoma"/>
                </w:rPr>
                <w:t>A error message is displayed</w:t>
              </w:r>
            </w:ins>
          </w:p>
          <w:p w14:paraId="3E61E371"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515" w:author="FIXED-TERM Le Huynh Anh Tuan (RBVH/ETI14)" w:date="2016-12-29T14:54:00Z"/>
                <w:rFonts w:ascii="Cambria" w:hAnsi="Cambria" w:cs="Tahoma"/>
              </w:rPr>
            </w:pPr>
            <w:ins w:id="516" w:author="FIXED-TERM Le Huynh Anh Tuan (RBVH/ETI14)" w:date="2016-12-29T14:54:00Z">
              <w:r w:rsidRPr="008802D9">
                <w:rPr>
                  <w:rFonts w:ascii="Cambria" w:hAnsi="Cambria" w:cs="Tahoma"/>
                </w:rPr>
                <w:t>No user account was created</w:t>
              </w:r>
            </w:ins>
          </w:p>
        </w:tc>
      </w:tr>
      <w:tr w:rsidR="00354CBB" w:rsidRPr="008802D9" w14:paraId="1C30AA84" w14:textId="77777777" w:rsidTr="00354CBB">
        <w:trPr>
          <w:cnfStyle w:val="000000100000" w:firstRow="0" w:lastRow="0" w:firstColumn="0" w:lastColumn="0" w:oddVBand="0" w:evenVBand="0" w:oddHBand="1" w:evenHBand="0" w:firstRowFirstColumn="0" w:firstRowLastColumn="0" w:lastRowFirstColumn="0" w:lastRowLastColumn="0"/>
          <w:ins w:id="51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E70507F" w14:textId="77777777" w:rsidR="00354CBB" w:rsidRPr="007D2FEC" w:rsidRDefault="00354CBB" w:rsidP="007D2FEC">
            <w:pPr>
              <w:spacing w:line="360" w:lineRule="auto"/>
              <w:rPr>
                <w:ins w:id="518" w:author="FIXED-TERM Le Huynh Anh Tuan (RBVH/ETI14)" w:date="2016-12-29T14:54:00Z"/>
              </w:rPr>
            </w:pPr>
            <w:ins w:id="519" w:author="FIXED-TERM Le Huynh Anh Tuan (RBVH/ETI14)" w:date="2016-12-29T14:54:00Z">
              <w:r w:rsidRPr="007D2FEC">
                <w:t>Special Requirements</w:t>
              </w:r>
            </w:ins>
          </w:p>
        </w:tc>
        <w:tc>
          <w:tcPr>
            <w:tcW w:w="6655" w:type="dxa"/>
          </w:tcPr>
          <w:p w14:paraId="35CD0635"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520" w:author="FIXED-TERM Le Huynh Anh Tuan (RBVH/ETI14)" w:date="2016-12-29T14:54:00Z"/>
                <w:rFonts w:ascii="Cambria" w:hAnsi="Cambria" w:cs="Tahoma"/>
              </w:rPr>
            </w:pPr>
            <w:ins w:id="521" w:author="FIXED-TERM Le Huynh Anh Tuan (RBVH/ETI14)" w:date="2016-12-29T14:54:00Z">
              <w:r w:rsidRPr="008802D9">
                <w:rPr>
                  <w:rFonts w:ascii="Cambria" w:hAnsi="Cambria" w:cs="Tahoma"/>
                </w:rPr>
                <w:t>+ The System’s interface must be user-friendly.</w:t>
              </w:r>
            </w:ins>
          </w:p>
          <w:p w14:paraId="1573F2A7"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522" w:author="FIXED-TERM Le Huynh Anh Tuan (RBVH/ETI14)" w:date="2016-12-29T14:54:00Z"/>
                <w:rFonts w:ascii="Cambria" w:hAnsi="Cambria" w:cs="Tahoma"/>
              </w:rPr>
            </w:pPr>
            <w:ins w:id="523" w:author="FIXED-TERM Le Huynh Anh Tuan (RBVH/ETI14)" w:date="2016-12-29T14:54:00Z">
              <w:r w:rsidRPr="008802D9">
                <w:rPr>
                  <w:rFonts w:ascii="Cambria" w:hAnsi="Cambria" w:cs="Tahoma"/>
                </w:rPr>
                <w:t>+ The respond time must be under 5 seconds.</w:t>
              </w:r>
            </w:ins>
          </w:p>
        </w:tc>
      </w:tr>
    </w:tbl>
    <w:p w14:paraId="120A4620" w14:textId="77777777" w:rsidR="00354CBB" w:rsidRPr="008802D9" w:rsidRDefault="00354CBB" w:rsidP="00354CBB">
      <w:pPr>
        <w:rPr>
          <w:ins w:id="524" w:author="FIXED-TERM Le Huynh Anh Tuan (RBVH/ETI14)" w:date="2016-12-29T14:54:00Z"/>
          <w:rFonts w:ascii="Cambria" w:hAnsi="Cambria" w:cs="Tahoma"/>
        </w:rPr>
      </w:pPr>
    </w:p>
    <w:tbl>
      <w:tblPr>
        <w:tblStyle w:val="GridTable4-Accent1"/>
        <w:tblW w:w="0" w:type="auto"/>
        <w:tblLook w:val="04A0" w:firstRow="1" w:lastRow="0" w:firstColumn="1" w:lastColumn="0" w:noHBand="0" w:noVBand="1"/>
      </w:tblPr>
      <w:tblGrid>
        <w:gridCol w:w="2584"/>
        <w:gridCol w:w="6203"/>
      </w:tblGrid>
      <w:tr w:rsidR="00354CBB" w:rsidRPr="008802D9" w14:paraId="2F094E4F" w14:textId="77777777" w:rsidTr="006E5840">
        <w:trPr>
          <w:cnfStyle w:val="100000000000" w:firstRow="1" w:lastRow="0" w:firstColumn="0" w:lastColumn="0" w:oddVBand="0" w:evenVBand="0" w:oddHBand="0" w:evenHBand="0" w:firstRowFirstColumn="0" w:firstRowLastColumn="0" w:lastRowFirstColumn="0" w:lastRowLastColumn="0"/>
          <w:ins w:id="52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0232F990" w14:textId="7FE6280E" w:rsidR="00354CBB" w:rsidRPr="00354CBB" w:rsidRDefault="00354CBB" w:rsidP="00354CBB">
            <w:pPr>
              <w:spacing w:line="360" w:lineRule="auto"/>
              <w:rPr>
                <w:ins w:id="526" w:author="FIXED-TERM Le Huynh Anh Tuan (RBVH/ETI14)" w:date="2016-12-29T14:54:00Z"/>
              </w:rPr>
            </w:pPr>
            <w:ins w:id="527" w:author="FIXED-TERM Le Huynh Anh Tuan (RBVH/ETI14)" w:date="2016-12-29T14:54:00Z">
              <w:r w:rsidRPr="008802D9">
                <w:rPr>
                  <w:rFonts w:ascii="Cambria" w:hAnsi="Cambria" w:cs="Tahoma"/>
                </w:rPr>
                <w:br w:type="page"/>
              </w:r>
            </w:ins>
            <w:r w:rsidR="000B4686">
              <w:t>RE1-6</w:t>
            </w:r>
          </w:p>
        </w:tc>
        <w:tc>
          <w:tcPr>
            <w:tcW w:w="6203" w:type="dxa"/>
          </w:tcPr>
          <w:p w14:paraId="789CB644" w14:textId="77777777" w:rsidR="00354CBB" w:rsidRPr="00354CBB"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528" w:author="FIXED-TERM Le Huynh Anh Tuan (RBVH/ETI14)" w:date="2016-12-29T14:54:00Z"/>
              </w:rPr>
            </w:pPr>
            <w:ins w:id="529" w:author="FIXED-TERM Le Huynh Anh Tuan (RBVH/ETI14)" w:date="2016-12-29T14:54:00Z">
              <w:r w:rsidRPr="00354CBB">
                <w:t>Delete User</w:t>
              </w:r>
            </w:ins>
          </w:p>
        </w:tc>
      </w:tr>
      <w:tr w:rsidR="00354CBB" w:rsidRPr="008802D9" w14:paraId="144780F2" w14:textId="77777777" w:rsidTr="006E5840">
        <w:trPr>
          <w:cnfStyle w:val="000000100000" w:firstRow="0" w:lastRow="0" w:firstColumn="0" w:lastColumn="0" w:oddVBand="0" w:evenVBand="0" w:oddHBand="1" w:evenHBand="0" w:firstRowFirstColumn="0" w:firstRowLastColumn="0" w:lastRowFirstColumn="0" w:lastRowLastColumn="0"/>
          <w:ins w:id="53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130E03FE" w14:textId="77777777" w:rsidR="00354CBB" w:rsidRPr="007D2FEC" w:rsidRDefault="00354CBB" w:rsidP="007D2FEC">
            <w:pPr>
              <w:spacing w:line="360" w:lineRule="auto"/>
              <w:rPr>
                <w:ins w:id="531" w:author="FIXED-TERM Le Huynh Anh Tuan (RBVH/ETI14)" w:date="2016-12-29T14:54:00Z"/>
              </w:rPr>
            </w:pPr>
            <w:ins w:id="532" w:author="FIXED-TERM Le Huynh Anh Tuan (RBVH/ETI14)" w:date="2016-12-29T14:54:00Z">
              <w:r w:rsidRPr="007D2FEC">
                <w:t>Description</w:t>
              </w:r>
            </w:ins>
          </w:p>
        </w:tc>
        <w:tc>
          <w:tcPr>
            <w:tcW w:w="6203" w:type="dxa"/>
          </w:tcPr>
          <w:p w14:paraId="1BBBF234"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533" w:author="FIXED-TERM Le Huynh Anh Tuan (RBVH/ETI14)" w:date="2016-12-29T14:54:00Z"/>
                <w:rFonts w:ascii="Cambria" w:hAnsi="Cambria" w:cs="Tahoma"/>
              </w:rPr>
            </w:pPr>
            <w:ins w:id="534" w:author="FIXED-TERM Le Huynh Anh Tuan (RBVH/ETI14)" w:date="2016-12-29T14:54:00Z">
              <w:r w:rsidRPr="008802D9">
                <w:rPr>
                  <w:rFonts w:ascii="Cambria" w:hAnsi="Cambria" w:cs="Tahoma"/>
                </w:rPr>
                <w:t xml:space="preserve">An administrator of the System want to delete a user from the database </w:t>
              </w:r>
            </w:ins>
          </w:p>
        </w:tc>
      </w:tr>
      <w:tr w:rsidR="00354CBB" w:rsidRPr="008802D9" w14:paraId="2C5C77F2" w14:textId="77777777" w:rsidTr="006E5840">
        <w:trPr>
          <w:ins w:id="53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162A8567" w14:textId="77777777" w:rsidR="00354CBB" w:rsidRPr="007D2FEC" w:rsidRDefault="00354CBB" w:rsidP="007D2FEC">
            <w:pPr>
              <w:spacing w:line="360" w:lineRule="auto"/>
              <w:rPr>
                <w:ins w:id="536" w:author="FIXED-TERM Le Huynh Anh Tuan (RBVH/ETI14)" w:date="2016-12-29T14:54:00Z"/>
              </w:rPr>
            </w:pPr>
            <w:ins w:id="537" w:author="FIXED-TERM Le Huynh Anh Tuan (RBVH/ETI14)" w:date="2016-12-29T14:54:00Z">
              <w:r w:rsidRPr="007D2FEC">
                <w:t>Stakeholders</w:t>
              </w:r>
            </w:ins>
          </w:p>
        </w:tc>
        <w:tc>
          <w:tcPr>
            <w:tcW w:w="6203" w:type="dxa"/>
          </w:tcPr>
          <w:p w14:paraId="784C90D0"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538" w:author="FIXED-TERM Le Huynh Anh Tuan (RBVH/ETI14)" w:date="2016-12-29T14:54:00Z"/>
                <w:rFonts w:ascii="Cambria" w:hAnsi="Cambria" w:cs="Tahoma"/>
              </w:rPr>
            </w:pPr>
            <w:ins w:id="539" w:author="FIXED-TERM Le Huynh Anh Tuan (RBVH/ETI14)" w:date="2016-12-29T14:54:00Z">
              <w:r w:rsidRPr="008802D9">
                <w:rPr>
                  <w:rFonts w:ascii="Cambria" w:hAnsi="Cambria" w:cs="Tahoma"/>
                </w:rPr>
                <w:t>Testers, project manager, admin</w:t>
              </w:r>
            </w:ins>
          </w:p>
        </w:tc>
      </w:tr>
      <w:tr w:rsidR="00354CBB" w:rsidRPr="008802D9" w14:paraId="7F04CC3C" w14:textId="77777777" w:rsidTr="006E5840">
        <w:trPr>
          <w:cnfStyle w:val="000000100000" w:firstRow="0" w:lastRow="0" w:firstColumn="0" w:lastColumn="0" w:oddVBand="0" w:evenVBand="0" w:oddHBand="1" w:evenHBand="0" w:firstRowFirstColumn="0" w:firstRowLastColumn="0" w:lastRowFirstColumn="0" w:lastRowLastColumn="0"/>
          <w:ins w:id="54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72724678" w14:textId="77777777" w:rsidR="00354CBB" w:rsidRPr="007D2FEC" w:rsidRDefault="00354CBB" w:rsidP="007D2FEC">
            <w:pPr>
              <w:spacing w:line="360" w:lineRule="auto"/>
              <w:rPr>
                <w:ins w:id="541" w:author="FIXED-TERM Le Huynh Anh Tuan (RBVH/ETI14)" w:date="2016-12-29T14:54:00Z"/>
              </w:rPr>
            </w:pPr>
            <w:ins w:id="542" w:author="FIXED-TERM Le Huynh Anh Tuan (RBVH/ETI14)" w:date="2016-12-29T14:54:00Z">
              <w:r w:rsidRPr="007D2FEC">
                <w:t>Actors</w:t>
              </w:r>
            </w:ins>
          </w:p>
        </w:tc>
        <w:tc>
          <w:tcPr>
            <w:tcW w:w="6203" w:type="dxa"/>
          </w:tcPr>
          <w:p w14:paraId="25065558"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543" w:author="FIXED-TERM Le Huynh Anh Tuan (RBVH/ETI14)" w:date="2016-12-29T14:54:00Z"/>
                <w:rFonts w:ascii="Cambria" w:hAnsi="Cambria" w:cs="Tahoma"/>
              </w:rPr>
            </w:pPr>
            <w:ins w:id="544" w:author="FIXED-TERM Le Huynh Anh Tuan (RBVH/ETI14)" w:date="2016-12-29T14:54:00Z">
              <w:r w:rsidRPr="008802D9">
                <w:rPr>
                  <w:rFonts w:ascii="Cambria" w:hAnsi="Cambria" w:cs="Tahoma"/>
                </w:rPr>
                <w:t>Administrator</w:t>
              </w:r>
            </w:ins>
          </w:p>
        </w:tc>
      </w:tr>
      <w:tr w:rsidR="00354CBB" w:rsidRPr="008802D9" w14:paraId="23BA76BC" w14:textId="77777777" w:rsidTr="006E5840">
        <w:trPr>
          <w:ins w:id="54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761C0DA2" w14:textId="77777777" w:rsidR="00354CBB" w:rsidRPr="007D2FEC" w:rsidRDefault="00354CBB" w:rsidP="007D2FEC">
            <w:pPr>
              <w:spacing w:line="360" w:lineRule="auto"/>
              <w:rPr>
                <w:ins w:id="546" w:author="FIXED-TERM Le Huynh Anh Tuan (RBVH/ETI14)" w:date="2016-12-29T14:54:00Z"/>
              </w:rPr>
            </w:pPr>
            <w:ins w:id="547" w:author="FIXED-TERM Le Huynh Anh Tuan (RBVH/ETI14)" w:date="2016-12-29T14:54:00Z">
              <w:r w:rsidRPr="007D2FEC">
                <w:t>Trigger</w:t>
              </w:r>
            </w:ins>
          </w:p>
        </w:tc>
        <w:tc>
          <w:tcPr>
            <w:tcW w:w="6203" w:type="dxa"/>
          </w:tcPr>
          <w:p w14:paraId="2D43F929" w14:textId="77777777" w:rsidR="00354CBB" w:rsidRPr="008802D9" w:rsidRDefault="00354CBB" w:rsidP="00354CBB">
            <w:pPr>
              <w:keepLines/>
              <w:spacing w:before="60" w:after="60"/>
              <w:cnfStyle w:val="000000000000" w:firstRow="0" w:lastRow="0" w:firstColumn="0" w:lastColumn="0" w:oddVBand="0" w:evenVBand="0" w:oddHBand="0" w:evenHBand="0" w:firstRowFirstColumn="0" w:firstRowLastColumn="0" w:lastRowFirstColumn="0" w:lastRowLastColumn="0"/>
              <w:rPr>
                <w:ins w:id="548" w:author="FIXED-TERM Le Huynh Anh Tuan (RBVH/ETI14)" w:date="2016-12-29T14:54:00Z"/>
                <w:rFonts w:ascii="Cambria" w:eastAsia="Times New Roman" w:hAnsi="Cambria" w:cs="Tahoma"/>
                <w:lang w:val="en-GB"/>
              </w:rPr>
            </w:pPr>
            <w:ins w:id="549" w:author="FIXED-TERM Le Huynh Anh Tuan (RBVH/ETI14)" w:date="2016-12-29T14:54:00Z">
              <w:r w:rsidRPr="008802D9">
                <w:rPr>
                  <w:rFonts w:ascii="Cambria" w:eastAsia="Times New Roman" w:hAnsi="Cambria" w:cs="Tahoma"/>
                  <w:lang w:val="en-GB"/>
                </w:rPr>
                <w:t>This use case starts when an administrator accesses the “Delete User” feature of the system</w:t>
              </w:r>
            </w:ins>
          </w:p>
        </w:tc>
      </w:tr>
      <w:tr w:rsidR="00354CBB" w:rsidRPr="008802D9" w14:paraId="6B1CE661" w14:textId="77777777" w:rsidTr="006E5840">
        <w:trPr>
          <w:cnfStyle w:val="000000100000" w:firstRow="0" w:lastRow="0" w:firstColumn="0" w:lastColumn="0" w:oddVBand="0" w:evenVBand="0" w:oddHBand="1" w:evenHBand="0" w:firstRowFirstColumn="0" w:firstRowLastColumn="0" w:lastRowFirstColumn="0" w:lastRowLastColumn="0"/>
          <w:ins w:id="55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4369BFCC" w14:textId="77777777" w:rsidR="00354CBB" w:rsidRPr="007D2FEC" w:rsidRDefault="00354CBB" w:rsidP="007D2FEC">
            <w:pPr>
              <w:spacing w:line="360" w:lineRule="auto"/>
              <w:rPr>
                <w:ins w:id="551" w:author="FIXED-TERM Le Huynh Anh Tuan (RBVH/ETI14)" w:date="2016-12-29T14:54:00Z"/>
              </w:rPr>
            </w:pPr>
            <w:ins w:id="552" w:author="FIXED-TERM Le Huynh Anh Tuan (RBVH/ETI14)" w:date="2016-12-29T14:54:00Z">
              <w:r w:rsidRPr="007D2FEC">
                <w:t>Inputs</w:t>
              </w:r>
            </w:ins>
          </w:p>
        </w:tc>
        <w:tc>
          <w:tcPr>
            <w:tcW w:w="6203" w:type="dxa"/>
          </w:tcPr>
          <w:p w14:paraId="4AEFC31C" w14:textId="4CCD1A4B" w:rsidR="00354CBB" w:rsidRPr="008802D9" w:rsidRDefault="006E5840" w:rsidP="006E5840">
            <w:pPr>
              <w:keepLines/>
              <w:spacing w:before="60" w:after="60"/>
              <w:cnfStyle w:val="000000100000" w:firstRow="0" w:lastRow="0" w:firstColumn="0" w:lastColumn="0" w:oddVBand="0" w:evenVBand="0" w:oddHBand="1" w:evenHBand="0" w:firstRowFirstColumn="0" w:firstRowLastColumn="0" w:lastRowFirstColumn="0" w:lastRowLastColumn="0"/>
              <w:rPr>
                <w:ins w:id="553" w:author="FIXED-TERM Le Huynh Anh Tuan (RBVH/ETI14)" w:date="2016-12-29T14:54:00Z"/>
                <w:rFonts w:ascii="Cambria" w:hAnsi="Cambria"/>
                <w:color w:val="auto"/>
              </w:rPr>
            </w:pPr>
            <w:ins w:id="554" w:author="FIXED-TERM Le Huynh Anh Tuan (RBVH/ETI14)" w:date="2016-12-29T14:54:00Z">
              <w:r w:rsidRPr="006E5840">
                <w:rPr>
                  <w:rFonts w:ascii="Cambria" w:eastAsia="Times New Roman" w:hAnsi="Cambria" w:cs="Tahoma"/>
                  <w:lang w:val="en-GB"/>
                </w:rPr>
                <w:t>None.</w:t>
              </w:r>
            </w:ins>
          </w:p>
        </w:tc>
      </w:tr>
      <w:tr w:rsidR="00354CBB" w:rsidRPr="008802D9" w14:paraId="52FDFBA7" w14:textId="77777777" w:rsidTr="006E5840">
        <w:trPr>
          <w:ins w:id="55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4EBF15F1" w14:textId="77777777" w:rsidR="00354CBB" w:rsidRPr="007D2FEC" w:rsidRDefault="00354CBB" w:rsidP="007D2FEC">
            <w:pPr>
              <w:spacing w:line="360" w:lineRule="auto"/>
              <w:rPr>
                <w:ins w:id="556" w:author="FIXED-TERM Le Huynh Anh Tuan (RBVH/ETI14)" w:date="2016-12-29T14:54:00Z"/>
              </w:rPr>
            </w:pPr>
            <w:ins w:id="557" w:author="FIXED-TERM Le Huynh Anh Tuan (RBVH/ETI14)" w:date="2016-12-29T14:54:00Z">
              <w:r w:rsidRPr="007D2FEC">
                <w:t>Preconditions</w:t>
              </w:r>
            </w:ins>
          </w:p>
        </w:tc>
        <w:tc>
          <w:tcPr>
            <w:tcW w:w="6203" w:type="dxa"/>
          </w:tcPr>
          <w:p w14:paraId="13B99E63" w14:textId="77777777" w:rsidR="00354CBB" w:rsidRPr="006E5840" w:rsidRDefault="00354CBB" w:rsidP="006E5840">
            <w:pPr>
              <w:keepLines/>
              <w:spacing w:before="60" w:after="60"/>
              <w:cnfStyle w:val="000000000000" w:firstRow="0" w:lastRow="0" w:firstColumn="0" w:lastColumn="0" w:oddVBand="0" w:evenVBand="0" w:oddHBand="0" w:evenHBand="0" w:firstRowFirstColumn="0" w:firstRowLastColumn="0" w:lastRowFirstColumn="0" w:lastRowLastColumn="0"/>
              <w:rPr>
                <w:ins w:id="558" w:author="FIXED-TERM Le Huynh Anh Tuan (RBVH/ETI14)" w:date="2016-12-29T14:54:00Z"/>
              </w:rPr>
            </w:pPr>
            <w:ins w:id="559" w:author="FIXED-TERM Le Huynh Anh Tuan (RBVH/ETI14)" w:date="2016-12-29T14:54:00Z">
              <w:r w:rsidRPr="006E5840">
                <w:rPr>
                  <w:rFonts w:ascii="Cambria" w:eastAsia="Times New Roman" w:hAnsi="Cambria" w:cs="Tahoma"/>
                  <w:lang w:val="en-GB"/>
                </w:rPr>
                <w:t>The administrator is logged into the system.</w:t>
              </w:r>
              <w:r w:rsidRPr="006E5840">
                <w:t xml:space="preserve"> </w:t>
              </w:r>
            </w:ins>
          </w:p>
        </w:tc>
      </w:tr>
      <w:tr w:rsidR="00354CBB" w:rsidRPr="008802D9" w14:paraId="56D58858" w14:textId="77777777" w:rsidTr="006E5840">
        <w:trPr>
          <w:cnfStyle w:val="000000100000" w:firstRow="0" w:lastRow="0" w:firstColumn="0" w:lastColumn="0" w:oddVBand="0" w:evenVBand="0" w:oddHBand="1" w:evenHBand="0" w:firstRowFirstColumn="0" w:firstRowLastColumn="0" w:lastRowFirstColumn="0" w:lastRowLastColumn="0"/>
          <w:ins w:id="56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74AC1EA4" w14:textId="77777777" w:rsidR="00354CBB" w:rsidRPr="007D2FEC" w:rsidRDefault="00354CBB" w:rsidP="007D2FEC">
            <w:pPr>
              <w:spacing w:line="360" w:lineRule="auto"/>
              <w:rPr>
                <w:ins w:id="561" w:author="FIXED-TERM Le Huynh Anh Tuan (RBVH/ETI14)" w:date="2016-12-29T14:54:00Z"/>
              </w:rPr>
            </w:pPr>
            <w:ins w:id="562" w:author="FIXED-TERM Le Huynh Anh Tuan (RBVH/ETI14)" w:date="2016-12-29T14:54:00Z">
              <w:r w:rsidRPr="007D2FEC">
                <w:t>Main Success Scenario</w:t>
              </w:r>
            </w:ins>
          </w:p>
        </w:tc>
        <w:tc>
          <w:tcPr>
            <w:tcW w:w="6203" w:type="dxa"/>
          </w:tcPr>
          <w:p w14:paraId="0A2065C7" w14:textId="77777777" w:rsidR="00354CBB" w:rsidRPr="008802D9" w:rsidRDefault="00354CBB" w:rsidP="00B4543E">
            <w:pPr>
              <w:pStyle w:val="BodyTextIndent"/>
              <w:keepLines/>
              <w:numPr>
                <w:ilvl w:val="0"/>
                <w:numId w:val="25"/>
              </w:numPr>
              <w:spacing w:before="60" w:after="60"/>
              <w:ind w:left="432"/>
              <w:cnfStyle w:val="000000100000" w:firstRow="0" w:lastRow="0" w:firstColumn="0" w:lastColumn="0" w:oddVBand="0" w:evenVBand="0" w:oddHBand="1" w:evenHBand="0" w:firstRowFirstColumn="0" w:firstRowLastColumn="0" w:lastRowFirstColumn="0" w:lastRowLastColumn="0"/>
              <w:rPr>
                <w:ins w:id="563" w:author="FIXED-TERM Le Huynh Anh Tuan (RBVH/ETI14)" w:date="2016-12-29T14:54:00Z"/>
                <w:rFonts w:ascii="Cambria" w:hAnsi="Cambria" w:cs="Tahoma"/>
                <w:iCs/>
              </w:rPr>
            </w:pPr>
            <w:ins w:id="564" w:author="FIXED-TERM Le Huynh Anh Tuan (RBVH/ETI14)" w:date="2016-12-29T14:54:00Z">
              <w:r w:rsidRPr="008802D9">
                <w:rPr>
                  <w:rFonts w:ascii="Cambria" w:hAnsi="Cambria" w:cs="Tahoma"/>
                  <w:iCs/>
                </w:rPr>
                <w:t>The System displays the current list of Users.</w:t>
              </w:r>
            </w:ins>
          </w:p>
          <w:p w14:paraId="17ED41DC" w14:textId="77777777" w:rsidR="00354CBB" w:rsidRPr="008802D9" w:rsidRDefault="00354CBB" w:rsidP="00B4543E">
            <w:pPr>
              <w:pStyle w:val="BodyTextIndent"/>
              <w:keepLines/>
              <w:numPr>
                <w:ilvl w:val="0"/>
                <w:numId w:val="25"/>
              </w:numPr>
              <w:spacing w:before="60" w:after="60"/>
              <w:ind w:left="432"/>
              <w:cnfStyle w:val="000000100000" w:firstRow="0" w:lastRow="0" w:firstColumn="0" w:lastColumn="0" w:oddVBand="0" w:evenVBand="0" w:oddHBand="1" w:evenHBand="0" w:firstRowFirstColumn="0" w:firstRowLastColumn="0" w:lastRowFirstColumn="0" w:lastRowLastColumn="0"/>
              <w:rPr>
                <w:ins w:id="565" w:author="FIXED-TERM Le Huynh Anh Tuan (RBVH/ETI14)" w:date="2016-12-29T14:54:00Z"/>
                <w:rFonts w:ascii="Cambria" w:hAnsi="Cambria" w:cs="Tahoma"/>
                <w:iCs/>
              </w:rPr>
            </w:pPr>
            <w:ins w:id="566" w:author="FIXED-TERM Le Huynh Anh Tuan (RBVH/ETI14)" w:date="2016-12-29T14:54:00Z">
              <w:r w:rsidRPr="008802D9">
                <w:rPr>
                  <w:rFonts w:ascii="Cambria" w:hAnsi="Cambria" w:cs="Tahoma"/>
                  <w:iCs/>
                </w:rPr>
                <w:t>The Administrator selects the user he/she wants to delete.</w:t>
              </w:r>
            </w:ins>
          </w:p>
          <w:p w14:paraId="0404621A" w14:textId="77777777" w:rsidR="00354CBB" w:rsidRPr="008802D9" w:rsidRDefault="00354CBB" w:rsidP="00B4543E">
            <w:pPr>
              <w:pStyle w:val="BodyTextIndent"/>
              <w:keepLines/>
              <w:numPr>
                <w:ilvl w:val="0"/>
                <w:numId w:val="25"/>
              </w:numPr>
              <w:spacing w:before="60" w:after="60"/>
              <w:ind w:left="432"/>
              <w:cnfStyle w:val="000000100000" w:firstRow="0" w:lastRow="0" w:firstColumn="0" w:lastColumn="0" w:oddVBand="0" w:evenVBand="0" w:oddHBand="1" w:evenHBand="0" w:firstRowFirstColumn="0" w:firstRowLastColumn="0" w:lastRowFirstColumn="0" w:lastRowLastColumn="0"/>
              <w:rPr>
                <w:ins w:id="567" w:author="FIXED-TERM Le Huynh Anh Tuan (RBVH/ETI14)" w:date="2016-12-29T14:54:00Z"/>
                <w:rFonts w:ascii="Cambria" w:hAnsi="Cambria" w:cs="Tahoma"/>
                <w:iCs/>
              </w:rPr>
            </w:pPr>
            <w:ins w:id="568" w:author="FIXED-TERM Le Huynh Anh Tuan (RBVH/ETI14)" w:date="2016-12-29T14:54:00Z">
              <w:r w:rsidRPr="008802D9">
                <w:rPr>
                  <w:rFonts w:ascii="Cambria" w:hAnsi="Cambria" w:cs="Tahoma"/>
                  <w:iCs/>
                </w:rPr>
                <w:t>The system displays the warning delete for the Administrator to confirm it again.</w:t>
              </w:r>
            </w:ins>
          </w:p>
          <w:p w14:paraId="3734365E" w14:textId="77777777" w:rsidR="00354CBB" w:rsidRPr="008802D9" w:rsidRDefault="00354CBB" w:rsidP="00B4543E">
            <w:pPr>
              <w:pStyle w:val="BodyTextIndent"/>
              <w:keepLines/>
              <w:numPr>
                <w:ilvl w:val="0"/>
                <w:numId w:val="25"/>
              </w:numPr>
              <w:spacing w:before="60" w:after="60"/>
              <w:ind w:left="432"/>
              <w:cnfStyle w:val="000000100000" w:firstRow="0" w:lastRow="0" w:firstColumn="0" w:lastColumn="0" w:oddVBand="0" w:evenVBand="0" w:oddHBand="1" w:evenHBand="0" w:firstRowFirstColumn="0" w:firstRowLastColumn="0" w:lastRowFirstColumn="0" w:lastRowLastColumn="0"/>
              <w:rPr>
                <w:ins w:id="569" w:author="FIXED-TERM Le Huynh Anh Tuan (RBVH/ETI14)" w:date="2016-12-29T14:54:00Z"/>
                <w:rFonts w:ascii="Cambria" w:hAnsi="Cambria" w:cs="Tahoma"/>
                <w:iCs/>
              </w:rPr>
            </w:pPr>
            <w:ins w:id="570" w:author="FIXED-TERM Le Huynh Anh Tuan (RBVH/ETI14)" w:date="2016-12-29T14:54:00Z">
              <w:r w:rsidRPr="008802D9">
                <w:rPr>
                  <w:rFonts w:ascii="Cambria" w:hAnsi="Cambria" w:cs="Tahoma"/>
                  <w:iCs/>
                </w:rPr>
                <w:t>The Administrator clicks “Delete” button.</w:t>
              </w:r>
            </w:ins>
          </w:p>
          <w:p w14:paraId="69169374" w14:textId="77777777" w:rsidR="00354CBB" w:rsidRPr="008802D9" w:rsidRDefault="00354CBB" w:rsidP="00B4543E">
            <w:pPr>
              <w:pStyle w:val="BodyTextIndent"/>
              <w:keepLines/>
              <w:numPr>
                <w:ilvl w:val="0"/>
                <w:numId w:val="25"/>
              </w:numPr>
              <w:spacing w:before="60" w:after="60"/>
              <w:ind w:left="432"/>
              <w:cnfStyle w:val="000000100000" w:firstRow="0" w:lastRow="0" w:firstColumn="0" w:lastColumn="0" w:oddVBand="0" w:evenVBand="0" w:oddHBand="1" w:evenHBand="0" w:firstRowFirstColumn="0" w:firstRowLastColumn="0" w:lastRowFirstColumn="0" w:lastRowLastColumn="0"/>
              <w:rPr>
                <w:ins w:id="571" w:author="FIXED-TERM Le Huynh Anh Tuan (RBVH/ETI14)" w:date="2016-12-29T14:54:00Z"/>
                <w:rFonts w:ascii="Cambria" w:hAnsi="Cambria" w:cs="Tahoma"/>
                <w:iCs/>
              </w:rPr>
            </w:pPr>
            <w:ins w:id="572" w:author="FIXED-TERM Le Huynh Anh Tuan (RBVH/ETI14)" w:date="2016-12-29T14:54:00Z">
              <w:r w:rsidRPr="008802D9">
                <w:rPr>
                  <w:rFonts w:ascii="Cambria" w:hAnsi="Cambria" w:cs="Tahoma"/>
                  <w:iCs/>
                </w:rPr>
                <w:t>The system deletes the information.</w:t>
              </w:r>
            </w:ins>
          </w:p>
          <w:p w14:paraId="2223CB25" w14:textId="77777777" w:rsidR="00354CBB" w:rsidRPr="008802D9" w:rsidRDefault="00354CBB" w:rsidP="00B4543E">
            <w:pPr>
              <w:pStyle w:val="ListParagraph"/>
              <w:keepLines/>
              <w:numPr>
                <w:ilvl w:val="0"/>
                <w:numId w:val="25"/>
              </w:numPr>
              <w:spacing w:before="60" w:after="60"/>
              <w:ind w:left="432"/>
              <w:cnfStyle w:val="000000100000" w:firstRow="0" w:lastRow="0" w:firstColumn="0" w:lastColumn="0" w:oddVBand="0" w:evenVBand="0" w:oddHBand="1" w:evenHBand="0" w:firstRowFirstColumn="0" w:firstRowLastColumn="0" w:lastRowFirstColumn="0" w:lastRowLastColumn="0"/>
              <w:rPr>
                <w:ins w:id="573" w:author="FIXED-TERM Le Huynh Anh Tuan (RBVH/ETI14)" w:date="2016-12-29T14:54:00Z"/>
                <w:rFonts w:ascii="Cambria" w:hAnsi="Cambria" w:cs="Tahoma"/>
              </w:rPr>
            </w:pPr>
            <w:ins w:id="574" w:author="FIXED-TERM Le Huynh Anh Tuan (RBVH/ETI14)" w:date="2016-12-29T14:54:00Z">
              <w:r w:rsidRPr="008802D9">
                <w:rPr>
                  <w:rFonts w:ascii="Cambria" w:hAnsi="Cambria" w:cs="Tahoma"/>
                  <w:iCs/>
                </w:rPr>
                <w:t>Use Case ends.</w:t>
              </w:r>
            </w:ins>
          </w:p>
          <w:p w14:paraId="52350389" w14:textId="77777777" w:rsidR="00354CBB" w:rsidRPr="008802D9" w:rsidRDefault="00354CBB" w:rsidP="00354CBB">
            <w:pPr>
              <w:ind w:left="72"/>
              <w:cnfStyle w:val="000000100000" w:firstRow="0" w:lastRow="0" w:firstColumn="0" w:lastColumn="0" w:oddVBand="0" w:evenVBand="0" w:oddHBand="1" w:evenHBand="0" w:firstRowFirstColumn="0" w:firstRowLastColumn="0" w:lastRowFirstColumn="0" w:lastRowLastColumn="0"/>
              <w:rPr>
                <w:ins w:id="575" w:author="FIXED-TERM Le Huynh Anh Tuan (RBVH/ETI14)" w:date="2016-12-29T14:54:00Z"/>
                <w:rFonts w:ascii="Cambria" w:hAnsi="Cambria" w:cs="Tahoma"/>
              </w:rPr>
            </w:pPr>
          </w:p>
        </w:tc>
      </w:tr>
      <w:tr w:rsidR="00354CBB" w:rsidRPr="008802D9" w14:paraId="3BC0413B" w14:textId="77777777" w:rsidTr="006E5840">
        <w:trPr>
          <w:ins w:id="57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58DC6F2F" w14:textId="77777777" w:rsidR="00354CBB" w:rsidRPr="007D2FEC" w:rsidRDefault="00354CBB" w:rsidP="007D2FEC">
            <w:pPr>
              <w:spacing w:line="360" w:lineRule="auto"/>
              <w:rPr>
                <w:ins w:id="577" w:author="FIXED-TERM Le Huynh Anh Tuan (RBVH/ETI14)" w:date="2016-12-29T14:54:00Z"/>
              </w:rPr>
            </w:pPr>
            <w:ins w:id="578" w:author="FIXED-TERM Le Huynh Anh Tuan (RBVH/ETI14)" w:date="2016-12-29T14:54:00Z">
              <w:r w:rsidRPr="007D2FEC">
                <w:t>Success End Condition</w:t>
              </w:r>
            </w:ins>
          </w:p>
        </w:tc>
        <w:tc>
          <w:tcPr>
            <w:tcW w:w="6203" w:type="dxa"/>
          </w:tcPr>
          <w:p w14:paraId="1BA24866"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579" w:author="FIXED-TERM Le Huynh Anh Tuan (RBVH/ETI14)" w:date="2016-12-29T14:54:00Z"/>
                <w:rFonts w:ascii="Cambria" w:hAnsi="Cambria"/>
                <w:color w:val="auto"/>
              </w:rPr>
            </w:pPr>
            <w:ins w:id="580" w:author="FIXED-TERM Le Huynh Anh Tuan (RBVH/ETI14)" w:date="2016-12-29T14:54:00Z">
              <w:r w:rsidRPr="006E5840">
                <w:rPr>
                  <w:rFonts w:ascii="Cambria" w:hAnsi="Cambria" w:cs="Tahoma"/>
                </w:rPr>
                <w:t>The User is deleted.</w:t>
              </w:r>
            </w:ins>
          </w:p>
        </w:tc>
      </w:tr>
      <w:tr w:rsidR="00354CBB" w:rsidRPr="008802D9" w14:paraId="36871021" w14:textId="77777777" w:rsidTr="006E5840">
        <w:trPr>
          <w:cnfStyle w:val="000000100000" w:firstRow="0" w:lastRow="0" w:firstColumn="0" w:lastColumn="0" w:oddVBand="0" w:evenVBand="0" w:oddHBand="1" w:evenHBand="0" w:firstRowFirstColumn="0" w:firstRowLastColumn="0" w:lastRowFirstColumn="0" w:lastRowLastColumn="0"/>
          <w:ins w:id="58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5993358C" w14:textId="77777777" w:rsidR="00354CBB" w:rsidRPr="007D2FEC" w:rsidRDefault="00354CBB" w:rsidP="007D2FEC">
            <w:pPr>
              <w:spacing w:line="360" w:lineRule="auto"/>
              <w:rPr>
                <w:ins w:id="582" w:author="FIXED-TERM Le Huynh Anh Tuan (RBVH/ETI14)" w:date="2016-12-29T14:54:00Z"/>
              </w:rPr>
            </w:pPr>
            <w:ins w:id="583" w:author="FIXED-TERM Le Huynh Anh Tuan (RBVH/ETI14)" w:date="2016-12-29T14:54:00Z">
              <w:r w:rsidRPr="007D2FEC">
                <w:t>Failed End Condition</w:t>
              </w:r>
            </w:ins>
          </w:p>
        </w:tc>
        <w:tc>
          <w:tcPr>
            <w:tcW w:w="6203" w:type="dxa"/>
          </w:tcPr>
          <w:p w14:paraId="7F7A0FC7" w14:textId="77777777" w:rsidR="00354CBB" w:rsidRPr="008802D9" w:rsidRDefault="00354CBB" w:rsidP="00B4543E">
            <w:pPr>
              <w:pStyle w:val="ListParagraph"/>
              <w:numPr>
                <w:ilvl w:val="0"/>
                <w:numId w:val="21"/>
              </w:numPr>
              <w:spacing w:before="0"/>
              <w:cnfStyle w:val="000000100000" w:firstRow="0" w:lastRow="0" w:firstColumn="0" w:lastColumn="0" w:oddVBand="0" w:evenVBand="0" w:oddHBand="1" w:evenHBand="0" w:firstRowFirstColumn="0" w:firstRowLastColumn="0" w:lastRowFirstColumn="0" w:lastRowLastColumn="0"/>
              <w:rPr>
                <w:ins w:id="584" w:author="FIXED-TERM Le Huynh Anh Tuan (RBVH/ETI14)" w:date="2016-12-29T14:54:00Z"/>
                <w:rFonts w:ascii="Cambria" w:hAnsi="Cambria" w:cs="Tahoma"/>
              </w:rPr>
            </w:pPr>
            <w:ins w:id="585" w:author="FIXED-TERM Le Huynh Anh Tuan (RBVH/ETI14)" w:date="2016-12-29T14:54:00Z">
              <w:r w:rsidRPr="008802D9">
                <w:rPr>
                  <w:rFonts w:ascii="Cambria" w:hAnsi="Cambria" w:cs="Tahoma"/>
                </w:rPr>
                <w:t>A error message is displayed</w:t>
              </w:r>
            </w:ins>
          </w:p>
          <w:p w14:paraId="08BC2FEB" w14:textId="77777777" w:rsidR="00354CBB" w:rsidRPr="008802D9" w:rsidRDefault="00354CBB" w:rsidP="00B4543E">
            <w:pPr>
              <w:pStyle w:val="ListParagraph"/>
              <w:numPr>
                <w:ilvl w:val="0"/>
                <w:numId w:val="21"/>
              </w:numPr>
              <w:spacing w:before="0"/>
              <w:cnfStyle w:val="000000100000" w:firstRow="0" w:lastRow="0" w:firstColumn="0" w:lastColumn="0" w:oddVBand="0" w:evenVBand="0" w:oddHBand="1" w:evenHBand="0" w:firstRowFirstColumn="0" w:firstRowLastColumn="0" w:lastRowFirstColumn="0" w:lastRowLastColumn="0"/>
              <w:rPr>
                <w:ins w:id="586" w:author="FIXED-TERM Le Huynh Anh Tuan (RBVH/ETI14)" w:date="2016-12-29T14:54:00Z"/>
                <w:rFonts w:ascii="Cambria" w:hAnsi="Cambria"/>
                <w:color w:val="auto"/>
              </w:rPr>
            </w:pPr>
            <w:ins w:id="587" w:author="FIXED-TERM Le Huynh Anh Tuan (RBVH/ETI14)" w:date="2016-12-29T14:54:00Z">
              <w:r w:rsidRPr="006E5840">
                <w:rPr>
                  <w:rFonts w:ascii="Cambria" w:hAnsi="Cambria" w:cs="Tahoma"/>
                </w:rPr>
                <w:t>The User is not deleted.</w:t>
              </w:r>
            </w:ins>
          </w:p>
        </w:tc>
      </w:tr>
      <w:tr w:rsidR="00354CBB" w:rsidRPr="008802D9" w14:paraId="459C01C3" w14:textId="77777777" w:rsidTr="006E5840">
        <w:trPr>
          <w:ins w:id="58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584" w:type="dxa"/>
          </w:tcPr>
          <w:p w14:paraId="76829FF2" w14:textId="77777777" w:rsidR="00354CBB" w:rsidRPr="007D2FEC" w:rsidRDefault="00354CBB" w:rsidP="007D2FEC">
            <w:pPr>
              <w:spacing w:line="360" w:lineRule="auto"/>
              <w:rPr>
                <w:ins w:id="589" w:author="FIXED-TERM Le Huynh Anh Tuan (RBVH/ETI14)" w:date="2016-12-29T14:54:00Z"/>
              </w:rPr>
            </w:pPr>
            <w:ins w:id="590" w:author="FIXED-TERM Le Huynh Anh Tuan (RBVH/ETI14)" w:date="2016-12-29T14:54:00Z">
              <w:r w:rsidRPr="007D2FEC">
                <w:t>Special Requirements</w:t>
              </w:r>
            </w:ins>
          </w:p>
        </w:tc>
        <w:tc>
          <w:tcPr>
            <w:tcW w:w="6203" w:type="dxa"/>
          </w:tcPr>
          <w:p w14:paraId="0C3EFE94"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591" w:author="FIXED-TERM Le Huynh Anh Tuan (RBVH/ETI14)" w:date="2016-12-29T14:54:00Z"/>
                <w:rFonts w:ascii="Cambria" w:hAnsi="Cambria" w:cs="Tahoma"/>
              </w:rPr>
            </w:pPr>
            <w:ins w:id="592" w:author="FIXED-TERM Le Huynh Anh Tuan (RBVH/ETI14)" w:date="2016-12-29T14:54:00Z">
              <w:r w:rsidRPr="008802D9">
                <w:rPr>
                  <w:rFonts w:ascii="Cambria" w:hAnsi="Cambria" w:cs="Tahoma"/>
                </w:rPr>
                <w:t>+ The System’s interface must be user-friendly.</w:t>
              </w:r>
            </w:ins>
          </w:p>
          <w:p w14:paraId="67B92A63"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593" w:author="FIXED-TERM Le Huynh Anh Tuan (RBVH/ETI14)" w:date="2016-12-29T14:54:00Z"/>
                <w:rFonts w:ascii="Cambria" w:hAnsi="Cambria" w:cs="Tahoma"/>
              </w:rPr>
            </w:pPr>
            <w:ins w:id="594" w:author="FIXED-TERM Le Huynh Anh Tuan (RBVH/ETI14)" w:date="2016-12-29T14:54:00Z">
              <w:r w:rsidRPr="008802D9">
                <w:rPr>
                  <w:rFonts w:ascii="Cambria" w:hAnsi="Cambria" w:cs="Tahoma"/>
                </w:rPr>
                <w:t>+ The respond time must be under 5 seconds.</w:t>
              </w:r>
            </w:ins>
          </w:p>
        </w:tc>
      </w:tr>
    </w:tbl>
    <w:p w14:paraId="0CFC81F7" w14:textId="77777777" w:rsidR="00354CBB" w:rsidRPr="008802D9" w:rsidRDefault="00354CBB" w:rsidP="00354CBB">
      <w:pPr>
        <w:rPr>
          <w:ins w:id="595" w:author="FIXED-TERM Le Huynh Anh Tuan (RBVH/ETI14)" w:date="2016-12-29T14:54:00Z"/>
          <w:rFonts w:ascii="Cambria" w:hAnsi="Cambria" w:cs="Tahoma"/>
        </w:rPr>
      </w:pPr>
    </w:p>
    <w:p w14:paraId="4E129854" w14:textId="77777777" w:rsidR="00354CBB" w:rsidRPr="008802D9" w:rsidRDefault="00354CBB" w:rsidP="00354CBB">
      <w:pPr>
        <w:rPr>
          <w:ins w:id="596" w:author="FIXED-TERM Le Huynh Anh Tuan (RBVH/ETI14)" w:date="2016-12-29T14:54:00Z"/>
          <w:rFonts w:ascii="Cambria" w:hAnsi="Cambria" w:cs="Tahoma"/>
        </w:rPr>
      </w:pPr>
      <w:ins w:id="597" w:author="FIXED-TERM Le Huynh Anh Tuan (RBVH/ETI14)" w:date="2016-12-29T14:54:00Z">
        <w:r w:rsidRPr="008802D9">
          <w:rPr>
            <w:rFonts w:ascii="Cambria" w:hAnsi="Cambria" w:cs="Tahoma"/>
          </w:rPr>
          <w:br w:type="page"/>
        </w:r>
      </w:ins>
    </w:p>
    <w:tbl>
      <w:tblPr>
        <w:tblStyle w:val="GridTable4-Accent1"/>
        <w:tblW w:w="0" w:type="auto"/>
        <w:tblLook w:val="04A0" w:firstRow="1" w:lastRow="0" w:firstColumn="1" w:lastColumn="0" w:noHBand="0" w:noVBand="1"/>
      </w:tblPr>
      <w:tblGrid>
        <w:gridCol w:w="1873"/>
        <w:gridCol w:w="6914"/>
      </w:tblGrid>
      <w:tr w:rsidR="00354CBB" w:rsidRPr="008802D9" w14:paraId="3967C3CA" w14:textId="77777777" w:rsidTr="00354CBB">
        <w:trPr>
          <w:cnfStyle w:val="100000000000" w:firstRow="1" w:lastRow="0" w:firstColumn="0" w:lastColumn="0" w:oddVBand="0" w:evenVBand="0" w:oddHBand="0" w:evenHBand="0" w:firstRowFirstColumn="0" w:firstRowLastColumn="0" w:lastRowFirstColumn="0" w:lastRowLastColumn="0"/>
          <w:ins w:id="59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A6A9FD0" w14:textId="01019EA1" w:rsidR="00354CBB" w:rsidRPr="00354CBB" w:rsidRDefault="000B4686" w:rsidP="00354CBB">
            <w:pPr>
              <w:spacing w:line="360" w:lineRule="auto"/>
              <w:rPr>
                <w:ins w:id="599" w:author="FIXED-TERM Le Huynh Anh Tuan (RBVH/ETI14)" w:date="2016-12-29T14:54:00Z"/>
              </w:rPr>
            </w:pPr>
            <w:r>
              <w:t>RE1-7</w:t>
            </w:r>
          </w:p>
        </w:tc>
        <w:tc>
          <w:tcPr>
            <w:tcW w:w="6655" w:type="dxa"/>
          </w:tcPr>
          <w:p w14:paraId="2781CB7A" w14:textId="77777777" w:rsidR="00354CBB" w:rsidRPr="00354CBB"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600" w:author="FIXED-TERM Le Huynh Anh Tuan (RBVH/ETI14)" w:date="2016-12-29T14:54:00Z"/>
              </w:rPr>
            </w:pPr>
            <w:ins w:id="601" w:author="FIXED-TERM Le Huynh Anh Tuan (RBVH/ETI14)" w:date="2016-12-29T14:54:00Z">
              <w:r w:rsidRPr="00354CBB">
                <w:t>Edit User Account</w:t>
              </w:r>
            </w:ins>
          </w:p>
        </w:tc>
      </w:tr>
      <w:tr w:rsidR="00354CBB" w:rsidRPr="008802D9" w14:paraId="110CD9EB" w14:textId="77777777" w:rsidTr="00354CBB">
        <w:trPr>
          <w:cnfStyle w:val="000000100000" w:firstRow="0" w:lastRow="0" w:firstColumn="0" w:lastColumn="0" w:oddVBand="0" w:evenVBand="0" w:oddHBand="1" w:evenHBand="0" w:firstRowFirstColumn="0" w:firstRowLastColumn="0" w:lastRowFirstColumn="0" w:lastRowLastColumn="0"/>
          <w:ins w:id="60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CCEE643" w14:textId="77777777" w:rsidR="00354CBB" w:rsidRPr="007D2FEC" w:rsidRDefault="00354CBB" w:rsidP="007D2FEC">
            <w:pPr>
              <w:spacing w:line="360" w:lineRule="auto"/>
              <w:rPr>
                <w:ins w:id="603" w:author="FIXED-TERM Le Huynh Anh Tuan (RBVH/ETI14)" w:date="2016-12-29T14:54:00Z"/>
              </w:rPr>
            </w:pPr>
            <w:ins w:id="604" w:author="FIXED-TERM Le Huynh Anh Tuan (RBVH/ETI14)" w:date="2016-12-29T14:54:00Z">
              <w:r w:rsidRPr="007D2FEC">
                <w:t>Description</w:t>
              </w:r>
            </w:ins>
          </w:p>
        </w:tc>
        <w:tc>
          <w:tcPr>
            <w:tcW w:w="6655" w:type="dxa"/>
          </w:tcPr>
          <w:p w14:paraId="086475EE"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605" w:author="FIXED-TERM Le Huynh Anh Tuan (RBVH/ETI14)" w:date="2016-12-29T14:54:00Z"/>
                <w:rFonts w:ascii="Cambria" w:hAnsi="Cambria" w:cs="Tahoma"/>
              </w:rPr>
            </w:pPr>
            <w:ins w:id="606" w:author="FIXED-TERM Le Huynh Anh Tuan (RBVH/ETI14)" w:date="2016-12-29T14:54:00Z">
              <w:r w:rsidRPr="008802D9">
                <w:rPr>
                  <w:rFonts w:ascii="Cambria" w:hAnsi="Cambria" w:cs="Tahoma"/>
                </w:rPr>
                <w:t xml:space="preserve">An administrator of the System want to edit information of a user from the database </w:t>
              </w:r>
            </w:ins>
          </w:p>
        </w:tc>
      </w:tr>
      <w:tr w:rsidR="00354CBB" w:rsidRPr="008802D9" w14:paraId="5C7018B3" w14:textId="77777777" w:rsidTr="00354CBB">
        <w:trPr>
          <w:ins w:id="60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510D786" w14:textId="77777777" w:rsidR="00354CBB" w:rsidRPr="007D2FEC" w:rsidRDefault="00354CBB" w:rsidP="007D2FEC">
            <w:pPr>
              <w:spacing w:line="360" w:lineRule="auto"/>
              <w:rPr>
                <w:ins w:id="608" w:author="FIXED-TERM Le Huynh Anh Tuan (RBVH/ETI14)" w:date="2016-12-29T14:54:00Z"/>
              </w:rPr>
            </w:pPr>
            <w:ins w:id="609" w:author="FIXED-TERM Le Huynh Anh Tuan (RBVH/ETI14)" w:date="2016-12-29T14:54:00Z">
              <w:r w:rsidRPr="007D2FEC">
                <w:t>Stakeholders</w:t>
              </w:r>
            </w:ins>
          </w:p>
        </w:tc>
        <w:tc>
          <w:tcPr>
            <w:tcW w:w="6655" w:type="dxa"/>
          </w:tcPr>
          <w:p w14:paraId="622910A3"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610" w:author="FIXED-TERM Le Huynh Anh Tuan (RBVH/ETI14)" w:date="2016-12-29T14:54:00Z"/>
                <w:rFonts w:ascii="Cambria" w:hAnsi="Cambria" w:cs="Tahoma"/>
              </w:rPr>
            </w:pPr>
            <w:ins w:id="611" w:author="FIXED-TERM Le Huynh Anh Tuan (RBVH/ETI14)" w:date="2016-12-29T14:54:00Z">
              <w:r w:rsidRPr="008802D9">
                <w:rPr>
                  <w:rFonts w:ascii="Cambria" w:hAnsi="Cambria" w:cs="Tahoma"/>
                </w:rPr>
                <w:t>Testers, project manager, admin</w:t>
              </w:r>
            </w:ins>
          </w:p>
        </w:tc>
      </w:tr>
      <w:tr w:rsidR="00354CBB" w:rsidRPr="008802D9" w14:paraId="27798356" w14:textId="77777777" w:rsidTr="00354CBB">
        <w:trPr>
          <w:cnfStyle w:val="000000100000" w:firstRow="0" w:lastRow="0" w:firstColumn="0" w:lastColumn="0" w:oddVBand="0" w:evenVBand="0" w:oddHBand="1" w:evenHBand="0" w:firstRowFirstColumn="0" w:firstRowLastColumn="0" w:lastRowFirstColumn="0" w:lastRowLastColumn="0"/>
          <w:ins w:id="61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37082E9" w14:textId="77777777" w:rsidR="00354CBB" w:rsidRPr="007D2FEC" w:rsidRDefault="00354CBB" w:rsidP="007D2FEC">
            <w:pPr>
              <w:spacing w:line="360" w:lineRule="auto"/>
              <w:rPr>
                <w:ins w:id="613" w:author="FIXED-TERM Le Huynh Anh Tuan (RBVH/ETI14)" w:date="2016-12-29T14:54:00Z"/>
              </w:rPr>
            </w:pPr>
            <w:ins w:id="614" w:author="FIXED-TERM Le Huynh Anh Tuan (RBVH/ETI14)" w:date="2016-12-29T14:54:00Z">
              <w:r w:rsidRPr="007D2FEC">
                <w:t>Actors</w:t>
              </w:r>
            </w:ins>
          </w:p>
        </w:tc>
        <w:tc>
          <w:tcPr>
            <w:tcW w:w="6655" w:type="dxa"/>
          </w:tcPr>
          <w:p w14:paraId="1E5B1677"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615" w:author="FIXED-TERM Le Huynh Anh Tuan (RBVH/ETI14)" w:date="2016-12-29T14:54:00Z"/>
                <w:rFonts w:ascii="Cambria" w:hAnsi="Cambria" w:cs="Tahoma"/>
              </w:rPr>
            </w:pPr>
            <w:ins w:id="616" w:author="FIXED-TERM Le Huynh Anh Tuan (RBVH/ETI14)" w:date="2016-12-29T14:54:00Z">
              <w:r w:rsidRPr="008802D9">
                <w:rPr>
                  <w:rFonts w:ascii="Cambria" w:hAnsi="Cambria" w:cs="Tahoma"/>
                </w:rPr>
                <w:t>Administrator</w:t>
              </w:r>
            </w:ins>
          </w:p>
        </w:tc>
      </w:tr>
      <w:tr w:rsidR="00354CBB" w:rsidRPr="008802D9" w14:paraId="7B8F2C02" w14:textId="77777777" w:rsidTr="00354CBB">
        <w:trPr>
          <w:ins w:id="61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BB0453E" w14:textId="77777777" w:rsidR="00354CBB" w:rsidRPr="007D2FEC" w:rsidRDefault="00354CBB" w:rsidP="007D2FEC">
            <w:pPr>
              <w:spacing w:line="360" w:lineRule="auto"/>
              <w:rPr>
                <w:ins w:id="618" w:author="FIXED-TERM Le Huynh Anh Tuan (RBVH/ETI14)" w:date="2016-12-29T14:54:00Z"/>
              </w:rPr>
            </w:pPr>
            <w:ins w:id="619" w:author="FIXED-TERM Le Huynh Anh Tuan (RBVH/ETI14)" w:date="2016-12-29T14:54:00Z">
              <w:r w:rsidRPr="007D2FEC">
                <w:t>Trigger</w:t>
              </w:r>
            </w:ins>
          </w:p>
        </w:tc>
        <w:tc>
          <w:tcPr>
            <w:tcW w:w="6655" w:type="dxa"/>
          </w:tcPr>
          <w:p w14:paraId="345D54E9" w14:textId="77777777" w:rsidR="00354CBB" w:rsidRPr="008802D9" w:rsidRDefault="00354CBB" w:rsidP="00354CBB">
            <w:pPr>
              <w:keepLines/>
              <w:spacing w:before="60" w:after="60"/>
              <w:cnfStyle w:val="000000000000" w:firstRow="0" w:lastRow="0" w:firstColumn="0" w:lastColumn="0" w:oddVBand="0" w:evenVBand="0" w:oddHBand="0" w:evenHBand="0" w:firstRowFirstColumn="0" w:firstRowLastColumn="0" w:lastRowFirstColumn="0" w:lastRowLastColumn="0"/>
              <w:rPr>
                <w:ins w:id="620" w:author="FIXED-TERM Le Huynh Anh Tuan (RBVH/ETI14)" w:date="2016-12-29T14:54:00Z"/>
                <w:rFonts w:ascii="Cambria" w:eastAsia="Times New Roman" w:hAnsi="Cambria" w:cs="Tahoma"/>
                <w:lang w:val="en-GB"/>
              </w:rPr>
            </w:pPr>
            <w:ins w:id="621" w:author="FIXED-TERM Le Huynh Anh Tuan (RBVH/ETI14)" w:date="2016-12-29T14:54:00Z">
              <w:r w:rsidRPr="008802D9">
                <w:rPr>
                  <w:rFonts w:ascii="Cambria" w:eastAsia="Times New Roman" w:hAnsi="Cambria" w:cs="Tahoma"/>
                  <w:lang w:val="en-GB"/>
                </w:rPr>
                <w:t>This use case starts when an administrator accesses the “Edit User” feature of the system</w:t>
              </w:r>
            </w:ins>
          </w:p>
        </w:tc>
      </w:tr>
      <w:tr w:rsidR="00354CBB" w:rsidRPr="008802D9" w14:paraId="3083C723" w14:textId="77777777" w:rsidTr="00354CBB">
        <w:trPr>
          <w:cnfStyle w:val="000000100000" w:firstRow="0" w:lastRow="0" w:firstColumn="0" w:lastColumn="0" w:oddVBand="0" w:evenVBand="0" w:oddHBand="1" w:evenHBand="0" w:firstRowFirstColumn="0" w:firstRowLastColumn="0" w:lastRowFirstColumn="0" w:lastRowLastColumn="0"/>
          <w:ins w:id="62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E983FDD" w14:textId="77777777" w:rsidR="00354CBB" w:rsidRPr="007D2FEC" w:rsidRDefault="00354CBB" w:rsidP="007D2FEC">
            <w:pPr>
              <w:spacing w:line="360" w:lineRule="auto"/>
              <w:rPr>
                <w:ins w:id="623" w:author="FIXED-TERM Le Huynh Anh Tuan (RBVH/ETI14)" w:date="2016-12-29T14:54:00Z"/>
              </w:rPr>
            </w:pPr>
            <w:ins w:id="624" w:author="FIXED-TERM Le Huynh Anh Tuan (RBVH/ETI14)" w:date="2016-12-29T14:54:00Z">
              <w:r w:rsidRPr="007D2FEC">
                <w:t>Inputs</w:t>
              </w:r>
            </w:ins>
          </w:p>
        </w:tc>
        <w:tc>
          <w:tcPr>
            <w:tcW w:w="6655" w:type="dxa"/>
          </w:tcPr>
          <w:tbl>
            <w:tblPr>
              <w:tblpPr w:leftFromText="180" w:rightFromText="180" w:vertAnchor="page" w:horzAnchor="margin" w:tblpY="16"/>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78"/>
              <w:gridCol w:w="1407"/>
              <w:gridCol w:w="3903"/>
            </w:tblGrid>
            <w:tr w:rsidR="00765976" w:rsidRPr="00765976" w14:paraId="125FD241" w14:textId="77777777" w:rsidTr="00765976">
              <w:trPr>
                <w:trHeight w:val="436"/>
                <w:ins w:id="625" w:author="FIXED-TERM Le Huynh Anh Tuan (RBVH/ETI14)" w:date="2016-12-29T14:54:00Z"/>
              </w:trPr>
              <w:tc>
                <w:tcPr>
                  <w:tcW w:w="1378" w:type="dxa"/>
                  <w:shd w:val="clear" w:color="auto" w:fill="EBE9E2" w:themeFill="accent6" w:themeFillTint="33"/>
                  <w:vAlign w:val="center"/>
                </w:tcPr>
                <w:p w14:paraId="2248BA07" w14:textId="77777777" w:rsidR="00765976" w:rsidRPr="00765976" w:rsidRDefault="00765976" w:rsidP="00765976">
                  <w:pPr>
                    <w:jc w:val="both"/>
                    <w:rPr>
                      <w:ins w:id="626" w:author="FIXED-TERM Le Huynh Anh Tuan (RBVH/ETI14)" w:date="2016-12-29T14:54:00Z"/>
                      <w:rFonts w:cs="Arial"/>
                      <w:b/>
                    </w:rPr>
                  </w:pPr>
                  <w:ins w:id="627" w:author="FIXED-TERM Le Huynh Anh Tuan (RBVH/ETI14)" w:date="2016-12-29T14:54:00Z">
                    <w:r w:rsidRPr="00765976">
                      <w:rPr>
                        <w:rFonts w:cs="Arial"/>
                        <w:b/>
                      </w:rPr>
                      <w:t>Field Name</w:t>
                    </w:r>
                  </w:ins>
                </w:p>
              </w:tc>
              <w:tc>
                <w:tcPr>
                  <w:tcW w:w="1407" w:type="dxa"/>
                  <w:shd w:val="clear" w:color="auto" w:fill="EBE9E2" w:themeFill="accent6" w:themeFillTint="33"/>
                  <w:vAlign w:val="center"/>
                </w:tcPr>
                <w:p w14:paraId="5B156E7D" w14:textId="77777777" w:rsidR="00765976" w:rsidRPr="00765976" w:rsidRDefault="00765976" w:rsidP="00765976">
                  <w:pPr>
                    <w:jc w:val="both"/>
                    <w:rPr>
                      <w:ins w:id="628" w:author="FIXED-TERM Le Huynh Anh Tuan (RBVH/ETI14)" w:date="2016-12-29T14:54:00Z"/>
                      <w:rFonts w:cs="Arial"/>
                      <w:b/>
                    </w:rPr>
                  </w:pPr>
                  <w:ins w:id="629" w:author="FIXED-TERM Le Huynh Anh Tuan (RBVH/ETI14)" w:date="2016-12-29T14:54:00Z">
                    <w:r w:rsidRPr="00765976">
                      <w:rPr>
                        <w:rFonts w:cs="Arial"/>
                        <w:b/>
                      </w:rPr>
                      <w:t>Type</w:t>
                    </w:r>
                  </w:ins>
                </w:p>
              </w:tc>
              <w:tc>
                <w:tcPr>
                  <w:tcW w:w="3903" w:type="dxa"/>
                  <w:shd w:val="clear" w:color="auto" w:fill="EBE9E2" w:themeFill="accent6" w:themeFillTint="33"/>
                  <w:vAlign w:val="center"/>
                </w:tcPr>
                <w:p w14:paraId="603CAA58" w14:textId="77777777" w:rsidR="00765976" w:rsidRPr="00765976" w:rsidRDefault="00765976" w:rsidP="00765976">
                  <w:pPr>
                    <w:jc w:val="both"/>
                    <w:rPr>
                      <w:ins w:id="630" w:author="FIXED-TERM Le Huynh Anh Tuan (RBVH/ETI14)" w:date="2016-12-29T14:54:00Z"/>
                      <w:rFonts w:cs="Arial"/>
                      <w:b/>
                    </w:rPr>
                  </w:pPr>
                  <w:ins w:id="631" w:author="FIXED-TERM Le Huynh Anh Tuan (RBVH/ETI14)" w:date="2016-12-29T14:54:00Z">
                    <w:r w:rsidRPr="00765976">
                      <w:rPr>
                        <w:rFonts w:cs="Arial"/>
                        <w:b/>
                      </w:rPr>
                      <w:t>Remarks</w:t>
                    </w:r>
                  </w:ins>
                </w:p>
              </w:tc>
            </w:tr>
            <w:tr w:rsidR="00765976" w:rsidRPr="00765976" w14:paraId="2EF260EE" w14:textId="77777777" w:rsidTr="00765976">
              <w:trPr>
                <w:trHeight w:val="436"/>
                <w:ins w:id="632" w:author="FIXED-TERM Le Huynh Anh Tuan (RBVH/ETI14)" w:date="2016-12-29T14:54:00Z"/>
              </w:trPr>
              <w:tc>
                <w:tcPr>
                  <w:tcW w:w="1378" w:type="dxa"/>
                  <w:vAlign w:val="center"/>
                </w:tcPr>
                <w:p w14:paraId="0111CAC1" w14:textId="26841777" w:rsidR="00765976" w:rsidRPr="00765976" w:rsidRDefault="00765976" w:rsidP="00765976">
                  <w:pPr>
                    <w:jc w:val="both"/>
                    <w:rPr>
                      <w:ins w:id="633" w:author="FIXED-TERM Le Huynh Anh Tuan (RBVH/ETI14)" w:date="2016-12-29T14:54:00Z"/>
                      <w:rFonts w:cs="Arial"/>
                    </w:rPr>
                  </w:pPr>
                  <w:ins w:id="634" w:author="FIXED-TERM Le Huynh Anh Tuan (RBVH/ETI14)" w:date="2016-12-29T14:54:00Z">
                    <w:r w:rsidRPr="00765976">
                      <w:rPr>
                        <w:rFonts w:cs="Arial"/>
                      </w:rPr>
                      <w:t>Email-address</w:t>
                    </w:r>
                  </w:ins>
                </w:p>
              </w:tc>
              <w:tc>
                <w:tcPr>
                  <w:tcW w:w="1407" w:type="dxa"/>
                  <w:vAlign w:val="center"/>
                </w:tcPr>
                <w:p w14:paraId="229BF800" w14:textId="77777777" w:rsidR="00765976" w:rsidRPr="00765976" w:rsidRDefault="00765976" w:rsidP="00765976">
                  <w:pPr>
                    <w:jc w:val="both"/>
                    <w:rPr>
                      <w:ins w:id="635" w:author="FIXED-TERM Le Huynh Anh Tuan (RBVH/ETI14)" w:date="2016-12-29T14:54:00Z"/>
                      <w:rFonts w:cs="Arial"/>
                    </w:rPr>
                  </w:pPr>
                  <w:ins w:id="636" w:author="FIXED-TERM Le Huynh Anh Tuan (RBVH/ETI14)" w:date="2016-12-29T14:54:00Z">
                    <w:r w:rsidRPr="00765976">
                      <w:rPr>
                        <w:rFonts w:cs="Arial"/>
                      </w:rPr>
                      <w:t xml:space="preserve">Text </w:t>
                    </w:r>
                  </w:ins>
                </w:p>
              </w:tc>
              <w:tc>
                <w:tcPr>
                  <w:tcW w:w="3903" w:type="dxa"/>
                  <w:vAlign w:val="center"/>
                </w:tcPr>
                <w:p w14:paraId="5485E015" w14:textId="77777777" w:rsidR="00765976" w:rsidRPr="00765976" w:rsidRDefault="00765976" w:rsidP="00765976">
                  <w:pPr>
                    <w:jc w:val="both"/>
                    <w:rPr>
                      <w:ins w:id="637" w:author="FIXED-TERM Le Huynh Anh Tuan (RBVH/ETI14)" w:date="2016-12-29T14:54:00Z"/>
                      <w:rFonts w:cs="Arial"/>
                    </w:rPr>
                  </w:pPr>
                  <w:ins w:id="638" w:author="FIXED-TERM Le Huynh Anh Tuan (RBVH/ETI14)" w:date="2016-12-29T14:54:00Z">
                    <w:r w:rsidRPr="00765976">
                      <w:rPr>
                        <w:rFonts w:cs="Arial"/>
                      </w:rPr>
                      <w:t>Email must have a valid type</w:t>
                    </w:r>
                  </w:ins>
                </w:p>
              </w:tc>
            </w:tr>
            <w:tr w:rsidR="00765976" w:rsidRPr="00765976" w14:paraId="3E29A61B" w14:textId="77777777" w:rsidTr="00765976">
              <w:trPr>
                <w:trHeight w:val="436"/>
                <w:ins w:id="639" w:author="FIXED-TERM Le Huynh Anh Tuan (RBVH/ETI14)" w:date="2016-12-29T14:54:00Z"/>
              </w:trPr>
              <w:tc>
                <w:tcPr>
                  <w:tcW w:w="1378" w:type="dxa"/>
                  <w:vAlign w:val="center"/>
                </w:tcPr>
                <w:p w14:paraId="6E59668F" w14:textId="6E6147AA" w:rsidR="00765976" w:rsidRPr="00765976" w:rsidRDefault="00765976" w:rsidP="00765976">
                  <w:pPr>
                    <w:jc w:val="both"/>
                    <w:rPr>
                      <w:ins w:id="640" w:author="FIXED-TERM Le Huynh Anh Tuan (RBVH/ETI14)" w:date="2016-12-29T14:54:00Z"/>
                      <w:rFonts w:cs="Arial"/>
                    </w:rPr>
                  </w:pPr>
                  <w:ins w:id="641" w:author="FIXED-TERM Le Huynh Anh Tuan (RBVH/ETI14)" w:date="2016-12-29T14:54:00Z">
                    <w:r w:rsidRPr="00765976">
                      <w:rPr>
                        <w:rFonts w:cs="Arial"/>
                      </w:rPr>
                      <w:t>Admin</w:t>
                    </w:r>
                  </w:ins>
                </w:p>
              </w:tc>
              <w:tc>
                <w:tcPr>
                  <w:tcW w:w="1407" w:type="dxa"/>
                  <w:vAlign w:val="center"/>
                </w:tcPr>
                <w:p w14:paraId="76C0782D" w14:textId="25073F0B" w:rsidR="00765976" w:rsidRPr="00765976" w:rsidRDefault="00765976" w:rsidP="00765976">
                  <w:pPr>
                    <w:jc w:val="both"/>
                    <w:rPr>
                      <w:ins w:id="642" w:author="FIXED-TERM Le Huynh Anh Tuan (RBVH/ETI14)" w:date="2016-12-29T14:54:00Z"/>
                      <w:rFonts w:cs="Arial"/>
                    </w:rPr>
                  </w:pPr>
                  <w:ins w:id="643" w:author="FIXED-TERM Le Huynh Anh Tuan (RBVH/ETI14)" w:date="2016-12-29T14:54:00Z">
                    <w:r w:rsidRPr="00765976">
                      <w:rPr>
                        <w:rFonts w:cs="Arial"/>
                      </w:rPr>
                      <w:t>Radio button</w:t>
                    </w:r>
                  </w:ins>
                </w:p>
              </w:tc>
              <w:tc>
                <w:tcPr>
                  <w:tcW w:w="3903" w:type="dxa"/>
                  <w:vAlign w:val="center"/>
                </w:tcPr>
                <w:p w14:paraId="50CF5CD8" w14:textId="7238EB3C" w:rsidR="00765976" w:rsidRPr="00765976" w:rsidRDefault="00765976" w:rsidP="00765976">
                  <w:pPr>
                    <w:jc w:val="both"/>
                    <w:rPr>
                      <w:ins w:id="644" w:author="FIXED-TERM Le Huynh Anh Tuan (RBVH/ETI14)" w:date="2016-12-29T14:54:00Z"/>
                      <w:rFonts w:cs="Arial"/>
                    </w:rPr>
                  </w:pPr>
                  <w:ins w:id="645" w:author="FIXED-TERM Le Huynh Anh Tuan (RBVH/ETI14)" w:date="2016-12-29T14:54:00Z">
                    <w:r w:rsidRPr="00765976">
                      <w:rPr>
                        <w:rFonts w:cs="Arial"/>
                      </w:rPr>
                      <w:t>Is Admin or General User</w:t>
                    </w:r>
                  </w:ins>
                </w:p>
              </w:tc>
            </w:tr>
            <w:tr w:rsidR="00765976" w:rsidRPr="00765976" w14:paraId="5B1ED54F" w14:textId="77777777" w:rsidTr="00765976">
              <w:trPr>
                <w:trHeight w:val="436"/>
                <w:ins w:id="646" w:author="FIXED-TERM Le Huynh Anh Tuan (RBVH/ETI14)" w:date="2016-12-29T14:54:00Z"/>
              </w:trPr>
              <w:tc>
                <w:tcPr>
                  <w:tcW w:w="1378" w:type="dxa"/>
                  <w:vAlign w:val="center"/>
                </w:tcPr>
                <w:p w14:paraId="2414FE56" w14:textId="48EA308F" w:rsidR="00765976" w:rsidRPr="00765976" w:rsidRDefault="00765976" w:rsidP="00765976">
                  <w:pPr>
                    <w:jc w:val="both"/>
                    <w:rPr>
                      <w:ins w:id="647" w:author="FIXED-TERM Le Huynh Anh Tuan (RBVH/ETI14)" w:date="2016-12-29T14:54:00Z"/>
                      <w:rFonts w:cs="Arial"/>
                    </w:rPr>
                  </w:pPr>
                  <w:ins w:id="648" w:author="FIXED-TERM Le Huynh Anh Tuan (RBVH/ETI14)" w:date="2016-12-29T14:54:00Z">
                    <w:r w:rsidRPr="00765976">
                      <w:rPr>
                        <w:rFonts w:cs="Arial"/>
                      </w:rPr>
                      <w:t>Active</w:t>
                    </w:r>
                  </w:ins>
                </w:p>
              </w:tc>
              <w:tc>
                <w:tcPr>
                  <w:tcW w:w="1407" w:type="dxa"/>
                  <w:vAlign w:val="center"/>
                </w:tcPr>
                <w:p w14:paraId="546DFC43" w14:textId="72D77120" w:rsidR="00765976" w:rsidRPr="00765976" w:rsidRDefault="00765976" w:rsidP="00765976">
                  <w:pPr>
                    <w:jc w:val="both"/>
                    <w:rPr>
                      <w:ins w:id="649" w:author="FIXED-TERM Le Huynh Anh Tuan (RBVH/ETI14)" w:date="2016-12-29T14:54:00Z"/>
                      <w:rFonts w:cs="Arial"/>
                    </w:rPr>
                  </w:pPr>
                  <w:ins w:id="650" w:author="FIXED-TERM Le Huynh Anh Tuan (RBVH/ETI14)" w:date="2016-12-29T14:54:00Z">
                    <w:r w:rsidRPr="00765976">
                      <w:rPr>
                        <w:rFonts w:cs="Arial"/>
                      </w:rPr>
                      <w:t>Radio button</w:t>
                    </w:r>
                  </w:ins>
                </w:p>
              </w:tc>
              <w:tc>
                <w:tcPr>
                  <w:tcW w:w="3903" w:type="dxa"/>
                  <w:vAlign w:val="center"/>
                </w:tcPr>
                <w:p w14:paraId="1A737A12" w14:textId="4E1BD408" w:rsidR="00765976" w:rsidRPr="00765976" w:rsidRDefault="00765976" w:rsidP="00765976">
                  <w:pPr>
                    <w:jc w:val="both"/>
                    <w:rPr>
                      <w:ins w:id="651" w:author="FIXED-TERM Le Huynh Anh Tuan (RBVH/ETI14)" w:date="2016-12-29T14:54:00Z"/>
                      <w:rFonts w:cs="Arial"/>
                    </w:rPr>
                  </w:pPr>
                  <w:ins w:id="652" w:author="FIXED-TERM Le Huynh Anh Tuan (RBVH/ETI14)" w:date="2016-12-29T14:54:00Z">
                    <w:r w:rsidRPr="00765976">
                      <w:rPr>
                        <w:rFonts w:cs="Arial"/>
                      </w:rPr>
                      <w:t>Is Activate or Deactivate</w:t>
                    </w:r>
                  </w:ins>
                </w:p>
              </w:tc>
            </w:tr>
          </w:tbl>
          <w:p w14:paraId="0E425878" w14:textId="77777777" w:rsidR="00765976" w:rsidRDefault="00765976" w:rsidP="00354CBB">
            <w:pPr>
              <w:pStyle w:val="Default"/>
              <w:cnfStyle w:val="000000100000" w:firstRow="0" w:lastRow="0" w:firstColumn="0" w:lastColumn="0" w:oddVBand="0" w:evenVBand="0" w:oddHBand="1" w:evenHBand="0" w:firstRowFirstColumn="0" w:firstRowLastColumn="0" w:lastRowFirstColumn="0" w:lastRowLastColumn="0"/>
              <w:rPr>
                <w:ins w:id="653" w:author="FIXED-TERM Le Huynh Anh Tuan (RBVH/ETI14)" w:date="2016-12-29T14:54:00Z"/>
                <w:rFonts w:ascii="Cambria" w:hAnsi="Cambria"/>
                <w:color w:val="auto"/>
                <w:sz w:val="20"/>
                <w:szCs w:val="20"/>
              </w:rPr>
            </w:pPr>
          </w:p>
          <w:p w14:paraId="191AB44E" w14:textId="1CA2170B" w:rsidR="00354CBB" w:rsidRPr="008802D9" w:rsidRDefault="00354CBB" w:rsidP="00765976">
            <w:pPr>
              <w:pStyle w:val="Default"/>
              <w:cnfStyle w:val="000000100000" w:firstRow="0" w:lastRow="0" w:firstColumn="0" w:lastColumn="0" w:oddVBand="0" w:evenVBand="0" w:oddHBand="1" w:evenHBand="0" w:firstRowFirstColumn="0" w:firstRowLastColumn="0" w:lastRowFirstColumn="0" w:lastRowLastColumn="0"/>
              <w:rPr>
                <w:ins w:id="654" w:author="FIXED-TERM Le Huynh Anh Tuan (RBVH/ETI14)" w:date="2016-12-29T14:54:00Z"/>
                <w:rFonts w:ascii="Cambria" w:hAnsi="Cambria"/>
                <w:color w:val="auto"/>
                <w:sz w:val="20"/>
                <w:szCs w:val="20"/>
              </w:rPr>
            </w:pPr>
          </w:p>
        </w:tc>
      </w:tr>
      <w:tr w:rsidR="00354CBB" w:rsidRPr="008802D9" w14:paraId="0F9BD0D7" w14:textId="77777777" w:rsidTr="00354CBB">
        <w:trPr>
          <w:ins w:id="65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4A7B6966" w14:textId="77777777" w:rsidR="00354CBB" w:rsidRPr="007D2FEC" w:rsidRDefault="00354CBB" w:rsidP="007D2FEC">
            <w:pPr>
              <w:spacing w:line="360" w:lineRule="auto"/>
              <w:rPr>
                <w:ins w:id="656" w:author="FIXED-TERM Le Huynh Anh Tuan (RBVH/ETI14)" w:date="2016-12-29T14:54:00Z"/>
              </w:rPr>
            </w:pPr>
            <w:ins w:id="657" w:author="FIXED-TERM Le Huynh Anh Tuan (RBVH/ETI14)" w:date="2016-12-29T14:54:00Z">
              <w:r w:rsidRPr="007D2FEC">
                <w:t>Preconditions</w:t>
              </w:r>
            </w:ins>
          </w:p>
        </w:tc>
        <w:tc>
          <w:tcPr>
            <w:tcW w:w="6655" w:type="dxa"/>
          </w:tcPr>
          <w:p w14:paraId="7B87462B" w14:textId="77777777" w:rsidR="00354CBB" w:rsidRPr="00765976" w:rsidRDefault="00354CBB" w:rsidP="00765976">
            <w:pPr>
              <w:jc w:val="both"/>
              <w:cnfStyle w:val="000000000000" w:firstRow="0" w:lastRow="0" w:firstColumn="0" w:lastColumn="0" w:oddVBand="0" w:evenVBand="0" w:oddHBand="0" w:evenHBand="0" w:firstRowFirstColumn="0" w:firstRowLastColumn="0" w:lastRowFirstColumn="0" w:lastRowLastColumn="0"/>
              <w:rPr>
                <w:ins w:id="658" w:author="FIXED-TERM Le Huynh Anh Tuan (RBVH/ETI14)" w:date="2016-12-29T14:54:00Z"/>
                <w:rFonts w:ascii="Cambria" w:hAnsi="Cambria"/>
                <w:color w:val="auto"/>
              </w:rPr>
            </w:pPr>
            <w:ins w:id="659" w:author="FIXED-TERM Le Huynh Anh Tuan (RBVH/ETI14)" w:date="2016-12-29T14:54:00Z">
              <w:r w:rsidRPr="00765976">
                <w:rPr>
                  <w:rFonts w:cs="Arial"/>
                </w:rPr>
                <w:t>The administrator is logged into the system.</w:t>
              </w:r>
              <w:r w:rsidRPr="00765976">
                <w:rPr>
                  <w:rFonts w:ascii="Cambria" w:hAnsi="Cambria"/>
                  <w:color w:val="auto"/>
                </w:rPr>
                <w:t xml:space="preserve"> </w:t>
              </w:r>
            </w:ins>
          </w:p>
        </w:tc>
      </w:tr>
      <w:tr w:rsidR="00354CBB" w:rsidRPr="008802D9" w14:paraId="42A2E133" w14:textId="77777777" w:rsidTr="00354CBB">
        <w:trPr>
          <w:cnfStyle w:val="000000100000" w:firstRow="0" w:lastRow="0" w:firstColumn="0" w:lastColumn="0" w:oddVBand="0" w:evenVBand="0" w:oddHBand="1" w:evenHBand="0" w:firstRowFirstColumn="0" w:firstRowLastColumn="0" w:lastRowFirstColumn="0" w:lastRowLastColumn="0"/>
          <w:ins w:id="66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67A78D43" w14:textId="77777777" w:rsidR="00354CBB" w:rsidRPr="007D2FEC" w:rsidRDefault="00354CBB" w:rsidP="007D2FEC">
            <w:pPr>
              <w:spacing w:line="360" w:lineRule="auto"/>
              <w:rPr>
                <w:ins w:id="661" w:author="FIXED-TERM Le Huynh Anh Tuan (RBVH/ETI14)" w:date="2016-12-29T14:54:00Z"/>
              </w:rPr>
            </w:pPr>
            <w:ins w:id="662" w:author="FIXED-TERM Le Huynh Anh Tuan (RBVH/ETI14)" w:date="2016-12-29T14:54:00Z">
              <w:r w:rsidRPr="007D2FEC">
                <w:t>Main Success Scenario</w:t>
              </w:r>
            </w:ins>
          </w:p>
        </w:tc>
        <w:tc>
          <w:tcPr>
            <w:tcW w:w="6655" w:type="dxa"/>
          </w:tcPr>
          <w:p w14:paraId="21E33648" w14:textId="77777777" w:rsidR="00354CBB" w:rsidRPr="008802D9" w:rsidRDefault="00354CBB" w:rsidP="00B4543E">
            <w:pPr>
              <w:pStyle w:val="BodyTextIndent"/>
              <w:keepLines/>
              <w:numPr>
                <w:ilvl w:val="0"/>
                <w:numId w:val="26"/>
              </w:numPr>
              <w:spacing w:before="60" w:after="60"/>
              <w:ind w:left="432"/>
              <w:cnfStyle w:val="000000100000" w:firstRow="0" w:lastRow="0" w:firstColumn="0" w:lastColumn="0" w:oddVBand="0" w:evenVBand="0" w:oddHBand="1" w:evenHBand="0" w:firstRowFirstColumn="0" w:firstRowLastColumn="0" w:lastRowFirstColumn="0" w:lastRowLastColumn="0"/>
              <w:rPr>
                <w:ins w:id="663" w:author="FIXED-TERM Le Huynh Anh Tuan (RBVH/ETI14)" w:date="2016-12-29T14:54:00Z"/>
                <w:rFonts w:ascii="Cambria" w:hAnsi="Cambria" w:cs="Tahoma"/>
                <w:iCs/>
              </w:rPr>
            </w:pPr>
            <w:ins w:id="664" w:author="FIXED-TERM Le Huynh Anh Tuan (RBVH/ETI14)" w:date="2016-12-29T14:54:00Z">
              <w:r w:rsidRPr="008802D9">
                <w:rPr>
                  <w:rFonts w:ascii="Cambria" w:hAnsi="Cambria" w:cs="Tahoma"/>
                  <w:iCs/>
                </w:rPr>
                <w:t>The System displays the current list of Users.</w:t>
              </w:r>
            </w:ins>
          </w:p>
          <w:p w14:paraId="24A63410" w14:textId="77777777" w:rsidR="00354CBB" w:rsidRPr="008802D9" w:rsidRDefault="00354CBB" w:rsidP="00B4543E">
            <w:pPr>
              <w:pStyle w:val="BodyTextIndent"/>
              <w:keepLines/>
              <w:numPr>
                <w:ilvl w:val="0"/>
                <w:numId w:val="26"/>
              </w:numPr>
              <w:spacing w:before="60" w:after="60"/>
              <w:ind w:left="422"/>
              <w:cnfStyle w:val="000000100000" w:firstRow="0" w:lastRow="0" w:firstColumn="0" w:lastColumn="0" w:oddVBand="0" w:evenVBand="0" w:oddHBand="1" w:evenHBand="0" w:firstRowFirstColumn="0" w:firstRowLastColumn="0" w:lastRowFirstColumn="0" w:lastRowLastColumn="0"/>
              <w:rPr>
                <w:ins w:id="665" w:author="FIXED-TERM Le Huynh Anh Tuan (RBVH/ETI14)" w:date="2016-12-29T14:54:00Z"/>
                <w:rFonts w:ascii="Cambria" w:hAnsi="Cambria" w:cs="Tahoma"/>
                <w:iCs/>
              </w:rPr>
            </w:pPr>
            <w:ins w:id="666" w:author="FIXED-TERM Le Huynh Anh Tuan (RBVH/ETI14)" w:date="2016-12-29T14:54:00Z">
              <w:r w:rsidRPr="008802D9">
                <w:rPr>
                  <w:rFonts w:ascii="Cambria" w:hAnsi="Cambria" w:cs="Tahoma"/>
                  <w:iCs/>
                </w:rPr>
                <w:t>The Administrator selects the user he/she wants to edit.</w:t>
              </w:r>
            </w:ins>
          </w:p>
          <w:p w14:paraId="1727FD5E" w14:textId="77777777" w:rsidR="00354CBB" w:rsidRPr="008802D9" w:rsidRDefault="00354CBB" w:rsidP="00B4543E">
            <w:pPr>
              <w:pStyle w:val="BodyTextIndent"/>
              <w:keepLines/>
              <w:numPr>
                <w:ilvl w:val="0"/>
                <w:numId w:val="26"/>
              </w:numPr>
              <w:spacing w:before="60" w:after="60"/>
              <w:ind w:left="422"/>
              <w:cnfStyle w:val="000000100000" w:firstRow="0" w:lastRow="0" w:firstColumn="0" w:lastColumn="0" w:oddVBand="0" w:evenVBand="0" w:oddHBand="1" w:evenHBand="0" w:firstRowFirstColumn="0" w:firstRowLastColumn="0" w:lastRowFirstColumn="0" w:lastRowLastColumn="0"/>
              <w:rPr>
                <w:ins w:id="667" w:author="FIXED-TERM Le Huynh Anh Tuan (RBVH/ETI14)" w:date="2016-12-29T14:54:00Z"/>
                <w:rFonts w:ascii="Cambria" w:hAnsi="Cambria" w:cs="Tahoma"/>
                <w:iCs/>
              </w:rPr>
            </w:pPr>
            <w:ins w:id="668" w:author="FIXED-TERM Le Huynh Anh Tuan (RBVH/ETI14)" w:date="2016-12-29T14:54:00Z">
              <w:r w:rsidRPr="008802D9">
                <w:rPr>
                  <w:rFonts w:ascii="Cambria" w:hAnsi="Cambria" w:cs="Tahoma"/>
                  <w:iCs/>
                </w:rPr>
                <w:t>The system displays the corresponding information to the user selected.</w:t>
              </w:r>
            </w:ins>
          </w:p>
          <w:p w14:paraId="742FB16C" w14:textId="77777777" w:rsidR="00354CBB" w:rsidRPr="008802D9" w:rsidRDefault="00354CBB" w:rsidP="00B4543E">
            <w:pPr>
              <w:pStyle w:val="BodyTextIndent"/>
              <w:keepLines/>
              <w:numPr>
                <w:ilvl w:val="0"/>
                <w:numId w:val="26"/>
              </w:numPr>
              <w:spacing w:before="60" w:after="60"/>
              <w:ind w:left="422"/>
              <w:cnfStyle w:val="000000100000" w:firstRow="0" w:lastRow="0" w:firstColumn="0" w:lastColumn="0" w:oddVBand="0" w:evenVBand="0" w:oddHBand="1" w:evenHBand="0" w:firstRowFirstColumn="0" w:firstRowLastColumn="0" w:lastRowFirstColumn="0" w:lastRowLastColumn="0"/>
              <w:rPr>
                <w:ins w:id="669" w:author="FIXED-TERM Le Huynh Anh Tuan (RBVH/ETI14)" w:date="2016-12-29T14:54:00Z"/>
                <w:rFonts w:ascii="Cambria" w:hAnsi="Cambria" w:cs="Tahoma"/>
                <w:iCs/>
              </w:rPr>
            </w:pPr>
            <w:ins w:id="670" w:author="FIXED-TERM Le Huynh Anh Tuan (RBVH/ETI14)" w:date="2016-12-29T14:54:00Z">
              <w:r w:rsidRPr="008802D9">
                <w:rPr>
                  <w:rFonts w:ascii="Cambria" w:hAnsi="Cambria" w:cs="Tahoma"/>
                  <w:iCs/>
                </w:rPr>
                <w:t>The Administrator edits the information accordingly and submits.</w:t>
              </w:r>
            </w:ins>
          </w:p>
          <w:p w14:paraId="64B677DD" w14:textId="77777777" w:rsidR="00354CBB" w:rsidRPr="008802D9" w:rsidRDefault="00354CBB" w:rsidP="00B4543E">
            <w:pPr>
              <w:pStyle w:val="BodyTextIndent"/>
              <w:keepLines/>
              <w:numPr>
                <w:ilvl w:val="0"/>
                <w:numId w:val="26"/>
              </w:numPr>
              <w:spacing w:before="60" w:after="60"/>
              <w:ind w:left="422"/>
              <w:cnfStyle w:val="000000100000" w:firstRow="0" w:lastRow="0" w:firstColumn="0" w:lastColumn="0" w:oddVBand="0" w:evenVBand="0" w:oddHBand="1" w:evenHBand="0" w:firstRowFirstColumn="0" w:firstRowLastColumn="0" w:lastRowFirstColumn="0" w:lastRowLastColumn="0"/>
              <w:rPr>
                <w:ins w:id="671" w:author="FIXED-TERM Le Huynh Anh Tuan (RBVH/ETI14)" w:date="2016-12-29T14:54:00Z"/>
                <w:rFonts w:ascii="Cambria" w:hAnsi="Cambria" w:cs="Tahoma"/>
                <w:iCs/>
              </w:rPr>
            </w:pPr>
            <w:ins w:id="672" w:author="FIXED-TERM Le Huynh Anh Tuan (RBVH/ETI14)" w:date="2016-12-29T14:54:00Z">
              <w:r w:rsidRPr="008802D9">
                <w:rPr>
                  <w:rFonts w:ascii="Cambria" w:hAnsi="Cambria" w:cs="Tahoma"/>
                  <w:iCs/>
                </w:rPr>
                <w:t>The system updates the information.</w:t>
              </w:r>
            </w:ins>
          </w:p>
          <w:p w14:paraId="47214E66" w14:textId="77777777" w:rsidR="00354CBB" w:rsidRPr="008802D9" w:rsidRDefault="00354CBB" w:rsidP="00B4543E">
            <w:pPr>
              <w:pStyle w:val="ListParagraph"/>
              <w:numPr>
                <w:ilvl w:val="0"/>
                <w:numId w:val="26"/>
              </w:numPr>
              <w:spacing w:before="0"/>
              <w:ind w:left="432"/>
              <w:cnfStyle w:val="000000100000" w:firstRow="0" w:lastRow="0" w:firstColumn="0" w:lastColumn="0" w:oddVBand="0" w:evenVBand="0" w:oddHBand="1" w:evenHBand="0" w:firstRowFirstColumn="0" w:firstRowLastColumn="0" w:lastRowFirstColumn="0" w:lastRowLastColumn="0"/>
              <w:rPr>
                <w:ins w:id="673" w:author="FIXED-TERM Le Huynh Anh Tuan (RBVH/ETI14)" w:date="2016-12-29T14:54:00Z"/>
                <w:rFonts w:ascii="Cambria" w:hAnsi="Cambria" w:cs="Tahoma"/>
              </w:rPr>
            </w:pPr>
            <w:ins w:id="674" w:author="FIXED-TERM Le Huynh Anh Tuan (RBVH/ETI14)" w:date="2016-12-29T14:54:00Z">
              <w:r w:rsidRPr="008802D9">
                <w:rPr>
                  <w:rFonts w:ascii="Cambria" w:hAnsi="Cambria" w:cs="Tahoma"/>
                  <w:iCs/>
                </w:rPr>
                <w:t>Use Case ends.</w:t>
              </w:r>
            </w:ins>
          </w:p>
          <w:p w14:paraId="63C97538" w14:textId="77777777" w:rsidR="00354CBB" w:rsidRPr="008802D9" w:rsidRDefault="00354CBB" w:rsidP="00354CBB">
            <w:pPr>
              <w:ind w:left="72"/>
              <w:cnfStyle w:val="000000100000" w:firstRow="0" w:lastRow="0" w:firstColumn="0" w:lastColumn="0" w:oddVBand="0" w:evenVBand="0" w:oddHBand="1" w:evenHBand="0" w:firstRowFirstColumn="0" w:firstRowLastColumn="0" w:lastRowFirstColumn="0" w:lastRowLastColumn="0"/>
              <w:rPr>
                <w:ins w:id="675" w:author="FIXED-TERM Le Huynh Anh Tuan (RBVH/ETI14)" w:date="2016-12-29T14:54:00Z"/>
                <w:rFonts w:ascii="Cambria" w:hAnsi="Cambria" w:cs="Tahoma"/>
              </w:rPr>
            </w:pPr>
            <w:ins w:id="676" w:author="FIXED-TERM Le Huynh Anh Tuan (RBVH/ETI14)" w:date="2016-12-29T14:54:00Z">
              <w:r w:rsidRPr="008802D9">
                <w:rPr>
                  <w:rFonts w:ascii="Cambria" w:hAnsi="Cambria" w:cs="Tahoma"/>
                </w:rPr>
                <w:t>Note: The username and password cannot be changed by administrator.</w:t>
              </w:r>
            </w:ins>
          </w:p>
        </w:tc>
      </w:tr>
      <w:tr w:rsidR="00354CBB" w:rsidRPr="008802D9" w14:paraId="69CAEBA6" w14:textId="77777777" w:rsidTr="00354CBB">
        <w:trPr>
          <w:ins w:id="67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DA64507" w14:textId="77777777" w:rsidR="00354CBB" w:rsidRPr="007D2FEC" w:rsidRDefault="00354CBB" w:rsidP="007D2FEC">
            <w:pPr>
              <w:spacing w:line="360" w:lineRule="auto"/>
              <w:rPr>
                <w:ins w:id="678" w:author="FIXED-TERM Le Huynh Anh Tuan (RBVH/ETI14)" w:date="2016-12-29T14:54:00Z"/>
              </w:rPr>
            </w:pPr>
            <w:ins w:id="679" w:author="FIXED-TERM Le Huynh Anh Tuan (RBVH/ETI14)" w:date="2016-12-29T14:54:00Z">
              <w:r w:rsidRPr="007D2FEC">
                <w:t>Alternative Scenarios</w:t>
              </w:r>
            </w:ins>
          </w:p>
        </w:tc>
        <w:tc>
          <w:tcPr>
            <w:tcW w:w="6655" w:type="dxa"/>
          </w:tcPr>
          <w:p w14:paraId="6EB32622" w14:textId="77777777" w:rsidR="00354CBB" w:rsidRPr="008802D9" w:rsidRDefault="00354CBB" w:rsidP="00765976">
            <w:pPr>
              <w:jc w:val="both"/>
              <w:cnfStyle w:val="000000000000" w:firstRow="0" w:lastRow="0" w:firstColumn="0" w:lastColumn="0" w:oddVBand="0" w:evenVBand="0" w:oddHBand="0" w:evenHBand="0" w:firstRowFirstColumn="0" w:firstRowLastColumn="0" w:lastRowFirstColumn="0" w:lastRowLastColumn="0"/>
              <w:rPr>
                <w:ins w:id="680" w:author="FIXED-TERM Le Huynh Anh Tuan (RBVH/ETI14)" w:date="2016-12-29T14:54:00Z"/>
                <w:rFonts w:ascii="Cambria" w:hAnsi="Cambria"/>
                <w:color w:val="auto"/>
              </w:rPr>
            </w:pPr>
            <w:ins w:id="681" w:author="FIXED-TERM Le Huynh Anh Tuan (RBVH/ETI14)" w:date="2016-12-29T14:54:00Z">
              <w:r w:rsidRPr="00765976">
                <w:rPr>
                  <w:rFonts w:cs="Arial"/>
                </w:rPr>
                <w:t>Clicking the cancel button returns the administrator back to the user list</w:t>
              </w:r>
              <w:r w:rsidRPr="008802D9">
                <w:rPr>
                  <w:rFonts w:ascii="Cambria" w:hAnsi="Cambria"/>
                  <w:color w:val="auto"/>
                </w:rPr>
                <w:t xml:space="preserve"> </w:t>
              </w:r>
            </w:ins>
          </w:p>
        </w:tc>
      </w:tr>
      <w:tr w:rsidR="00354CBB" w:rsidRPr="008802D9" w14:paraId="68D8640D" w14:textId="77777777" w:rsidTr="00354CBB">
        <w:trPr>
          <w:cnfStyle w:val="000000100000" w:firstRow="0" w:lastRow="0" w:firstColumn="0" w:lastColumn="0" w:oddVBand="0" w:evenVBand="0" w:oddHBand="1" w:evenHBand="0" w:firstRowFirstColumn="0" w:firstRowLastColumn="0" w:lastRowFirstColumn="0" w:lastRowLastColumn="0"/>
          <w:ins w:id="68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8BF1E8A" w14:textId="77777777" w:rsidR="00354CBB" w:rsidRPr="007D2FEC" w:rsidRDefault="00354CBB" w:rsidP="007D2FEC">
            <w:pPr>
              <w:spacing w:line="360" w:lineRule="auto"/>
              <w:rPr>
                <w:ins w:id="683" w:author="FIXED-TERM Le Huynh Anh Tuan (RBVH/ETI14)" w:date="2016-12-29T14:54:00Z"/>
              </w:rPr>
            </w:pPr>
            <w:ins w:id="684" w:author="FIXED-TERM Le Huynh Anh Tuan (RBVH/ETI14)" w:date="2016-12-29T14:54:00Z">
              <w:r w:rsidRPr="007D2FEC">
                <w:t>Success End Condition</w:t>
              </w:r>
            </w:ins>
          </w:p>
        </w:tc>
        <w:tc>
          <w:tcPr>
            <w:tcW w:w="6655" w:type="dxa"/>
          </w:tcPr>
          <w:p w14:paraId="470368CD" w14:textId="77777777" w:rsidR="00354CBB" w:rsidRPr="008802D9" w:rsidRDefault="00354CBB" w:rsidP="00765976">
            <w:pPr>
              <w:jc w:val="both"/>
              <w:cnfStyle w:val="000000100000" w:firstRow="0" w:lastRow="0" w:firstColumn="0" w:lastColumn="0" w:oddVBand="0" w:evenVBand="0" w:oddHBand="1" w:evenHBand="0" w:firstRowFirstColumn="0" w:firstRowLastColumn="0" w:lastRowFirstColumn="0" w:lastRowLastColumn="0"/>
              <w:rPr>
                <w:ins w:id="685" w:author="FIXED-TERM Le Huynh Anh Tuan (RBVH/ETI14)" w:date="2016-12-29T14:54:00Z"/>
                <w:rFonts w:ascii="Cambria" w:hAnsi="Cambria"/>
                <w:color w:val="auto"/>
              </w:rPr>
            </w:pPr>
            <w:ins w:id="686" w:author="FIXED-TERM Le Huynh Anh Tuan (RBVH/ETI14)" w:date="2016-12-29T14:54:00Z">
              <w:r w:rsidRPr="00765976">
                <w:rPr>
                  <w:rFonts w:cs="Arial"/>
                </w:rPr>
                <w:t>The user's credentials are updated.</w:t>
              </w:r>
              <w:r w:rsidRPr="008802D9">
                <w:rPr>
                  <w:rFonts w:ascii="Cambria" w:hAnsi="Cambria"/>
                  <w:color w:val="auto"/>
                </w:rPr>
                <w:t xml:space="preserve"> </w:t>
              </w:r>
            </w:ins>
          </w:p>
        </w:tc>
      </w:tr>
      <w:tr w:rsidR="00354CBB" w:rsidRPr="008802D9" w14:paraId="14F997FC" w14:textId="77777777" w:rsidTr="00354CBB">
        <w:trPr>
          <w:ins w:id="68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0832FEC" w14:textId="77777777" w:rsidR="00354CBB" w:rsidRPr="007D2FEC" w:rsidRDefault="00354CBB" w:rsidP="007D2FEC">
            <w:pPr>
              <w:spacing w:line="360" w:lineRule="auto"/>
              <w:rPr>
                <w:ins w:id="688" w:author="FIXED-TERM Le Huynh Anh Tuan (RBVH/ETI14)" w:date="2016-12-29T14:54:00Z"/>
              </w:rPr>
            </w:pPr>
            <w:ins w:id="689" w:author="FIXED-TERM Le Huynh Anh Tuan (RBVH/ETI14)" w:date="2016-12-29T14:54:00Z">
              <w:r w:rsidRPr="007D2FEC">
                <w:t>Failed End Condition</w:t>
              </w:r>
            </w:ins>
          </w:p>
        </w:tc>
        <w:tc>
          <w:tcPr>
            <w:tcW w:w="6655" w:type="dxa"/>
          </w:tcPr>
          <w:p w14:paraId="53D24B79"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690" w:author="FIXED-TERM Le Huynh Anh Tuan (RBVH/ETI14)" w:date="2016-12-29T14:54:00Z"/>
                <w:rFonts w:ascii="Cambria" w:hAnsi="Cambria" w:cs="Tahoma"/>
              </w:rPr>
            </w:pPr>
            <w:ins w:id="691" w:author="FIXED-TERM Le Huynh Anh Tuan (RBVH/ETI14)" w:date="2016-12-29T14:54:00Z">
              <w:r w:rsidRPr="008802D9">
                <w:rPr>
                  <w:rFonts w:ascii="Cambria" w:hAnsi="Cambria" w:cs="Tahoma"/>
                </w:rPr>
                <w:t>A error message is displayed</w:t>
              </w:r>
            </w:ins>
          </w:p>
          <w:p w14:paraId="45A63986" w14:textId="77777777" w:rsidR="00354CBB" w:rsidRPr="008802D9" w:rsidRDefault="00354CBB" w:rsidP="00B4543E">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692" w:author="FIXED-TERM Le Huynh Anh Tuan (RBVH/ETI14)" w:date="2016-12-29T14:54:00Z"/>
                <w:rFonts w:ascii="Cambria" w:hAnsi="Cambria"/>
                <w:color w:val="auto"/>
              </w:rPr>
            </w:pPr>
            <w:ins w:id="693" w:author="FIXED-TERM Le Huynh Anh Tuan (RBVH/ETI14)" w:date="2016-12-29T14:54:00Z">
              <w:r w:rsidRPr="00765976">
                <w:rPr>
                  <w:rFonts w:ascii="Cambria" w:hAnsi="Cambria" w:cs="Tahoma"/>
                </w:rPr>
                <w:t>The user's credentials are not updated.</w:t>
              </w:r>
              <w:r w:rsidRPr="008802D9">
                <w:rPr>
                  <w:rFonts w:ascii="Cambria" w:hAnsi="Cambria"/>
                  <w:color w:val="auto"/>
                </w:rPr>
                <w:t xml:space="preserve"> </w:t>
              </w:r>
            </w:ins>
          </w:p>
        </w:tc>
      </w:tr>
      <w:tr w:rsidR="00354CBB" w:rsidRPr="008802D9" w14:paraId="5F4BC274" w14:textId="77777777" w:rsidTr="00354CBB">
        <w:trPr>
          <w:cnfStyle w:val="000000100000" w:firstRow="0" w:lastRow="0" w:firstColumn="0" w:lastColumn="0" w:oddVBand="0" w:evenVBand="0" w:oddHBand="1" w:evenHBand="0" w:firstRowFirstColumn="0" w:firstRowLastColumn="0" w:lastRowFirstColumn="0" w:lastRowLastColumn="0"/>
          <w:ins w:id="69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46484AE8" w14:textId="77777777" w:rsidR="00354CBB" w:rsidRPr="007D2FEC" w:rsidRDefault="00354CBB" w:rsidP="007D2FEC">
            <w:pPr>
              <w:spacing w:line="360" w:lineRule="auto"/>
              <w:rPr>
                <w:ins w:id="695" w:author="FIXED-TERM Le Huynh Anh Tuan (RBVH/ETI14)" w:date="2016-12-29T14:54:00Z"/>
              </w:rPr>
            </w:pPr>
            <w:ins w:id="696" w:author="FIXED-TERM Le Huynh Anh Tuan (RBVH/ETI14)" w:date="2016-12-29T14:54:00Z">
              <w:r w:rsidRPr="007D2FEC">
                <w:t>Special Requirements</w:t>
              </w:r>
            </w:ins>
          </w:p>
        </w:tc>
        <w:tc>
          <w:tcPr>
            <w:tcW w:w="6655" w:type="dxa"/>
          </w:tcPr>
          <w:p w14:paraId="5E6E6E23"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697" w:author="FIXED-TERM Le Huynh Anh Tuan (RBVH/ETI14)" w:date="2016-12-29T14:54:00Z"/>
                <w:rFonts w:ascii="Cambria" w:hAnsi="Cambria" w:cs="Tahoma"/>
              </w:rPr>
            </w:pPr>
            <w:ins w:id="698" w:author="FIXED-TERM Le Huynh Anh Tuan (RBVH/ETI14)" w:date="2016-12-29T14:54:00Z">
              <w:r w:rsidRPr="008802D9">
                <w:rPr>
                  <w:rFonts w:ascii="Cambria" w:hAnsi="Cambria" w:cs="Tahoma"/>
                </w:rPr>
                <w:t>+ The System’s interface must be user-friendly.</w:t>
              </w:r>
            </w:ins>
          </w:p>
          <w:p w14:paraId="4D8415F9"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699" w:author="FIXED-TERM Le Huynh Anh Tuan (RBVH/ETI14)" w:date="2016-12-29T14:54:00Z"/>
                <w:rFonts w:ascii="Cambria" w:hAnsi="Cambria" w:cs="Tahoma"/>
              </w:rPr>
            </w:pPr>
            <w:ins w:id="700" w:author="FIXED-TERM Le Huynh Anh Tuan (RBVH/ETI14)" w:date="2016-12-29T14:54:00Z">
              <w:r w:rsidRPr="008802D9">
                <w:rPr>
                  <w:rFonts w:ascii="Cambria" w:hAnsi="Cambria" w:cs="Tahoma"/>
                </w:rPr>
                <w:t>+ The respond time must be under 5 seconds.</w:t>
              </w:r>
            </w:ins>
          </w:p>
        </w:tc>
      </w:tr>
    </w:tbl>
    <w:p w14:paraId="786FC38A" w14:textId="77777777" w:rsidR="00354CBB" w:rsidRPr="008802D9" w:rsidRDefault="00354CBB" w:rsidP="00354CBB">
      <w:pPr>
        <w:rPr>
          <w:ins w:id="701" w:author="FIXED-TERM Le Huynh Anh Tuan (RBVH/ETI14)" w:date="2016-12-29T14:54:00Z"/>
          <w:rFonts w:ascii="Cambria" w:hAnsi="Cambria" w:cs="Tahoma"/>
        </w:rPr>
      </w:pPr>
    </w:p>
    <w:p w14:paraId="72AD7872" w14:textId="77777777" w:rsidR="00354CBB" w:rsidRPr="008802D9" w:rsidRDefault="00354CBB" w:rsidP="00354CBB">
      <w:pPr>
        <w:rPr>
          <w:ins w:id="702" w:author="FIXED-TERM Le Huynh Anh Tuan (RBVH/ETI14)" w:date="2016-12-29T14:54:00Z"/>
          <w:rFonts w:ascii="Cambria" w:hAnsi="Cambria" w:cs="Tahoma"/>
        </w:rPr>
      </w:pPr>
      <w:ins w:id="703" w:author="FIXED-TERM Le Huynh Anh Tuan (RBVH/ETI14)" w:date="2016-12-29T14:54:00Z">
        <w:r w:rsidRPr="008802D9">
          <w:rPr>
            <w:rFonts w:ascii="Cambria" w:hAnsi="Cambria" w:cs="Tahoma"/>
          </w:rPr>
          <w:br w:type="page"/>
        </w:r>
      </w:ins>
    </w:p>
    <w:tbl>
      <w:tblPr>
        <w:tblStyle w:val="GridTable4-Accent1"/>
        <w:tblW w:w="0" w:type="auto"/>
        <w:tblLook w:val="04A0" w:firstRow="1" w:lastRow="0" w:firstColumn="1" w:lastColumn="0" w:noHBand="0" w:noVBand="1"/>
      </w:tblPr>
      <w:tblGrid>
        <w:gridCol w:w="2584"/>
        <w:gridCol w:w="6203"/>
      </w:tblGrid>
      <w:tr w:rsidR="00354CBB" w:rsidRPr="008802D9" w14:paraId="48A16D2A" w14:textId="77777777" w:rsidTr="00354CBB">
        <w:trPr>
          <w:cnfStyle w:val="100000000000" w:firstRow="1" w:lastRow="0" w:firstColumn="0" w:lastColumn="0" w:oddVBand="0" w:evenVBand="0" w:oddHBand="0" w:evenHBand="0" w:firstRowFirstColumn="0" w:firstRowLastColumn="0" w:lastRowFirstColumn="0" w:lastRowLastColumn="0"/>
          <w:ins w:id="70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3F29C3D" w14:textId="28A2A58C" w:rsidR="00354CBB" w:rsidRPr="00354CBB" w:rsidRDefault="000B4686" w:rsidP="00354CBB">
            <w:pPr>
              <w:spacing w:line="360" w:lineRule="auto"/>
              <w:rPr>
                <w:ins w:id="705" w:author="FIXED-TERM Le Huynh Anh Tuan (RBVH/ETI14)" w:date="2016-12-29T14:54:00Z"/>
              </w:rPr>
            </w:pPr>
            <w:r>
              <w:t>RE1-8</w:t>
            </w:r>
          </w:p>
        </w:tc>
        <w:tc>
          <w:tcPr>
            <w:tcW w:w="6655" w:type="dxa"/>
          </w:tcPr>
          <w:p w14:paraId="0D607627" w14:textId="77777777" w:rsidR="00354CBB" w:rsidRPr="00354CBB" w:rsidRDefault="00354CBB" w:rsidP="00354CBB">
            <w:pPr>
              <w:spacing w:line="360" w:lineRule="auto"/>
              <w:cnfStyle w:val="100000000000" w:firstRow="1" w:lastRow="0" w:firstColumn="0" w:lastColumn="0" w:oddVBand="0" w:evenVBand="0" w:oddHBand="0" w:evenHBand="0" w:firstRowFirstColumn="0" w:firstRowLastColumn="0" w:lastRowFirstColumn="0" w:lastRowLastColumn="0"/>
              <w:rPr>
                <w:ins w:id="706" w:author="FIXED-TERM Le Huynh Anh Tuan (RBVH/ETI14)" w:date="2016-12-29T14:54:00Z"/>
              </w:rPr>
            </w:pPr>
            <w:ins w:id="707" w:author="FIXED-TERM Le Huynh Anh Tuan (RBVH/ETI14)" w:date="2016-12-29T14:54:00Z">
              <w:r w:rsidRPr="00354CBB">
                <w:t>View User List</w:t>
              </w:r>
            </w:ins>
          </w:p>
        </w:tc>
      </w:tr>
      <w:tr w:rsidR="00354CBB" w:rsidRPr="008802D9" w14:paraId="45DEED5A" w14:textId="77777777" w:rsidTr="00354CBB">
        <w:trPr>
          <w:cnfStyle w:val="000000100000" w:firstRow="0" w:lastRow="0" w:firstColumn="0" w:lastColumn="0" w:oddVBand="0" w:evenVBand="0" w:oddHBand="1" w:evenHBand="0" w:firstRowFirstColumn="0" w:firstRowLastColumn="0" w:lastRowFirstColumn="0" w:lastRowLastColumn="0"/>
          <w:ins w:id="70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3E5CA88" w14:textId="77777777" w:rsidR="00354CBB" w:rsidRPr="007D2FEC" w:rsidRDefault="00354CBB" w:rsidP="007D2FEC">
            <w:pPr>
              <w:spacing w:line="360" w:lineRule="auto"/>
              <w:rPr>
                <w:ins w:id="709" w:author="FIXED-TERM Le Huynh Anh Tuan (RBVH/ETI14)" w:date="2016-12-29T14:54:00Z"/>
              </w:rPr>
            </w:pPr>
            <w:ins w:id="710" w:author="FIXED-TERM Le Huynh Anh Tuan (RBVH/ETI14)" w:date="2016-12-29T14:54:00Z">
              <w:r w:rsidRPr="007D2FEC">
                <w:t>Description</w:t>
              </w:r>
            </w:ins>
          </w:p>
        </w:tc>
        <w:tc>
          <w:tcPr>
            <w:tcW w:w="6655" w:type="dxa"/>
          </w:tcPr>
          <w:p w14:paraId="5197C149"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711" w:author="FIXED-TERM Le Huynh Anh Tuan (RBVH/ETI14)" w:date="2016-12-29T14:54:00Z"/>
                <w:rFonts w:ascii="Cambria" w:hAnsi="Cambria" w:cs="Tahoma"/>
              </w:rPr>
            </w:pPr>
            <w:ins w:id="712" w:author="FIXED-TERM Le Huynh Anh Tuan (RBVH/ETI14)" w:date="2016-12-29T14:54:00Z">
              <w:r w:rsidRPr="008802D9">
                <w:rPr>
                  <w:rFonts w:ascii="Cambria" w:hAnsi="Cambria" w:cs="Tahoma"/>
                </w:rPr>
                <w:t xml:space="preserve">An administrator of the System want to edit information of a user from the database </w:t>
              </w:r>
            </w:ins>
          </w:p>
        </w:tc>
      </w:tr>
      <w:tr w:rsidR="00354CBB" w:rsidRPr="008802D9" w14:paraId="60F4B09E" w14:textId="77777777" w:rsidTr="00354CBB">
        <w:trPr>
          <w:ins w:id="71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14447BC0" w14:textId="77777777" w:rsidR="00354CBB" w:rsidRPr="007D2FEC" w:rsidRDefault="00354CBB" w:rsidP="007D2FEC">
            <w:pPr>
              <w:spacing w:line="360" w:lineRule="auto"/>
              <w:rPr>
                <w:ins w:id="714" w:author="FIXED-TERM Le Huynh Anh Tuan (RBVH/ETI14)" w:date="2016-12-29T14:54:00Z"/>
              </w:rPr>
            </w:pPr>
            <w:ins w:id="715" w:author="FIXED-TERM Le Huynh Anh Tuan (RBVH/ETI14)" w:date="2016-12-29T14:54:00Z">
              <w:r w:rsidRPr="007D2FEC">
                <w:t>Stakeholders</w:t>
              </w:r>
            </w:ins>
          </w:p>
        </w:tc>
        <w:tc>
          <w:tcPr>
            <w:tcW w:w="6655" w:type="dxa"/>
          </w:tcPr>
          <w:p w14:paraId="224C375D" w14:textId="77777777" w:rsidR="00354CBB" w:rsidRPr="008802D9" w:rsidRDefault="00354CBB" w:rsidP="00354CBB">
            <w:pPr>
              <w:cnfStyle w:val="000000000000" w:firstRow="0" w:lastRow="0" w:firstColumn="0" w:lastColumn="0" w:oddVBand="0" w:evenVBand="0" w:oddHBand="0" w:evenHBand="0" w:firstRowFirstColumn="0" w:firstRowLastColumn="0" w:lastRowFirstColumn="0" w:lastRowLastColumn="0"/>
              <w:rPr>
                <w:ins w:id="716" w:author="FIXED-TERM Le Huynh Anh Tuan (RBVH/ETI14)" w:date="2016-12-29T14:54:00Z"/>
                <w:rFonts w:ascii="Cambria" w:hAnsi="Cambria" w:cs="Tahoma"/>
              </w:rPr>
            </w:pPr>
            <w:ins w:id="717" w:author="FIXED-TERM Le Huynh Anh Tuan (RBVH/ETI14)" w:date="2016-12-29T14:54:00Z">
              <w:r w:rsidRPr="008802D9">
                <w:rPr>
                  <w:rFonts w:ascii="Cambria" w:hAnsi="Cambria" w:cs="Tahoma"/>
                </w:rPr>
                <w:t>Testers, project manager, admin</w:t>
              </w:r>
            </w:ins>
          </w:p>
        </w:tc>
      </w:tr>
      <w:tr w:rsidR="00354CBB" w:rsidRPr="008802D9" w14:paraId="13DA6C97" w14:textId="77777777" w:rsidTr="00354CBB">
        <w:trPr>
          <w:cnfStyle w:val="000000100000" w:firstRow="0" w:lastRow="0" w:firstColumn="0" w:lastColumn="0" w:oddVBand="0" w:evenVBand="0" w:oddHBand="1" w:evenHBand="0" w:firstRowFirstColumn="0" w:firstRowLastColumn="0" w:lastRowFirstColumn="0" w:lastRowLastColumn="0"/>
          <w:ins w:id="71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6288254" w14:textId="77777777" w:rsidR="00354CBB" w:rsidRPr="007D2FEC" w:rsidRDefault="00354CBB" w:rsidP="007D2FEC">
            <w:pPr>
              <w:spacing w:line="360" w:lineRule="auto"/>
              <w:rPr>
                <w:ins w:id="719" w:author="FIXED-TERM Le Huynh Anh Tuan (RBVH/ETI14)" w:date="2016-12-29T14:54:00Z"/>
              </w:rPr>
            </w:pPr>
            <w:ins w:id="720" w:author="FIXED-TERM Le Huynh Anh Tuan (RBVH/ETI14)" w:date="2016-12-29T14:54:00Z">
              <w:r w:rsidRPr="007D2FEC">
                <w:t>Actors</w:t>
              </w:r>
            </w:ins>
          </w:p>
        </w:tc>
        <w:tc>
          <w:tcPr>
            <w:tcW w:w="6655" w:type="dxa"/>
          </w:tcPr>
          <w:p w14:paraId="7B1C9DB0" w14:textId="77777777" w:rsidR="00354CBB" w:rsidRPr="008802D9" w:rsidRDefault="00354CBB" w:rsidP="00354CBB">
            <w:pPr>
              <w:cnfStyle w:val="000000100000" w:firstRow="0" w:lastRow="0" w:firstColumn="0" w:lastColumn="0" w:oddVBand="0" w:evenVBand="0" w:oddHBand="1" w:evenHBand="0" w:firstRowFirstColumn="0" w:firstRowLastColumn="0" w:lastRowFirstColumn="0" w:lastRowLastColumn="0"/>
              <w:rPr>
                <w:ins w:id="721" w:author="FIXED-TERM Le Huynh Anh Tuan (RBVH/ETI14)" w:date="2016-12-29T14:54:00Z"/>
                <w:rFonts w:ascii="Cambria" w:hAnsi="Cambria" w:cs="Tahoma"/>
              </w:rPr>
            </w:pPr>
            <w:ins w:id="722" w:author="FIXED-TERM Le Huynh Anh Tuan (RBVH/ETI14)" w:date="2016-12-29T14:54:00Z">
              <w:r w:rsidRPr="008802D9">
                <w:rPr>
                  <w:rFonts w:ascii="Cambria" w:hAnsi="Cambria" w:cs="Tahoma"/>
                </w:rPr>
                <w:t>Administrator</w:t>
              </w:r>
            </w:ins>
          </w:p>
        </w:tc>
      </w:tr>
      <w:tr w:rsidR="00354CBB" w:rsidRPr="008802D9" w14:paraId="3A3E3C86" w14:textId="77777777" w:rsidTr="00354CBB">
        <w:trPr>
          <w:ins w:id="72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D8495E0" w14:textId="77777777" w:rsidR="00354CBB" w:rsidRPr="007D2FEC" w:rsidRDefault="00354CBB" w:rsidP="007D2FEC">
            <w:pPr>
              <w:spacing w:line="360" w:lineRule="auto"/>
              <w:rPr>
                <w:ins w:id="724" w:author="FIXED-TERM Le Huynh Anh Tuan (RBVH/ETI14)" w:date="2016-12-29T14:54:00Z"/>
              </w:rPr>
            </w:pPr>
            <w:ins w:id="725" w:author="FIXED-TERM Le Huynh Anh Tuan (RBVH/ETI14)" w:date="2016-12-29T14:54:00Z">
              <w:r w:rsidRPr="007D2FEC">
                <w:t>Trigger</w:t>
              </w:r>
            </w:ins>
          </w:p>
        </w:tc>
        <w:tc>
          <w:tcPr>
            <w:tcW w:w="6655" w:type="dxa"/>
          </w:tcPr>
          <w:p w14:paraId="227694FC" w14:textId="77777777" w:rsidR="00354CBB" w:rsidRPr="008802D9" w:rsidRDefault="00354CBB" w:rsidP="00354CBB">
            <w:pPr>
              <w:keepLines/>
              <w:spacing w:before="60" w:after="60"/>
              <w:cnfStyle w:val="000000000000" w:firstRow="0" w:lastRow="0" w:firstColumn="0" w:lastColumn="0" w:oddVBand="0" w:evenVBand="0" w:oddHBand="0" w:evenHBand="0" w:firstRowFirstColumn="0" w:firstRowLastColumn="0" w:lastRowFirstColumn="0" w:lastRowLastColumn="0"/>
              <w:rPr>
                <w:ins w:id="726" w:author="FIXED-TERM Le Huynh Anh Tuan (RBVH/ETI14)" w:date="2016-12-29T14:54:00Z"/>
                <w:rFonts w:ascii="Cambria" w:eastAsia="Times New Roman" w:hAnsi="Cambria" w:cs="Tahoma"/>
                <w:lang w:val="en-GB"/>
              </w:rPr>
            </w:pPr>
            <w:ins w:id="727" w:author="FIXED-TERM Le Huynh Anh Tuan (RBVH/ETI14)" w:date="2016-12-29T14:54:00Z">
              <w:r w:rsidRPr="008802D9">
                <w:rPr>
                  <w:rFonts w:ascii="Cambria" w:eastAsia="Times New Roman" w:hAnsi="Cambria" w:cs="Tahoma"/>
                  <w:lang w:val="en-GB"/>
                </w:rPr>
                <w:t>This use case starts when an administrator accesses the “User List” feature of the system</w:t>
              </w:r>
            </w:ins>
          </w:p>
        </w:tc>
      </w:tr>
      <w:tr w:rsidR="00354CBB" w:rsidRPr="008802D9" w14:paraId="476956C6" w14:textId="77777777" w:rsidTr="00354CBB">
        <w:trPr>
          <w:cnfStyle w:val="000000100000" w:firstRow="0" w:lastRow="0" w:firstColumn="0" w:lastColumn="0" w:oddVBand="0" w:evenVBand="0" w:oddHBand="1" w:evenHBand="0" w:firstRowFirstColumn="0" w:firstRowLastColumn="0" w:lastRowFirstColumn="0" w:lastRowLastColumn="0"/>
          <w:ins w:id="72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0A4A445" w14:textId="77777777" w:rsidR="00354CBB" w:rsidRPr="007D2FEC" w:rsidRDefault="00354CBB" w:rsidP="007D2FEC">
            <w:pPr>
              <w:spacing w:line="360" w:lineRule="auto"/>
              <w:rPr>
                <w:ins w:id="729" w:author="FIXED-TERM Le Huynh Anh Tuan (RBVH/ETI14)" w:date="2016-12-29T14:54:00Z"/>
              </w:rPr>
            </w:pPr>
            <w:ins w:id="730" w:author="FIXED-TERM Le Huynh Anh Tuan (RBVH/ETI14)" w:date="2016-12-29T14:54:00Z">
              <w:r w:rsidRPr="007D2FEC">
                <w:t>Inputs</w:t>
              </w:r>
            </w:ins>
          </w:p>
        </w:tc>
        <w:tc>
          <w:tcPr>
            <w:tcW w:w="6655" w:type="dxa"/>
          </w:tcPr>
          <w:p w14:paraId="473E9866" w14:textId="084BF205" w:rsidR="00354CBB" w:rsidRPr="008802D9" w:rsidRDefault="00765976" w:rsidP="00765976">
            <w:pPr>
              <w:keepLines/>
              <w:spacing w:before="60" w:after="60"/>
              <w:cnfStyle w:val="000000100000" w:firstRow="0" w:lastRow="0" w:firstColumn="0" w:lastColumn="0" w:oddVBand="0" w:evenVBand="0" w:oddHBand="1" w:evenHBand="0" w:firstRowFirstColumn="0" w:firstRowLastColumn="0" w:lastRowFirstColumn="0" w:lastRowLastColumn="0"/>
              <w:rPr>
                <w:ins w:id="731" w:author="FIXED-TERM Le Huynh Anh Tuan (RBVH/ETI14)" w:date="2016-12-29T14:54:00Z"/>
                <w:rFonts w:ascii="Cambria" w:hAnsi="Cambria"/>
                <w:color w:val="auto"/>
              </w:rPr>
            </w:pPr>
            <w:ins w:id="732" w:author="FIXED-TERM Le Huynh Anh Tuan (RBVH/ETI14)" w:date="2016-12-29T14:54:00Z">
              <w:r w:rsidRPr="00765976">
                <w:rPr>
                  <w:rFonts w:ascii="Cambria" w:eastAsia="Times New Roman" w:hAnsi="Cambria" w:cs="Tahoma"/>
                  <w:lang w:val="en-GB"/>
                </w:rPr>
                <w:t>None.</w:t>
              </w:r>
            </w:ins>
          </w:p>
        </w:tc>
      </w:tr>
      <w:tr w:rsidR="00354CBB" w:rsidRPr="008802D9" w14:paraId="63ADF831" w14:textId="77777777" w:rsidTr="00354CBB">
        <w:trPr>
          <w:ins w:id="73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F32C771" w14:textId="77777777" w:rsidR="00354CBB" w:rsidRPr="007D2FEC" w:rsidRDefault="00354CBB" w:rsidP="007D2FEC">
            <w:pPr>
              <w:spacing w:line="360" w:lineRule="auto"/>
              <w:rPr>
                <w:ins w:id="734" w:author="FIXED-TERM Le Huynh Anh Tuan (RBVH/ETI14)" w:date="2016-12-29T14:54:00Z"/>
              </w:rPr>
            </w:pPr>
            <w:ins w:id="735" w:author="FIXED-TERM Le Huynh Anh Tuan (RBVH/ETI14)" w:date="2016-12-29T14:54:00Z">
              <w:r w:rsidRPr="007D2FEC">
                <w:t>Preconditions</w:t>
              </w:r>
            </w:ins>
          </w:p>
        </w:tc>
        <w:tc>
          <w:tcPr>
            <w:tcW w:w="6655" w:type="dxa"/>
          </w:tcPr>
          <w:p w14:paraId="4A1A07E7" w14:textId="77777777" w:rsidR="00354CBB" w:rsidRPr="008802D9" w:rsidRDefault="00354CBB" w:rsidP="00354CBB">
            <w:pPr>
              <w:keepLines/>
              <w:spacing w:before="60" w:after="60"/>
              <w:cnfStyle w:val="000000000000" w:firstRow="0" w:lastRow="0" w:firstColumn="0" w:lastColumn="0" w:oddVBand="0" w:evenVBand="0" w:oddHBand="0" w:evenHBand="0" w:firstRowFirstColumn="0" w:firstRowLastColumn="0" w:lastRowFirstColumn="0" w:lastRowLastColumn="0"/>
              <w:rPr>
                <w:ins w:id="736" w:author="FIXED-TERM Le Huynh Anh Tuan (RBVH/ETI14)" w:date="2016-12-29T14:54:00Z"/>
                <w:rFonts w:ascii="Cambria" w:hAnsi="Cambria"/>
                <w:color w:val="auto"/>
              </w:rPr>
            </w:pPr>
            <w:ins w:id="737" w:author="FIXED-TERM Le Huynh Anh Tuan (RBVH/ETI14)" w:date="2016-12-29T14:54:00Z">
              <w:r w:rsidRPr="00354CBB">
                <w:rPr>
                  <w:rFonts w:ascii="Cambria" w:eastAsia="Times New Roman" w:hAnsi="Cambria" w:cs="Tahoma"/>
                  <w:lang w:val="en-GB"/>
                </w:rPr>
                <w:t>The administrator is logged into the system.</w:t>
              </w:r>
              <w:r w:rsidRPr="00354CBB">
                <w:rPr>
                  <w:rFonts w:ascii="Cambria" w:hAnsi="Cambria"/>
                  <w:color w:val="FF0000"/>
                </w:rPr>
                <w:t xml:space="preserve"> </w:t>
              </w:r>
            </w:ins>
          </w:p>
        </w:tc>
      </w:tr>
      <w:tr w:rsidR="00354CBB" w:rsidRPr="008802D9" w14:paraId="066B176B" w14:textId="77777777" w:rsidTr="00354CBB">
        <w:trPr>
          <w:cnfStyle w:val="000000100000" w:firstRow="0" w:lastRow="0" w:firstColumn="0" w:lastColumn="0" w:oddVBand="0" w:evenVBand="0" w:oddHBand="1" w:evenHBand="0" w:firstRowFirstColumn="0" w:firstRowLastColumn="0" w:lastRowFirstColumn="0" w:lastRowLastColumn="0"/>
          <w:ins w:id="73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4175063" w14:textId="77777777" w:rsidR="00354CBB" w:rsidRPr="007D2FEC" w:rsidRDefault="00354CBB" w:rsidP="007D2FEC">
            <w:pPr>
              <w:spacing w:line="360" w:lineRule="auto"/>
              <w:rPr>
                <w:ins w:id="739" w:author="FIXED-TERM Le Huynh Anh Tuan (RBVH/ETI14)" w:date="2016-12-29T14:54:00Z"/>
              </w:rPr>
            </w:pPr>
            <w:ins w:id="740" w:author="FIXED-TERM Le Huynh Anh Tuan (RBVH/ETI14)" w:date="2016-12-29T14:54:00Z">
              <w:r w:rsidRPr="007D2FEC">
                <w:t>Main Success Scenario</w:t>
              </w:r>
            </w:ins>
          </w:p>
        </w:tc>
        <w:tc>
          <w:tcPr>
            <w:tcW w:w="6655" w:type="dxa"/>
          </w:tcPr>
          <w:p w14:paraId="2D739E9D" w14:textId="77777777" w:rsidR="00354CBB" w:rsidRPr="008802D9" w:rsidRDefault="00354CBB" w:rsidP="00B4543E">
            <w:pPr>
              <w:pStyle w:val="BodyTextIndent"/>
              <w:keepLines/>
              <w:numPr>
                <w:ilvl w:val="0"/>
                <w:numId w:val="27"/>
              </w:numPr>
              <w:spacing w:before="60" w:after="60"/>
              <w:ind w:left="432"/>
              <w:cnfStyle w:val="000000100000" w:firstRow="0" w:lastRow="0" w:firstColumn="0" w:lastColumn="0" w:oddVBand="0" w:evenVBand="0" w:oddHBand="1" w:evenHBand="0" w:firstRowFirstColumn="0" w:firstRowLastColumn="0" w:lastRowFirstColumn="0" w:lastRowLastColumn="0"/>
              <w:rPr>
                <w:ins w:id="741" w:author="FIXED-TERM Le Huynh Anh Tuan (RBVH/ETI14)" w:date="2016-12-29T14:54:00Z"/>
                <w:rFonts w:ascii="Cambria" w:hAnsi="Cambria" w:cs="Tahoma"/>
                <w:iCs/>
              </w:rPr>
            </w:pPr>
            <w:ins w:id="742" w:author="FIXED-TERM Le Huynh Anh Tuan (RBVH/ETI14)" w:date="2016-12-29T14:54:00Z">
              <w:r w:rsidRPr="008802D9">
                <w:rPr>
                  <w:rFonts w:ascii="Cambria" w:hAnsi="Cambria" w:cs="Tahoma"/>
                  <w:iCs/>
                </w:rPr>
                <w:t>The Administrator clicks on “User List” feature.</w:t>
              </w:r>
            </w:ins>
          </w:p>
          <w:p w14:paraId="4798ACCD" w14:textId="77777777" w:rsidR="00354CBB" w:rsidRPr="008802D9" w:rsidRDefault="00354CBB" w:rsidP="00B4543E">
            <w:pPr>
              <w:pStyle w:val="BodyTextIndent"/>
              <w:keepLines/>
              <w:numPr>
                <w:ilvl w:val="0"/>
                <w:numId w:val="27"/>
              </w:numPr>
              <w:spacing w:before="60" w:after="60"/>
              <w:ind w:left="432"/>
              <w:cnfStyle w:val="000000100000" w:firstRow="0" w:lastRow="0" w:firstColumn="0" w:lastColumn="0" w:oddVBand="0" w:evenVBand="0" w:oddHBand="1" w:evenHBand="0" w:firstRowFirstColumn="0" w:firstRowLastColumn="0" w:lastRowFirstColumn="0" w:lastRowLastColumn="0"/>
              <w:rPr>
                <w:ins w:id="743" w:author="FIXED-TERM Le Huynh Anh Tuan (RBVH/ETI14)" w:date="2016-12-29T14:54:00Z"/>
                <w:rFonts w:ascii="Cambria" w:hAnsi="Cambria" w:cs="Tahoma"/>
                <w:iCs/>
              </w:rPr>
            </w:pPr>
            <w:ins w:id="744" w:author="FIXED-TERM Le Huynh Anh Tuan (RBVH/ETI14)" w:date="2016-12-29T14:54:00Z">
              <w:r w:rsidRPr="008802D9">
                <w:rPr>
                  <w:rFonts w:ascii="Cambria" w:hAnsi="Cambria" w:cs="Tahoma"/>
                  <w:iCs/>
                </w:rPr>
                <w:t>The System displays the current list of Users.</w:t>
              </w:r>
            </w:ins>
          </w:p>
          <w:p w14:paraId="4729FE0D" w14:textId="77777777" w:rsidR="00354CBB" w:rsidRPr="008802D9" w:rsidRDefault="00354CBB" w:rsidP="00B4543E">
            <w:pPr>
              <w:pStyle w:val="ListParagraph"/>
              <w:numPr>
                <w:ilvl w:val="0"/>
                <w:numId w:val="27"/>
              </w:numPr>
              <w:spacing w:before="0"/>
              <w:ind w:left="432"/>
              <w:cnfStyle w:val="000000100000" w:firstRow="0" w:lastRow="0" w:firstColumn="0" w:lastColumn="0" w:oddVBand="0" w:evenVBand="0" w:oddHBand="1" w:evenHBand="0" w:firstRowFirstColumn="0" w:firstRowLastColumn="0" w:lastRowFirstColumn="0" w:lastRowLastColumn="0"/>
              <w:rPr>
                <w:ins w:id="745" w:author="FIXED-TERM Le Huynh Anh Tuan (RBVH/ETI14)" w:date="2016-12-29T14:54:00Z"/>
                <w:rFonts w:ascii="Cambria" w:hAnsi="Cambria" w:cs="Tahoma"/>
              </w:rPr>
            </w:pPr>
            <w:ins w:id="746" w:author="FIXED-TERM Le Huynh Anh Tuan (RBVH/ETI14)" w:date="2016-12-29T14:54:00Z">
              <w:r w:rsidRPr="008802D9">
                <w:rPr>
                  <w:rFonts w:ascii="Cambria" w:hAnsi="Cambria" w:cs="Tahoma"/>
                  <w:iCs/>
                </w:rPr>
                <w:t>Use Case ends.</w:t>
              </w:r>
            </w:ins>
          </w:p>
          <w:p w14:paraId="310420CD" w14:textId="77777777" w:rsidR="00354CBB" w:rsidRPr="008802D9" w:rsidRDefault="00354CBB" w:rsidP="00354CBB">
            <w:pPr>
              <w:ind w:left="72"/>
              <w:cnfStyle w:val="000000100000" w:firstRow="0" w:lastRow="0" w:firstColumn="0" w:lastColumn="0" w:oddVBand="0" w:evenVBand="0" w:oddHBand="1" w:evenHBand="0" w:firstRowFirstColumn="0" w:firstRowLastColumn="0" w:lastRowFirstColumn="0" w:lastRowLastColumn="0"/>
              <w:rPr>
                <w:ins w:id="747" w:author="FIXED-TERM Le Huynh Anh Tuan (RBVH/ETI14)" w:date="2016-12-29T14:54:00Z"/>
                <w:rFonts w:ascii="Cambria" w:hAnsi="Cambria" w:cs="Tahoma"/>
              </w:rPr>
            </w:pPr>
          </w:p>
        </w:tc>
      </w:tr>
      <w:tr w:rsidR="00354CBB" w:rsidRPr="008802D9" w14:paraId="4D7F3E5E" w14:textId="77777777" w:rsidTr="00354CBB">
        <w:trPr>
          <w:trHeight w:val="422"/>
          <w:ins w:id="74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556E0729" w14:textId="77777777" w:rsidR="00354CBB" w:rsidRPr="007D2FEC" w:rsidRDefault="00354CBB" w:rsidP="007D2FEC">
            <w:pPr>
              <w:spacing w:line="360" w:lineRule="auto"/>
              <w:rPr>
                <w:ins w:id="749" w:author="FIXED-TERM Le Huynh Anh Tuan (RBVH/ETI14)" w:date="2016-12-29T14:54:00Z"/>
              </w:rPr>
            </w:pPr>
            <w:ins w:id="750" w:author="FIXED-TERM Le Huynh Anh Tuan (RBVH/ETI14)" w:date="2016-12-29T14:54:00Z">
              <w:r w:rsidRPr="007D2FEC">
                <w:t>Alternative Scenarios</w:t>
              </w:r>
            </w:ins>
          </w:p>
        </w:tc>
        <w:tc>
          <w:tcPr>
            <w:tcW w:w="6655" w:type="dxa"/>
          </w:tcPr>
          <w:p w14:paraId="79159EEF" w14:textId="1F3FF7F1" w:rsidR="00354CBB" w:rsidRPr="008802D9" w:rsidRDefault="00765976" w:rsidP="00765976">
            <w:pPr>
              <w:keepLines/>
              <w:spacing w:before="60" w:after="60"/>
              <w:cnfStyle w:val="000000000000" w:firstRow="0" w:lastRow="0" w:firstColumn="0" w:lastColumn="0" w:oddVBand="0" w:evenVBand="0" w:oddHBand="0" w:evenHBand="0" w:firstRowFirstColumn="0" w:firstRowLastColumn="0" w:lastRowFirstColumn="0" w:lastRowLastColumn="0"/>
              <w:rPr>
                <w:ins w:id="751" w:author="FIXED-TERM Le Huynh Anh Tuan (RBVH/ETI14)" w:date="2016-12-29T14:54:00Z"/>
                <w:rFonts w:ascii="Cambria" w:hAnsi="Cambria"/>
                <w:color w:val="auto"/>
              </w:rPr>
            </w:pPr>
            <w:ins w:id="752" w:author="FIXED-TERM Le Huynh Anh Tuan (RBVH/ETI14)" w:date="2016-12-29T14:54:00Z">
              <w:r w:rsidRPr="00765976">
                <w:rPr>
                  <w:rFonts w:ascii="Cambria" w:eastAsia="Times New Roman" w:hAnsi="Cambria" w:cs="Tahoma"/>
                  <w:lang w:val="en-GB"/>
                </w:rPr>
                <w:t>None.</w:t>
              </w:r>
            </w:ins>
          </w:p>
        </w:tc>
      </w:tr>
      <w:tr w:rsidR="00354CBB" w:rsidRPr="008802D9" w14:paraId="1CE8E480" w14:textId="77777777" w:rsidTr="00354CBB">
        <w:trPr>
          <w:cnfStyle w:val="000000100000" w:firstRow="0" w:lastRow="0" w:firstColumn="0" w:lastColumn="0" w:oddVBand="0" w:evenVBand="0" w:oddHBand="1" w:evenHBand="0" w:firstRowFirstColumn="0" w:firstRowLastColumn="0" w:lastRowFirstColumn="0" w:lastRowLastColumn="0"/>
          <w:ins w:id="75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5888C9E" w14:textId="77777777" w:rsidR="00354CBB" w:rsidRPr="007D2FEC" w:rsidRDefault="00354CBB" w:rsidP="007D2FEC">
            <w:pPr>
              <w:spacing w:line="360" w:lineRule="auto"/>
              <w:rPr>
                <w:ins w:id="754" w:author="FIXED-TERM Le Huynh Anh Tuan (RBVH/ETI14)" w:date="2016-12-29T14:54:00Z"/>
              </w:rPr>
            </w:pPr>
            <w:ins w:id="755" w:author="FIXED-TERM Le Huynh Anh Tuan (RBVH/ETI14)" w:date="2016-12-29T14:54:00Z">
              <w:r w:rsidRPr="007D2FEC">
                <w:t>Success End Condition</w:t>
              </w:r>
            </w:ins>
          </w:p>
        </w:tc>
        <w:tc>
          <w:tcPr>
            <w:tcW w:w="6655" w:type="dxa"/>
          </w:tcPr>
          <w:p w14:paraId="02875588" w14:textId="77777777" w:rsidR="00354CBB" w:rsidRPr="00354CBB" w:rsidRDefault="00354CBB" w:rsidP="00354CBB">
            <w:pPr>
              <w:pStyle w:val="BodyTextIndent"/>
              <w:keepLines/>
              <w:spacing w:before="60" w:after="60"/>
              <w:ind w:left="432"/>
              <w:cnfStyle w:val="000000100000" w:firstRow="0" w:lastRow="0" w:firstColumn="0" w:lastColumn="0" w:oddVBand="0" w:evenVBand="0" w:oddHBand="1" w:evenHBand="0" w:firstRowFirstColumn="0" w:firstRowLastColumn="0" w:lastRowFirstColumn="0" w:lastRowLastColumn="0"/>
              <w:rPr>
                <w:ins w:id="756" w:author="FIXED-TERM Le Huynh Anh Tuan (RBVH/ETI14)" w:date="2016-12-29T14:54:00Z"/>
                <w:rFonts w:ascii="Cambria" w:hAnsi="Cambria" w:cs="Tahoma"/>
                <w:iCs/>
              </w:rPr>
            </w:pPr>
            <w:ins w:id="757" w:author="FIXED-TERM Le Huynh Anh Tuan (RBVH/ETI14)" w:date="2016-12-29T14:54:00Z">
              <w:r w:rsidRPr="00354CBB">
                <w:rPr>
                  <w:rFonts w:ascii="Cambria" w:hAnsi="Cambria" w:cs="Tahoma"/>
                  <w:iCs/>
                </w:rPr>
                <w:t xml:space="preserve">The user's list is displayed. </w:t>
              </w:r>
            </w:ins>
          </w:p>
        </w:tc>
      </w:tr>
      <w:tr w:rsidR="00354CBB" w:rsidRPr="008802D9" w14:paraId="0F60C91C" w14:textId="77777777" w:rsidTr="00354CBB">
        <w:trPr>
          <w:ins w:id="75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D92CEC8" w14:textId="77777777" w:rsidR="00354CBB" w:rsidRPr="007D2FEC" w:rsidRDefault="00354CBB" w:rsidP="007D2FEC">
            <w:pPr>
              <w:spacing w:line="360" w:lineRule="auto"/>
              <w:rPr>
                <w:ins w:id="759" w:author="FIXED-TERM Le Huynh Anh Tuan (RBVH/ETI14)" w:date="2016-12-29T14:54:00Z"/>
              </w:rPr>
            </w:pPr>
            <w:ins w:id="760" w:author="FIXED-TERM Le Huynh Anh Tuan (RBVH/ETI14)" w:date="2016-12-29T14:54:00Z">
              <w:r w:rsidRPr="007D2FEC">
                <w:t>Failed End Condition</w:t>
              </w:r>
            </w:ins>
          </w:p>
        </w:tc>
        <w:tc>
          <w:tcPr>
            <w:tcW w:w="6655" w:type="dxa"/>
          </w:tcPr>
          <w:p w14:paraId="741395AF" w14:textId="77777777" w:rsidR="00354CBB" w:rsidRPr="00354CBB" w:rsidRDefault="00354CBB" w:rsidP="00354CBB">
            <w:pPr>
              <w:pStyle w:val="BodyTextIndent"/>
              <w:keepLines/>
              <w:spacing w:before="60" w:after="60"/>
              <w:ind w:left="432"/>
              <w:cnfStyle w:val="000000000000" w:firstRow="0" w:lastRow="0" w:firstColumn="0" w:lastColumn="0" w:oddVBand="0" w:evenVBand="0" w:oddHBand="0" w:evenHBand="0" w:firstRowFirstColumn="0" w:firstRowLastColumn="0" w:lastRowFirstColumn="0" w:lastRowLastColumn="0"/>
              <w:rPr>
                <w:ins w:id="761" w:author="FIXED-TERM Le Huynh Anh Tuan (RBVH/ETI14)" w:date="2016-12-29T14:54:00Z"/>
                <w:rFonts w:ascii="Cambria" w:hAnsi="Cambria" w:cs="Tahoma"/>
                <w:iCs/>
              </w:rPr>
            </w:pPr>
            <w:ins w:id="762" w:author="FIXED-TERM Le Huynh Anh Tuan (RBVH/ETI14)" w:date="2016-12-29T14:54:00Z">
              <w:r w:rsidRPr="00354CBB">
                <w:rPr>
                  <w:rFonts w:ascii="Cambria" w:hAnsi="Cambria" w:cs="Tahoma"/>
                  <w:iCs/>
                </w:rPr>
                <w:t>A error message is displayed</w:t>
              </w:r>
            </w:ins>
          </w:p>
          <w:p w14:paraId="2E626245" w14:textId="77777777" w:rsidR="00354CBB" w:rsidRPr="00354CBB" w:rsidRDefault="00354CBB" w:rsidP="00354CBB">
            <w:pPr>
              <w:pStyle w:val="BodyTextIndent"/>
              <w:keepLines/>
              <w:spacing w:before="60" w:after="60"/>
              <w:ind w:left="432"/>
              <w:cnfStyle w:val="000000000000" w:firstRow="0" w:lastRow="0" w:firstColumn="0" w:lastColumn="0" w:oddVBand="0" w:evenVBand="0" w:oddHBand="0" w:evenHBand="0" w:firstRowFirstColumn="0" w:firstRowLastColumn="0" w:lastRowFirstColumn="0" w:lastRowLastColumn="0"/>
              <w:rPr>
                <w:ins w:id="763" w:author="FIXED-TERM Le Huynh Anh Tuan (RBVH/ETI14)" w:date="2016-12-29T14:54:00Z"/>
                <w:rFonts w:ascii="Cambria" w:hAnsi="Cambria" w:cs="Tahoma"/>
                <w:iCs/>
              </w:rPr>
            </w:pPr>
            <w:ins w:id="764" w:author="FIXED-TERM Le Huynh Anh Tuan (RBVH/ETI14)" w:date="2016-12-29T14:54:00Z">
              <w:r w:rsidRPr="00354CBB">
                <w:rPr>
                  <w:rFonts w:ascii="Cambria" w:hAnsi="Cambria" w:cs="Tahoma"/>
                  <w:iCs/>
                </w:rPr>
                <w:t xml:space="preserve">The user's list is not displayed. </w:t>
              </w:r>
            </w:ins>
          </w:p>
        </w:tc>
      </w:tr>
      <w:tr w:rsidR="00354CBB" w:rsidRPr="008802D9" w14:paraId="11E91D40" w14:textId="77777777" w:rsidTr="00354CBB">
        <w:trPr>
          <w:cnfStyle w:val="000000100000" w:firstRow="0" w:lastRow="0" w:firstColumn="0" w:lastColumn="0" w:oddVBand="0" w:evenVBand="0" w:oddHBand="1" w:evenHBand="0" w:firstRowFirstColumn="0" w:firstRowLastColumn="0" w:lastRowFirstColumn="0" w:lastRowLastColumn="0"/>
          <w:ins w:id="76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F0FFB0F" w14:textId="77777777" w:rsidR="00354CBB" w:rsidRPr="007D2FEC" w:rsidRDefault="00354CBB" w:rsidP="007D2FEC">
            <w:pPr>
              <w:spacing w:line="360" w:lineRule="auto"/>
              <w:rPr>
                <w:ins w:id="766" w:author="FIXED-TERM Le Huynh Anh Tuan (RBVH/ETI14)" w:date="2016-12-29T14:54:00Z"/>
              </w:rPr>
            </w:pPr>
            <w:ins w:id="767" w:author="FIXED-TERM Le Huynh Anh Tuan (RBVH/ETI14)" w:date="2016-12-29T14:54:00Z">
              <w:r w:rsidRPr="007D2FEC">
                <w:t>Special Requirements</w:t>
              </w:r>
            </w:ins>
          </w:p>
        </w:tc>
        <w:tc>
          <w:tcPr>
            <w:tcW w:w="6655" w:type="dxa"/>
          </w:tcPr>
          <w:p w14:paraId="731F37A7" w14:textId="38DC6A87" w:rsidR="00354CBB" w:rsidRPr="00354CBB" w:rsidRDefault="00354CBB" w:rsidP="00B4543E">
            <w:pPr>
              <w:pStyle w:val="BodyTextIndent"/>
              <w:keepLines/>
              <w:numPr>
                <w:ilvl w:val="0"/>
                <w:numId w:val="21"/>
              </w:numPr>
              <w:spacing w:before="60" w:after="60"/>
              <w:cnfStyle w:val="000000100000" w:firstRow="0" w:lastRow="0" w:firstColumn="0" w:lastColumn="0" w:oddVBand="0" w:evenVBand="0" w:oddHBand="1" w:evenHBand="0" w:firstRowFirstColumn="0" w:firstRowLastColumn="0" w:lastRowFirstColumn="0" w:lastRowLastColumn="0"/>
              <w:rPr>
                <w:ins w:id="768" w:author="FIXED-TERM Le Huynh Anh Tuan (RBVH/ETI14)" w:date="2016-12-29T14:54:00Z"/>
                <w:rFonts w:ascii="Cambria" w:hAnsi="Cambria" w:cs="Tahoma"/>
                <w:iCs/>
              </w:rPr>
            </w:pPr>
            <w:ins w:id="769" w:author="FIXED-TERM Le Huynh Anh Tuan (RBVH/ETI14)" w:date="2016-12-29T14:54:00Z">
              <w:r w:rsidRPr="00354CBB">
                <w:rPr>
                  <w:rFonts w:ascii="Cambria" w:hAnsi="Cambria" w:cs="Tahoma"/>
                  <w:iCs/>
                </w:rPr>
                <w:t xml:space="preserve"> The System’s interface must be user-friendly.</w:t>
              </w:r>
            </w:ins>
          </w:p>
          <w:p w14:paraId="0FA6ED45" w14:textId="524BA6FE" w:rsidR="00354CBB" w:rsidRPr="00354CBB" w:rsidRDefault="00354CBB" w:rsidP="00B4543E">
            <w:pPr>
              <w:pStyle w:val="BodyTextIndent"/>
              <w:keepLines/>
              <w:numPr>
                <w:ilvl w:val="0"/>
                <w:numId w:val="21"/>
              </w:numPr>
              <w:spacing w:before="60" w:after="60"/>
              <w:cnfStyle w:val="000000100000" w:firstRow="0" w:lastRow="0" w:firstColumn="0" w:lastColumn="0" w:oddVBand="0" w:evenVBand="0" w:oddHBand="1" w:evenHBand="0" w:firstRowFirstColumn="0" w:firstRowLastColumn="0" w:lastRowFirstColumn="0" w:lastRowLastColumn="0"/>
              <w:rPr>
                <w:ins w:id="770" w:author="FIXED-TERM Le Huynh Anh Tuan (RBVH/ETI14)" w:date="2016-12-29T14:54:00Z"/>
                <w:rFonts w:ascii="Cambria" w:hAnsi="Cambria" w:cs="Tahoma"/>
                <w:iCs/>
              </w:rPr>
            </w:pPr>
            <w:ins w:id="771" w:author="FIXED-TERM Le Huynh Anh Tuan (RBVH/ETI14)" w:date="2016-12-29T14:54:00Z">
              <w:r>
                <w:rPr>
                  <w:rFonts w:ascii="Cambria" w:hAnsi="Cambria" w:cs="Tahoma"/>
                  <w:iCs/>
                </w:rPr>
                <w:t xml:space="preserve"> </w:t>
              </w:r>
              <w:r w:rsidRPr="00354CBB">
                <w:rPr>
                  <w:rFonts w:ascii="Cambria" w:hAnsi="Cambria" w:cs="Tahoma"/>
                  <w:iCs/>
                </w:rPr>
                <w:t>The respond time must be under 5 seconds.</w:t>
              </w:r>
            </w:ins>
          </w:p>
        </w:tc>
      </w:tr>
    </w:tbl>
    <w:p w14:paraId="3713E808" w14:textId="77777777" w:rsidR="00354CBB" w:rsidRPr="008802D9" w:rsidRDefault="00354CBB" w:rsidP="00354CBB">
      <w:pPr>
        <w:rPr>
          <w:ins w:id="772" w:author="FIXED-TERM Le Huynh Anh Tuan (RBVH/ETI14)" w:date="2016-12-29T14:54:00Z"/>
          <w:rFonts w:ascii="Cambria" w:hAnsi="Cambria" w:cs="Tahoma"/>
        </w:rPr>
      </w:pPr>
    </w:p>
    <w:p w14:paraId="355AE100" w14:textId="77777777" w:rsidR="00354CBB" w:rsidRPr="005C4D53" w:rsidRDefault="00354CBB" w:rsidP="005C4D53">
      <w:pPr>
        <w:jc w:val="center"/>
        <w:rPr>
          <w:ins w:id="773" w:author="FIXED-TERM Le Huynh Anh Tuan (RBVH/ETI14)" w:date="2016-12-29T14:54:00Z"/>
        </w:rPr>
      </w:pPr>
    </w:p>
    <w:p w14:paraId="55B0EAF2" w14:textId="77777777" w:rsidR="005C4D53" w:rsidRDefault="005C4D53" w:rsidP="005C4D53">
      <w:pPr>
        <w:pStyle w:val="Heading3"/>
      </w:pPr>
      <w:bookmarkStart w:id="774" w:name="_Toc471289478"/>
      <w:bookmarkStart w:id="775" w:name="_Toc471302005"/>
      <w:bookmarkStart w:id="776" w:name="_Toc480721547"/>
      <w:r>
        <w:t>Project management</w:t>
      </w:r>
      <w:bookmarkEnd w:id="774"/>
      <w:bookmarkEnd w:id="775"/>
      <w:bookmarkEnd w:id="776"/>
    </w:p>
    <w:p w14:paraId="55B0EAF3" w14:textId="77777777" w:rsidR="00204315" w:rsidRDefault="00204315" w:rsidP="00204315">
      <w:pPr>
        <w:jc w:val="center"/>
      </w:pPr>
      <w:r w:rsidRPr="00B30A04">
        <w:rPr>
          <w:noProof/>
          <w:lang w:eastAsia="en-US"/>
        </w:rPr>
        <w:drawing>
          <wp:inline distT="0" distB="0" distL="0" distR="0" wp14:anchorId="55B0EFE6" wp14:editId="55B0EFE7">
            <wp:extent cx="4619767" cy="4810519"/>
            <wp:effectExtent l="0" t="0" r="0" b="9525"/>
            <wp:docPr id="9" name="Picture 9" descr="C:\Users\BKH81HC\Downloads\Use Case Diagram C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H81HC\Downloads\Use Case Diagram Copy(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124" t="9307" r="1719" b="805"/>
                    <a:stretch/>
                  </pic:blipFill>
                  <pic:spPr bwMode="auto">
                    <a:xfrm>
                      <a:off x="0" y="0"/>
                      <a:ext cx="4619767" cy="481051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dTable4-Accent1"/>
        <w:tblW w:w="9085" w:type="dxa"/>
        <w:tblLayout w:type="fixed"/>
        <w:tblLook w:val="04A0" w:firstRow="1" w:lastRow="0" w:firstColumn="1" w:lastColumn="0" w:noHBand="0" w:noVBand="1"/>
      </w:tblPr>
      <w:tblGrid>
        <w:gridCol w:w="2014"/>
        <w:gridCol w:w="7071"/>
      </w:tblGrid>
      <w:tr w:rsidR="00B06428" w14:paraId="55B0EAF6" w14:textId="77777777" w:rsidTr="00592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AF4" w14:textId="09E08109" w:rsidR="00B06428" w:rsidRDefault="000354B2" w:rsidP="00354CBB">
            <w:pPr>
              <w:spacing w:line="360" w:lineRule="auto"/>
            </w:pPr>
            <w:r>
              <w:t>RE2-1</w:t>
            </w:r>
          </w:p>
        </w:tc>
        <w:tc>
          <w:tcPr>
            <w:tcW w:w="7071" w:type="dxa"/>
          </w:tcPr>
          <w:p w14:paraId="55B0EAF5" w14:textId="77777777" w:rsidR="00B06428" w:rsidRDefault="00B06428" w:rsidP="00354CBB">
            <w:pPr>
              <w:spacing w:line="360" w:lineRule="auto"/>
              <w:cnfStyle w:val="100000000000" w:firstRow="1" w:lastRow="0" w:firstColumn="0" w:lastColumn="0" w:oddVBand="0" w:evenVBand="0" w:oddHBand="0" w:evenHBand="0" w:firstRowFirstColumn="0" w:firstRowLastColumn="0" w:lastRowFirstColumn="0" w:lastRowLastColumn="0"/>
            </w:pPr>
            <w:r>
              <w:t>View Project List.</w:t>
            </w:r>
          </w:p>
        </w:tc>
      </w:tr>
      <w:tr w:rsidR="00B06428" w14:paraId="55B0EAF9"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AF7" w14:textId="77777777" w:rsidR="00B06428" w:rsidRDefault="00B06428" w:rsidP="00354CBB">
            <w:pPr>
              <w:spacing w:line="360" w:lineRule="auto"/>
            </w:pPr>
            <w:r>
              <w:t>Description</w:t>
            </w:r>
          </w:p>
        </w:tc>
        <w:tc>
          <w:tcPr>
            <w:tcW w:w="7071" w:type="dxa"/>
          </w:tcPr>
          <w:p w14:paraId="55B0EAF8" w14:textId="77777777" w:rsidR="00B06428" w:rsidRDefault="00B06428" w:rsidP="00354CBB">
            <w:pPr>
              <w:spacing w:line="360" w:lineRule="auto"/>
              <w:cnfStyle w:val="000000100000" w:firstRow="0" w:lastRow="0" w:firstColumn="0" w:lastColumn="0" w:oddVBand="0" w:evenVBand="0" w:oddHBand="1" w:evenHBand="0" w:firstRowFirstColumn="0" w:firstRowLastColumn="0" w:lastRowFirstColumn="0" w:lastRowLastColumn="0"/>
            </w:pPr>
            <w:r>
              <w:t>User want to display all the project that he/she currently enroll in.</w:t>
            </w:r>
          </w:p>
        </w:tc>
      </w:tr>
      <w:tr w:rsidR="00B06428" w14:paraId="55B0EAFC" w14:textId="77777777" w:rsidTr="005926A7">
        <w:tc>
          <w:tcPr>
            <w:cnfStyle w:val="001000000000" w:firstRow="0" w:lastRow="0" w:firstColumn="1" w:lastColumn="0" w:oddVBand="0" w:evenVBand="0" w:oddHBand="0" w:evenHBand="0" w:firstRowFirstColumn="0" w:firstRowLastColumn="0" w:lastRowFirstColumn="0" w:lastRowLastColumn="0"/>
            <w:tcW w:w="2014" w:type="dxa"/>
          </w:tcPr>
          <w:p w14:paraId="55B0EAFA" w14:textId="77777777" w:rsidR="00B06428" w:rsidRDefault="00B06428" w:rsidP="00354CBB">
            <w:pPr>
              <w:spacing w:line="360" w:lineRule="auto"/>
            </w:pPr>
            <w:r>
              <w:t>Stakeholders</w:t>
            </w:r>
          </w:p>
        </w:tc>
        <w:tc>
          <w:tcPr>
            <w:tcW w:w="7071" w:type="dxa"/>
          </w:tcPr>
          <w:p w14:paraId="55B0EAFB" w14:textId="77777777" w:rsidR="00B06428" w:rsidRDefault="00B06428" w:rsidP="00354CBB">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B06428" w14:paraId="55B0EAFF"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AFD" w14:textId="77777777" w:rsidR="00B06428" w:rsidRDefault="00B06428" w:rsidP="00354CBB">
            <w:pPr>
              <w:spacing w:line="360" w:lineRule="auto"/>
            </w:pPr>
            <w:r>
              <w:t>Actors</w:t>
            </w:r>
          </w:p>
        </w:tc>
        <w:tc>
          <w:tcPr>
            <w:tcW w:w="7071" w:type="dxa"/>
          </w:tcPr>
          <w:p w14:paraId="55B0EAFE" w14:textId="77777777" w:rsidR="00B06428" w:rsidRDefault="00B06428" w:rsidP="00354CBB">
            <w:pPr>
              <w:spacing w:line="360" w:lineRule="auto"/>
              <w:cnfStyle w:val="000000100000" w:firstRow="0" w:lastRow="0" w:firstColumn="0" w:lastColumn="0" w:oddVBand="0" w:evenVBand="0" w:oddHBand="1" w:evenHBand="0" w:firstRowFirstColumn="0" w:firstRowLastColumn="0" w:lastRowFirstColumn="0" w:lastRowLastColumn="0"/>
            </w:pPr>
            <w:r>
              <w:t>User</w:t>
            </w:r>
          </w:p>
        </w:tc>
      </w:tr>
      <w:tr w:rsidR="00B06428" w14:paraId="55B0EB02" w14:textId="77777777" w:rsidTr="005926A7">
        <w:tc>
          <w:tcPr>
            <w:cnfStyle w:val="001000000000" w:firstRow="0" w:lastRow="0" w:firstColumn="1" w:lastColumn="0" w:oddVBand="0" w:evenVBand="0" w:oddHBand="0" w:evenHBand="0" w:firstRowFirstColumn="0" w:firstRowLastColumn="0" w:lastRowFirstColumn="0" w:lastRowLastColumn="0"/>
            <w:tcW w:w="2014" w:type="dxa"/>
          </w:tcPr>
          <w:p w14:paraId="55B0EB00" w14:textId="77777777" w:rsidR="00B06428" w:rsidRDefault="00B06428" w:rsidP="00354CBB">
            <w:pPr>
              <w:spacing w:line="360" w:lineRule="auto"/>
            </w:pPr>
            <w:r>
              <w:t>Trigger</w:t>
            </w:r>
          </w:p>
        </w:tc>
        <w:tc>
          <w:tcPr>
            <w:tcW w:w="7071" w:type="dxa"/>
          </w:tcPr>
          <w:p w14:paraId="55B0EB01" w14:textId="77777777" w:rsidR="00B06428" w:rsidRDefault="00B06428" w:rsidP="00354CBB">
            <w:pPr>
              <w:spacing w:line="360" w:lineRule="auto"/>
              <w:cnfStyle w:val="000000000000" w:firstRow="0" w:lastRow="0" w:firstColumn="0" w:lastColumn="0" w:oddVBand="0" w:evenVBand="0" w:oddHBand="0" w:evenHBand="0" w:firstRowFirstColumn="0" w:firstRowLastColumn="0" w:lastRowFirstColumn="0" w:lastRowLastColumn="0"/>
            </w:pPr>
            <w:r>
              <w:t>View Project List</w:t>
            </w:r>
          </w:p>
        </w:tc>
      </w:tr>
      <w:tr w:rsidR="00B06428" w14:paraId="55B0EB05"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B03" w14:textId="77777777" w:rsidR="00B06428" w:rsidRDefault="00B06428" w:rsidP="00354CBB">
            <w:pPr>
              <w:spacing w:line="360" w:lineRule="auto"/>
            </w:pPr>
            <w:r>
              <w:t>Priority</w:t>
            </w:r>
          </w:p>
        </w:tc>
        <w:tc>
          <w:tcPr>
            <w:tcW w:w="7071" w:type="dxa"/>
          </w:tcPr>
          <w:p w14:paraId="55B0EB04" w14:textId="77777777" w:rsidR="00B06428" w:rsidRDefault="00B06428" w:rsidP="00354CBB">
            <w:pPr>
              <w:spacing w:line="360" w:lineRule="auto"/>
              <w:cnfStyle w:val="000000100000" w:firstRow="0" w:lastRow="0" w:firstColumn="0" w:lastColumn="0" w:oddVBand="0" w:evenVBand="0" w:oddHBand="1" w:evenHBand="0" w:firstRowFirstColumn="0" w:firstRowLastColumn="0" w:lastRowFirstColumn="0" w:lastRowLastColumn="0"/>
            </w:pPr>
            <w:r>
              <w:t>Required</w:t>
            </w:r>
          </w:p>
        </w:tc>
      </w:tr>
      <w:tr w:rsidR="00B06428" w14:paraId="55B0EB08" w14:textId="77777777" w:rsidTr="005926A7">
        <w:tc>
          <w:tcPr>
            <w:cnfStyle w:val="001000000000" w:firstRow="0" w:lastRow="0" w:firstColumn="1" w:lastColumn="0" w:oddVBand="0" w:evenVBand="0" w:oddHBand="0" w:evenHBand="0" w:firstRowFirstColumn="0" w:firstRowLastColumn="0" w:lastRowFirstColumn="0" w:lastRowLastColumn="0"/>
            <w:tcW w:w="2014" w:type="dxa"/>
          </w:tcPr>
          <w:p w14:paraId="55B0EB06" w14:textId="77777777" w:rsidR="00B06428" w:rsidRDefault="00B06428" w:rsidP="00354CBB">
            <w:pPr>
              <w:spacing w:line="360" w:lineRule="auto"/>
            </w:pPr>
            <w:r>
              <w:t>Feature</w:t>
            </w:r>
          </w:p>
        </w:tc>
        <w:tc>
          <w:tcPr>
            <w:tcW w:w="7071" w:type="dxa"/>
          </w:tcPr>
          <w:p w14:paraId="55B0EB07" w14:textId="77777777" w:rsidR="00B06428" w:rsidRDefault="00287832" w:rsidP="00354CBB">
            <w:pPr>
              <w:spacing w:line="360" w:lineRule="auto"/>
              <w:cnfStyle w:val="000000000000" w:firstRow="0" w:lastRow="0" w:firstColumn="0" w:lastColumn="0" w:oddVBand="0" w:evenVBand="0" w:oddHBand="0" w:evenHBand="0" w:firstRowFirstColumn="0" w:firstRowLastColumn="0" w:lastRowFirstColumn="0" w:lastRowLastColumn="0"/>
            </w:pPr>
            <w:r>
              <w:t>User View</w:t>
            </w:r>
          </w:p>
        </w:tc>
      </w:tr>
      <w:tr w:rsidR="00B06428" w14:paraId="55B0EB0B"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B09" w14:textId="77777777" w:rsidR="00B06428" w:rsidRDefault="00B06428" w:rsidP="00354CBB">
            <w:pPr>
              <w:spacing w:line="360" w:lineRule="auto"/>
            </w:pPr>
            <w:r>
              <w:t>Inputs</w:t>
            </w:r>
          </w:p>
        </w:tc>
        <w:tc>
          <w:tcPr>
            <w:tcW w:w="7071" w:type="dxa"/>
          </w:tcPr>
          <w:p w14:paraId="55B0EB0A" w14:textId="77777777" w:rsidR="00B06428" w:rsidRDefault="00B06428" w:rsidP="00354CBB">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B06428" w14:paraId="55B0EB0F" w14:textId="77777777" w:rsidTr="005926A7">
        <w:tc>
          <w:tcPr>
            <w:cnfStyle w:val="001000000000" w:firstRow="0" w:lastRow="0" w:firstColumn="1" w:lastColumn="0" w:oddVBand="0" w:evenVBand="0" w:oddHBand="0" w:evenHBand="0" w:firstRowFirstColumn="0" w:firstRowLastColumn="0" w:lastRowFirstColumn="0" w:lastRowLastColumn="0"/>
            <w:tcW w:w="2014" w:type="dxa"/>
          </w:tcPr>
          <w:p w14:paraId="55B0EB0C" w14:textId="77777777" w:rsidR="00B06428" w:rsidRDefault="00B06428" w:rsidP="00354CBB">
            <w:pPr>
              <w:spacing w:line="360" w:lineRule="auto"/>
            </w:pPr>
            <w:r>
              <w:t>Preconditions</w:t>
            </w:r>
          </w:p>
        </w:tc>
        <w:tc>
          <w:tcPr>
            <w:tcW w:w="7071" w:type="dxa"/>
          </w:tcPr>
          <w:p w14:paraId="55B0EB0D" w14:textId="77777777" w:rsidR="00B06428" w:rsidRDefault="00B06428" w:rsidP="00354CBB">
            <w:pPr>
              <w:spacing w:line="360" w:lineRule="auto"/>
              <w:cnfStyle w:val="000000000000" w:firstRow="0" w:lastRow="0" w:firstColumn="0" w:lastColumn="0" w:oddVBand="0" w:evenVBand="0" w:oddHBand="0" w:evenHBand="0" w:firstRowFirstColumn="0" w:firstRowLastColumn="0" w:lastRowFirstColumn="0" w:lastRowLastColumn="0"/>
            </w:pPr>
            <w:r>
              <w:t>The user is logged in</w:t>
            </w:r>
          </w:p>
          <w:p w14:paraId="55B0EB0E" w14:textId="77777777" w:rsidR="00B06428" w:rsidRDefault="00B06428" w:rsidP="00354CBB">
            <w:pPr>
              <w:spacing w:line="360" w:lineRule="auto"/>
              <w:cnfStyle w:val="000000000000" w:firstRow="0" w:lastRow="0" w:firstColumn="0" w:lastColumn="0" w:oddVBand="0" w:evenVBand="0" w:oddHBand="0" w:evenHBand="0" w:firstRowFirstColumn="0" w:firstRowLastColumn="0" w:lastRowFirstColumn="0" w:lastRowLastColumn="0"/>
            </w:pPr>
            <w:r>
              <w:t>User must enroll at least 1 project</w:t>
            </w:r>
          </w:p>
        </w:tc>
      </w:tr>
      <w:tr w:rsidR="00B06428" w14:paraId="55B0EB15"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B10" w14:textId="77777777" w:rsidR="00B06428" w:rsidRDefault="00B06428" w:rsidP="00354CBB">
            <w:pPr>
              <w:spacing w:line="360" w:lineRule="auto"/>
            </w:pPr>
            <w:r>
              <w:t>Main Success Scenario</w:t>
            </w:r>
          </w:p>
        </w:tc>
        <w:tc>
          <w:tcPr>
            <w:tcW w:w="7071" w:type="dxa"/>
          </w:tcPr>
          <w:p w14:paraId="55B0EB11" w14:textId="77777777" w:rsidR="00B06428" w:rsidRDefault="00B06428" w:rsidP="00B4543E">
            <w:pPr>
              <w:pStyle w:val="ListParagraph"/>
              <w:numPr>
                <w:ilvl w:val="0"/>
                <w:numId w:val="9"/>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User will navigate the side bar menu on the left.</w:t>
            </w:r>
          </w:p>
          <w:p w14:paraId="55B0EB12" w14:textId="77777777" w:rsidR="00B06428" w:rsidRDefault="00B06428" w:rsidP="00B4543E">
            <w:pPr>
              <w:pStyle w:val="ListParagraph"/>
              <w:numPr>
                <w:ilvl w:val="0"/>
                <w:numId w:val="9"/>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User click on “Project” tab.</w:t>
            </w:r>
          </w:p>
          <w:p w14:paraId="55B0EB13" w14:textId="77777777" w:rsidR="00B06428" w:rsidRDefault="00B06428" w:rsidP="00B4543E">
            <w:pPr>
              <w:pStyle w:val="ListParagraph"/>
              <w:numPr>
                <w:ilvl w:val="0"/>
                <w:numId w:val="9"/>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User click on “View project list”.</w:t>
            </w:r>
          </w:p>
          <w:p w14:paraId="55B0EB14" w14:textId="77777777" w:rsidR="00B06428" w:rsidRDefault="00B06428" w:rsidP="00B4543E">
            <w:pPr>
              <w:pStyle w:val="ListParagraph"/>
              <w:numPr>
                <w:ilvl w:val="0"/>
                <w:numId w:val="9"/>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System redirects to project list view.</w:t>
            </w:r>
          </w:p>
        </w:tc>
      </w:tr>
      <w:tr w:rsidR="00B06428" w14:paraId="55B0EB19" w14:textId="77777777" w:rsidTr="005926A7">
        <w:tc>
          <w:tcPr>
            <w:cnfStyle w:val="001000000000" w:firstRow="0" w:lastRow="0" w:firstColumn="1" w:lastColumn="0" w:oddVBand="0" w:evenVBand="0" w:oddHBand="0" w:evenHBand="0" w:firstRowFirstColumn="0" w:firstRowLastColumn="0" w:lastRowFirstColumn="0" w:lastRowLastColumn="0"/>
            <w:tcW w:w="2014" w:type="dxa"/>
          </w:tcPr>
          <w:p w14:paraId="55B0EB16" w14:textId="77777777" w:rsidR="00B06428" w:rsidRDefault="00B06428" w:rsidP="00354CBB">
            <w:pPr>
              <w:spacing w:line="360" w:lineRule="auto"/>
            </w:pPr>
            <w:r>
              <w:t>Alternative Scenarios</w:t>
            </w:r>
          </w:p>
        </w:tc>
        <w:tc>
          <w:tcPr>
            <w:tcW w:w="7071" w:type="dxa"/>
          </w:tcPr>
          <w:p w14:paraId="55B0EB17" w14:textId="77777777" w:rsidR="00B06428" w:rsidRDefault="00B06428" w:rsidP="00354CBB">
            <w:pPr>
              <w:spacing w:line="360" w:lineRule="auto"/>
              <w:cnfStyle w:val="000000000000" w:firstRow="0" w:lastRow="0" w:firstColumn="0" w:lastColumn="0" w:oddVBand="0" w:evenVBand="0" w:oddHBand="0" w:evenHBand="0" w:firstRowFirstColumn="0" w:firstRowLastColumn="0" w:lastRowFirstColumn="0" w:lastRowLastColumn="0"/>
            </w:pPr>
            <w:r>
              <w:t>3a. Do not have any result</w:t>
            </w:r>
          </w:p>
          <w:p w14:paraId="55B0EB18" w14:textId="77777777" w:rsidR="00B06428" w:rsidRDefault="00B06428" w:rsidP="00B4543E">
            <w:pPr>
              <w:pStyle w:val="ListParagraph"/>
              <w:numPr>
                <w:ilvl w:val="0"/>
                <w:numId w:val="10"/>
              </w:numPr>
              <w:spacing w:before="0" w:line="360" w:lineRule="auto"/>
              <w:cnfStyle w:val="000000000000" w:firstRow="0" w:lastRow="0" w:firstColumn="0" w:lastColumn="0" w:oddVBand="0" w:evenVBand="0" w:oddHBand="0" w:evenHBand="0" w:firstRowFirstColumn="0" w:firstRowLastColumn="0" w:lastRowFirstColumn="0" w:lastRowLastColumn="0"/>
            </w:pPr>
            <w:r>
              <w:t>System will notify that he/she was not currently in any project</w:t>
            </w:r>
          </w:p>
        </w:tc>
      </w:tr>
      <w:tr w:rsidR="00B06428" w14:paraId="55B0EB3E"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B1A" w14:textId="77777777" w:rsidR="00B06428" w:rsidRDefault="00B06428" w:rsidP="00354CBB">
            <w:pPr>
              <w:spacing w:line="360" w:lineRule="auto"/>
            </w:pPr>
            <w:r>
              <w:t>Success End Condition</w:t>
            </w:r>
          </w:p>
        </w:tc>
        <w:tc>
          <w:tcPr>
            <w:tcW w:w="7071" w:type="dxa"/>
          </w:tcPr>
          <w:p w14:paraId="55B0EB1B" w14:textId="77777777" w:rsidR="00B06428" w:rsidRDefault="00B06428" w:rsidP="00354CBB">
            <w:pPr>
              <w:spacing w:line="360" w:lineRule="auto"/>
              <w:cnfStyle w:val="000000100000" w:firstRow="0" w:lastRow="0" w:firstColumn="0" w:lastColumn="0" w:oddVBand="0" w:evenVBand="0" w:oddHBand="1" w:evenHBand="0" w:firstRowFirstColumn="0" w:firstRowLastColumn="0" w:lastRowFirstColumn="0" w:lastRowLastColumn="0"/>
            </w:pPr>
            <w:r>
              <w:t>System redirect to Project List View and list all the project that user currently enroll in.</w:t>
            </w:r>
          </w:p>
          <w:p w14:paraId="55B0EB1C" w14:textId="77777777" w:rsidR="00B06428" w:rsidRPr="00B06428" w:rsidRDefault="00B06428" w:rsidP="00354CBB">
            <w:pPr>
              <w:spacing w:line="360" w:lineRule="auto"/>
              <w:cnfStyle w:val="000000100000" w:firstRow="0" w:lastRow="0" w:firstColumn="0" w:lastColumn="0" w:oddVBand="0" w:evenVBand="0" w:oddHBand="1" w:evenHBand="0" w:firstRowFirstColumn="0" w:firstRowLastColumn="0" w:lastRowFirstColumn="0" w:lastRowLastColumn="0"/>
            </w:pPr>
            <w:r w:rsidRPr="00B06428">
              <w:t>System should show following fields for Work space:</w:t>
            </w:r>
          </w:p>
          <w:tbl>
            <w:tblP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378"/>
              <w:gridCol w:w="1095"/>
              <w:gridCol w:w="4215"/>
            </w:tblGrid>
            <w:tr w:rsidR="009C6845" w:rsidRPr="00B06428" w14:paraId="55B0EB20" w14:textId="77777777" w:rsidTr="009C6845">
              <w:trPr>
                <w:trHeight w:val="436"/>
              </w:trPr>
              <w:tc>
                <w:tcPr>
                  <w:tcW w:w="1378" w:type="dxa"/>
                  <w:shd w:val="clear" w:color="auto" w:fill="EBE9E2" w:themeFill="accent6" w:themeFillTint="33"/>
                  <w:vAlign w:val="center"/>
                </w:tcPr>
                <w:p w14:paraId="55B0EB1D" w14:textId="77777777" w:rsidR="00B06428" w:rsidRPr="00B06428" w:rsidRDefault="00B06428" w:rsidP="009C6845">
                  <w:pPr>
                    <w:rPr>
                      <w:rFonts w:cs="Arial"/>
                      <w:b/>
                      <w:sz w:val="18"/>
                      <w:szCs w:val="18"/>
                    </w:rPr>
                  </w:pPr>
                  <w:r w:rsidRPr="00B06428">
                    <w:rPr>
                      <w:rFonts w:cs="Arial"/>
                      <w:b/>
                      <w:sz w:val="18"/>
                      <w:szCs w:val="18"/>
                    </w:rPr>
                    <w:t>Field Name</w:t>
                  </w:r>
                </w:p>
              </w:tc>
              <w:tc>
                <w:tcPr>
                  <w:tcW w:w="1095" w:type="dxa"/>
                  <w:shd w:val="clear" w:color="auto" w:fill="EBE9E2" w:themeFill="accent6" w:themeFillTint="33"/>
                  <w:vAlign w:val="center"/>
                </w:tcPr>
                <w:p w14:paraId="55B0EB1E" w14:textId="77777777" w:rsidR="00B06428" w:rsidRPr="00B06428" w:rsidRDefault="00B06428" w:rsidP="009C6845">
                  <w:pPr>
                    <w:rPr>
                      <w:rFonts w:cs="Arial"/>
                      <w:b/>
                      <w:sz w:val="18"/>
                      <w:szCs w:val="18"/>
                    </w:rPr>
                  </w:pPr>
                  <w:r w:rsidRPr="00B06428">
                    <w:rPr>
                      <w:rFonts w:cs="Arial"/>
                      <w:b/>
                      <w:sz w:val="18"/>
                      <w:szCs w:val="18"/>
                    </w:rPr>
                    <w:t>Type</w:t>
                  </w:r>
                </w:p>
              </w:tc>
              <w:tc>
                <w:tcPr>
                  <w:tcW w:w="4215" w:type="dxa"/>
                  <w:shd w:val="clear" w:color="auto" w:fill="EBE9E2" w:themeFill="accent6" w:themeFillTint="33"/>
                  <w:vAlign w:val="center"/>
                </w:tcPr>
                <w:p w14:paraId="55B0EB1F" w14:textId="77777777" w:rsidR="00B06428" w:rsidRPr="00B06428" w:rsidRDefault="00B06428" w:rsidP="009C6845">
                  <w:pPr>
                    <w:rPr>
                      <w:rFonts w:cs="Arial"/>
                      <w:b/>
                      <w:sz w:val="18"/>
                      <w:szCs w:val="18"/>
                    </w:rPr>
                  </w:pPr>
                  <w:r w:rsidRPr="00B06428">
                    <w:rPr>
                      <w:rFonts w:cs="Arial"/>
                      <w:b/>
                      <w:sz w:val="18"/>
                      <w:szCs w:val="18"/>
                    </w:rPr>
                    <w:t>Remarks</w:t>
                  </w:r>
                </w:p>
              </w:tc>
            </w:tr>
            <w:tr w:rsidR="00B06428" w:rsidRPr="00B06428" w14:paraId="55B0EB24" w14:textId="77777777" w:rsidTr="009C6845">
              <w:trPr>
                <w:trHeight w:val="436"/>
              </w:trPr>
              <w:tc>
                <w:tcPr>
                  <w:tcW w:w="1378" w:type="dxa"/>
                  <w:vAlign w:val="center"/>
                </w:tcPr>
                <w:p w14:paraId="55B0EB21" w14:textId="77777777" w:rsidR="00B06428" w:rsidRPr="00B06428" w:rsidRDefault="00B06428" w:rsidP="009C6845">
                  <w:pPr>
                    <w:rPr>
                      <w:rFonts w:cs="Arial"/>
                      <w:sz w:val="18"/>
                      <w:szCs w:val="18"/>
                    </w:rPr>
                  </w:pPr>
                  <w:r w:rsidRPr="00B06428">
                    <w:rPr>
                      <w:rFonts w:cs="Arial"/>
                      <w:sz w:val="18"/>
                      <w:szCs w:val="18"/>
                    </w:rPr>
                    <w:t>Project ID</w:t>
                  </w:r>
                </w:p>
              </w:tc>
              <w:tc>
                <w:tcPr>
                  <w:tcW w:w="1095" w:type="dxa"/>
                  <w:vAlign w:val="center"/>
                </w:tcPr>
                <w:p w14:paraId="55B0EB22" w14:textId="77777777" w:rsidR="00B06428" w:rsidRPr="00B06428" w:rsidRDefault="00B06428" w:rsidP="009C6845">
                  <w:pPr>
                    <w:rPr>
                      <w:rFonts w:cs="Arial"/>
                      <w:sz w:val="18"/>
                      <w:szCs w:val="18"/>
                    </w:rPr>
                  </w:pPr>
                  <w:r w:rsidRPr="00B06428">
                    <w:rPr>
                      <w:rFonts w:cs="Arial"/>
                      <w:sz w:val="18"/>
                      <w:szCs w:val="18"/>
                    </w:rPr>
                    <w:t>Number</w:t>
                  </w:r>
                </w:p>
              </w:tc>
              <w:tc>
                <w:tcPr>
                  <w:tcW w:w="4215" w:type="dxa"/>
                  <w:vAlign w:val="center"/>
                </w:tcPr>
                <w:p w14:paraId="55B0EB23" w14:textId="77777777" w:rsidR="00B06428" w:rsidRPr="00B06428" w:rsidRDefault="00B06428" w:rsidP="009C6845">
                  <w:pPr>
                    <w:rPr>
                      <w:rFonts w:cs="Arial"/>
                      <w:sz w:val="18"/>
                      <w:szCs w:val="18"/>
                    </w:rPr>
                  </w:pPr>
                  <w:r w:rsidRPr="00B06428">
                    <w:rPr>
                      <w:rFonts w:cs="Arial"/>
                      <w:sz w:val="18"/>
                      <w:szCs w:val="18"/>
                    </w:rPr>
                    <w:t>Show the project ID in database</w:t>
                  </w:r>
                </w:p>
              </w:tc>
            </w:tr>
            <w:tr w:rsidR="00B06428" w:rsidRPr="00B06428" w14:paraId="55B0EB28" w14:textId="77777777" w:rsidTr="009C6845">
              <w:trPr>
                <w:trHeight w:val="436"/>
              </w:trPr>
              <w:tc>
                <w:tcPr>
                  <w:tcW w:w="1378" w:type="dxa"/>
                  <w:vAlign w:val="center"/>
                </w:tcPr>
                <w:p w14:paraId="55B0EB25" w14:textId="77777777" w:rsidR="00B06428" w:rsidRPr="00B06428" w:rsidRDefault="00B06428" w:rsidP="009C6845">
                  <w:pPr>
                    <w:rPr>
                      <w:rFonts w:cs="Arial"/>
                      <w:sz w:val="18"/>
                      <w:szCs w:val="18"/>
                    </w:rPr>
                  </w:pPr>
                  <w:r w:rsidRPr="00B06428">
                    <w:rPr>
                      <w:rFonts w:cs="Arial"/>
                      <w:sz w:val="18"/>
                      <w:szCs w:val="18"/>
                    </w:rPr>
                    <w:t>Project Name</w:t>
                  </w:r>
                </w:p>
              </w:tc>
              <w:tc>
                <w:tcPr>
                  <w:tcW w:w="1095" w:type="dxa"/>
                  <w:vAlign w:val="center"/>
                </w:tcPr>
                <w:p w14:paraId="55B0EB26" w14:textId="77777777" w:rsidR="00B06428" w:rsidRPr="00B06428" w:rsidRDefault="00B06428" w:rsidP="009C6845">
                  <w:pPr>
                    <w:rPr>
                      <w:rFonts w:cs="Arial"/>
                      <w:sz w:val="18"/>
                      <w:szCs w:val="18"/>
                    </w:rPr>
                  </w:pPr>
                  <w:r w:rsidRPr="00B06428">
                    <w:rPr>
                      <w:rFonts w:cs="Arial"/>
                      <w:sz w:val="18"/>
                      <w:szCs w:val="18"/>
                    </w:rPr>
                    <w:t>Text</w:t>
                  </w:r>
                </w:p>
              </w:tc>
              <w:tc>
                <w:tcPr>
                  <w:tcW w:w="4215" w:type="dxa"/>
                  <w:vAlign w:val="center"/>
                </w:tcPr>
                <w:p w14:paraId="55B0EB27" w14:textId="77777777" w:rsidR="00B06428" w:rsidRPr="00B06428" w:rsidRDefault="00B06428" w:rsidP="009C6845">
                  <w:pPr>
                    <w:rPr>
                      <w:rFonts w:cs="Arial"/>
                      <w:sz w:val="18"/>
                      <w:szCs w:val="18"/>
                    </w:rPr>
                  </w:pPr>
                  <w:r w:rsidRPr="00B06428">
                    <w:rPr>
                      <w:rFonts w:cs="Arial"/>
                      <w:sz w:val="18"/>
                      <w:szCs w:val="18"/>
                    </w:rPr>
                    <w:t>Show the project name, must unique</w:t>
                  </w:r>
                </w:p>
              </w:tc>
            </w:tr>
            <w:tr w:rsidR="00B06428" w:rsidRPr="00B06428" w14:paraId="55B0EB2C" w14:textId="77777777" w:rsidTr="009C6845">
              <w:trPr>
                <w:trHeight w:val="436"/>
              </w:trPr>
              <w:tc>
                <w:tcPr>
                  <w:tcW w:w="1378" w:type="dxa"/>
                  <w:vAlign w:val="center"/>
                </w:tcPr>
                <w:p w14:paraId="55B0EB29" w14:textId="77777777" w:rsidR="00B06428" w:rsidRPr="00B06428" w:rsidRDefault="00B06428" w:rsidP="009C6845">
                  <w:pPr>
                    <w:rPr>
                      <w:rFonts w:cs="Arial"/>
                      <w:sz w:val="18"/>
                      <w:szCs w:val="18"/>
                    </w:rPr>
                  </w:pPr>
                  <w:r w:rsidRPr="00B06428">
                    <w:rPr>
                      <w:rFonts w:cs="Arial"/>
                      <w:sz w:val="18"/>
                      <w:szCs w:val="18"/>
                    </w:rPr>
                    <w:t>Description</w:t>
                  </w:r>
                </w:p>
              </w:tc>
              <w:tc>
                <w:tcPr>
                  <w:tcW w:w="1095" w:type="dxa"/>
                  <w:vAlign w:val="center"/>
                </w:tcPr>
                <w:p w14:paraId="55B0EB2A" w14:textId="77777777" w:rsidR="00B06428" w:rsidRPr="00B06428" w:rsidRDefault="00B06428" w:rsidP="009C6845">
                  <w:pPr>
                    <w:rPr>
                      <w:rFonts w:cs="Arial"/>
                      <w:sz w:val="18"/>
                      <w:szCs w:val="18"/>
                    </w:rPr>
                  </w:pPr>
                  <w:r w:rsidRPr="00B06428">
                    <w:rPr>
                      <w:rFonts w:cs="Arial"/>
                      <w:sz w:val="18"/>
                      <w:szCs w:val="18"/>
                    </w:rPr>
                    <w:t>Text</w:t>
                  </w:r>
                </w:p>
              </w:tc>
              <w:tc>
                <w:tcPr>
                  <w:tcW w:w="4215" w:type="dxa"/>
                  <w:vAlign w:val="center"/>
                </w:tcPr>
                <w:p w14:paraId="55B0EB2B" w14:textId="77777777" w:rsidR="00B06428" w:rsidRPr="00B06428" w:rsidRDefault="00B06428" w:rsidP="009C6845">
                  <w:pPr>
                    <w:rPr>
                      <w:rFonts w:cs="Arial"/>
                      <w:sz w:val="18"/>
                      <w:szCs w:val="18"/>
                    </w:rPr>
                  </w:pPr>
                  <w:r w:rsidRPr="00B06428">
                    <w:rPr>
                      <w:rFonts w:cs="Arial"/>
                      <w:sz w:val="18"/>
                      <w:szCs w:val="18"/>
                    </w:rPr>
                    <w:t>Maximum 255 characters</w:t>
                  </w:r>
                </w:p>
              </w:tc>
            </w:tr>
            <w:tr w:rsidR="00B06428" w:rsidRPr="00B06428" w14:paraId="55B0EB30" w14:textId="77777777" w:rsidTr="009C6845">
              <w:trPr>
                <w:trHeight w:val="446"/>
              </w:trPr>
              <w:tc>
                <w:tcPr>
                  <w:tcW w:w="1378" w:type="dxa"/>
                  <w:vAlign w:val="center"/>
                </w:tcPr>
                <w:p w14:paraId="55B0EB2D" w14:textId="77777777" w:rsidR="00B06428" w:rsidRPr="00B06428" w:rsidRDefault="00B06428" w:rsidP="009C6845">
                  <w:pPr>
                    <w:rPr>
                      <w:rFonts w:cs="Arial"/>
                      <w:sz w:val="18"/>
                      <w:szCs w:val="18"/>
                    </w:rPr>
                  </w:pPr>
                  <w:r w:rsidRPr="00B06428">
                    <w:rPr>
                      <w:rFonts w:cs="Arial"/>
                      <w:sz w:val="18"/>
                      <w:szCs w:val="18"/>
                    </w:rPr>
                    <w:t>Status</w:t>
                  </w:r>
                </w:p>
              </w:tc>
              <w:tc>
                <w:tcPr>
                  <w:tcW w:w="1095" w:type="dxa"/>
                  <w:vAlign w:val="center"/>
                </w:tcPr>
                <w:p w14:paraId="55B0EB2E" w14:textId="77777777" w:rsidR="00B06428" w:rsidRPr="00B06428" w:rsidRDefault="00B06428" w:rsidP="009C6845">
                  <w:pPr>
                    <w:rPr>
                      <w:rFonts w:cs="Arial"/>
                      <w:sz w:val="18"/>
                      <w:szCs w:val="18"/>
                    </w:rPr>
                  </w:pPr>
                  <w:r w:rsidRPr="00B06428">
                    <w:rPr>
                      <w:rFonts w:cs="Arial"/>
                      <w:sz w:val="18"/>
                      <w:szCs w:val="18"/>
                    </w:rPr>
                    <w:t>Option</w:t>
                  </w:r>
                </w:p>
              </w:tc>
              <w:tc>
                <w:tcPr>
                  <w:tcW w:w="4215" w:type="dxa"/>
                  <w:vAlign w:val="center"/>
                </w:tcPr>
                <w:p w14:paraId="55B0EB2F" w14:textId="77777777" w:rsidR="00B06428" w:rsidRPr="00B06428" w:rsidRDefault="00B06428" w:rsidP="009C6845">
                  <w:pPr>
                    <w:rPr>
                      <w:rFonts w:cs="Arial"/>
                      <w:sz w:val="18"/>
                      <w:szCs w:val="18"/>
                    </w:rPr>
                  </w:pPr>
                  <w:r w:rsidRPr="00B06428">
                    <w:rPr>
                      <w:rFonts w:cs="Arial"/>
                      <w:sz w:val="18"/>
                      <w:szCs w:val="18"/>
                    </w:rPr>
                    <w:t>Choose between New and On-going</w:t>
                  </w:r>
                </w:p>
              </w:tc>
            </w:tr>
            <w:tr w:rsidR="00B06428" w:rsidRPr="00B06428" w14:paraId="55B0EB34" w14:textId="77777777" w:rsidTr="009C6845">
              <w:trPr>
                <w:trHeight w:val="436"/>
              </w:trPr>
              <w:tc>
                <w:tcPr>
                  <w:tcW w:w="1378" w:type="dxa"/>
                  <w:vAlign w:val="center"/>
                </w:tcPr>
                <w:p w14:paraId="55B0EB31" w14:textId="77777777" w:rsidR="00B06428" w:rsidRPr="00B06428" w:rsidRDefault="00B06428" w:rsidP="009C6845">
                  <w:pPr>
                    <w:rPr>
                      <w:rFonts w:cs="Arial"/>
                      <w:sz w:val="18"/>
                      <w:szCs w:val="18"/>
                    </w:rPr>
                  </w:pPr>
                  <w:r w:rsidRPr="00B06428">
                    <w:rPr>
                      <w:rFonts w:cs="Arial"/>
                      <w:sz w:val="18"/>
                      <w:szCs w:val="18"/>
                    </w:rPr>
                    <w:t>Created Day</w:t>
                  </w:r>
                </w:p>
              </w:tc>
              <w:tc>
                <w:tcPr>
                  <w:tcW w:w="1095" w:type="dxa"/>
                  <w:vAlign w:val="center"/>
                </w:tcPr>
                <w:p w14:paraId="55B0EB32" w14:textId="77777777" w:rsidR="00B06428" w:rsidRPr="00B06428" w:rsidRDefault="00B06428" w:rsidP="009C6845">
                  <w:pPr>
                    <w:rPr>
                      <w:rFonts w:cs="Arial"/>
                      <w:sz w:val="18"/>
                      <w:szCs w:val="18"/>
                    </w:rPr>
                  </w:pPr>
                  <w:r w:rsidRPr="00B06428">
                    <w:rPr>
                      <w:rFonts w:cs="Arial"/>
                      <w:sz w:val="18"/>
                      <w:szCs w:val="18"/>
                    </w:rPr>
                    <w:t>Date</w:t>
                  </w:r>
                </w:p>
              </w:tc>
              <w:tc>
                <w:tcPr>
                  <w:tcW w:w="4215" w:type="dxa"/>
                  <w:vAlign w:val="center"/>
                </w:tcPr>
                <w:p w14:paraId="55B0EB33" w14:textId="77777777" w:rsidR="00B06428" w:rsidRPr="00B06428" w:rsidRDefault="00B06428" w:rsidP="009C6845">
                  <w:pPr>
                    <w:rPr>
                      <w:rFonts w:cs="Arial"/>
                      <w:sz w:val="18"/>
                      <w:szCs w:val="18"/>
                    </w:rPr>
                  </w:pPr>
                  <w:r w:rsidRPr="00B06428">
                    <w:rPr>
                      <w:rFonts w:cs="Arial"/>
                      <w:sz w:val="18"/>
                      <w:szCs w:val="18"/>
                    </w:rPr>
                    <w:t>Save the date when the project created</w:t>
                  </w:r>
                </w:p>
              </w:tc>
            </w:tr>
            <w:tr w:rsidR="00B06428" w:rsidRPr="00B06428" w14:paraId="55B0EB38" w14:textId="77777777" w:rsidTr="009C6845">
              <w:trPr>
                <w:trHeight w:val="676"/>
              </w:trPr>
              <w:tc>
                <w:tcPr>
                  <w:tcW w:w="1378" w:type="dxa"/>
                  <w:vAlign w:val="center"/>
                </w:tcPr>
                <w:p w14:paraId="55B0EB35" w14:textId="77777777" w:rsidR="00B06428" w:rsidRPr="00B06428" w:rsidRDefault="00B06428" w:rsidP="009C6845">
                  <w:pPr>
                    <w:rPr>
                      <w:rFonts w:cs="Arial"/>
                      <w:sz w:val="18"/>
                      <w:szCs w:val="18"/>
                    </w:rPr>
                  </w:pPr>
                  <w:r w:rsidRPr="00B06428">
                    <w:rPr>
                      <w:rFonts w:cs="Arial"/>
                      <w:sz w:val="18"/>
                      <w:szCs w:val="18"/>
                    </w:rPr>
                    <w:t>Last Updated</w:t>
                  </w:r>
                </w:p>
              </w:tc>
              <w:tc>
                <w:tcPr>
                  <w:tcW w:w="1095" w:type="dxa"/>
                  <w:vAlign w:val="center"/>
                </w:tcPr>
                <w:p w14:paraId="55B0EB36" w14:textId="77777777" w:rsidR="00B06428" w:rsidRPr="00B06428" w:rsidRDefault="00B06428" w:rsidP="009C6845">
                  <w:pPr>
                    <w:rPr>
                      <w:rFonts w:cs="Arial"/>
                      <w:sz w:val="18"/>
                      <w:szCs w:val="18"/>
                    </w:rPr>
                  </w:pPr>
                  <w:r w:rsidRPr="00B06428">
                    <w:rPr>
                      <w:rFonts w:cs="Arial"/>
                      <w:sz w:val="18"/>
                      <w:szCs w:val="18"/>
                    </w:rPr>
                    <w:t>Date</w:t>
                  </w:r>
                </w:p>
              </w:tc>
              <w:tc>
                <w:tcPr>
                  <w:tcW w:w="4215" w:type="dxa"/>
                  <w:vAlign w:val="center"/>
                </w:tcPr>
                <w:p w14:paraId="55B0EB37" w14:textId="77777777" w:rsidR="00B06428" w:rsidRPr="00B06428" w:rsidRDefault="00B06428" w:rsidP="009C6845">
                  <w:pPr>
                    <w:rPr>
                      <w:rFonts w:cs="Arial"/>
                      <w:sz w:val="18"/>
                      <w:szCs w:val="18"/>
                    </w:rPr>
                  </w:pPr>
                  <w:r w:rsidRPr="00B06428">
                    <w:rPr>
                      <w:rFonts w:cs="Arial"/>
                      <w:sz w:val="18"/>
                      <w:szCs w:val="18"/>
                    </w:rPr>
                    <w:t>Automatically save the date the project last updated</w:t>
                  </w:r>
                </w:p>
              </w:tc>
            </w:tr>
            <w:tr w:rsidR="00B06428" w:rsidRPr="00B06428" w14:paraId="55B0EB3C" w14:textId="77777777" w:rsidTr="009C6845">
              <w:trPr>
                <w:trHeight w:val="436"/>
              </w:trPr>
              <w:tc>
                <w:tcPr>
                  <w:tcW w:w="1378" w:type="dxa"/>
                  <w:vAlign w:val="center"/>
                </w:tcPr>
                <w:p w14:paraId="55B0EB39" w14:textId="77777777" w:rsidR="00B06428" w:rsidRPr="00B06428" w:rsidRDefault="00B06428" w:rsidP="009C6845">
                  <w:pPr>
                    <w:rPr>
                      <w:rFonts w:cs="Arial"/>
                      <w:sz w:val="18"/>
                      <w:szCs w:val="18"/>
                    </w:rPr>
                  </w:pPr>
                  <w:r w:rsidRPr="00B06428">
                    <w:rPr>
                      <w:rFonts w:cs="Arial"/>
                      <w:sz w:val="18"/>
                      <w:szCs w:val="18"/>
                    </w:rPr>
                    <w:t>Members</w:t>
                  </w:r>
                </w:p>
              </w:tc>
              <w:tc>
                <w:tcPr>
                  <w:tcW w:w="1095" w:type="dxa"/>
                  <w:vAlign w:val="center"/>
                </w:tcPr>
                <w:p w14:paraId="55B0EB3A" w14:textId="77777777" w:rsidR="00B06428" w:rsidRPr="00B06428" w:rsidRDefault="00B06428" w:rsidP="009C6845">
                  <w:pPr>
                    <w:rPr>
                      <w:rFonts w:cs="Arial"/>
                      <w:sz w:val="18"/>
                      <w:szCs w:val="18"/>
                    </w:rPr>
                  </w:pPr>
                  <w:r w:rsidRPr="00B06428">
                    <w:rPr>
                      <w:rFonts w:cs="Arial"/>
                      <w:sz w:val="18"/>
                      <w:szCs w:val="18"/>
                    </w:rPr>
                    <w:t>Number</w:t>
                  </w:r>
                </w:p>
              </w:tc>
              <w:tc>
                <w:tcPr>
                  <w:tcW w:w="4215" w:type="dxa"/>
                  <w:vAlign w:val="center"/>
                </w:tcPr>
                <w:p w14:paraId="55B0EB3B" w14:textId="77777777" w:rsidR="00B06428" w:rsidRPr="00B06428" w:rsidRDefault="00B06428" w:rsidP="009C6845">
                  <w:pPr>
                    <w:rPr>
                      <w:rFonts w:cs="Arial"/>
                      <w:sz w:val="18"/>
                      <w:szCs w:val="18"/>
                    </w:rPr>
                  </w:pPr>
                  <w:r w:rsidRPr="00B06428">
                    <w:rPr>
                      <w:rFonts w:cs="Arial"/>
                      <w:sz w:val="18"/>
                      <w:szCs w:val="18"/>
                    </w:rPr>
                    <w:t>Total number of users enroll in that project</w:t>
                  </w:r>
                </w:p>
              </w:tc>
            </w:tr>
          </w:tbl>
          <w:p w14:paraId="55B0EB3D" w14:textId="77777777" w:rsidR="00B06428" w:rsidRDefault="00B06428" w:rsidP="00354CBB">
            <w:pPr>
              <w:spacing w:line="360" w:lineRule="auto"/>
              <w:cnfStyle w:val="000000100000" w:firstRow="0" w:lastRow="0" w:firstColumn="0" w:lastColumn="0" w:oddVBand="0" w:evenVBand="0" w:oddHBand="1" w:evenHBand="0" w:firstRowFirstColumn="0" w:firstRowLastColumn="0" w:lastRowFirstColumn="0" w:lastRowLastColumn="0"/>
            </w:pPr>
          </w:p>
        </w:tc>
      </w:tr>
      <w:tr w:rsidR="00B06428" w14:paraId="55B0EB41" w14:textId="77777777" w:rsidTr="005926A7">
        <w:tc>
          <w:tcPr>
            <w:cnfStyle w:val="001000000000" w:firstRow="0" w:lastRow="0" w:firstColumn="1" w:lastColumn="0" w:oddVBand="0" w:evenVBand="0" w:oddHBand="0" w:evenHBand="0" w:firstRowFirstColumn="0" w:firstRowLastColumn="0" w:lastRowFirstColumn="0" w:lastRowLastColumn="0"/>
            <w:tcW w:w="2014" w:type="dxa"/>
          </w:tcPr>
          <w:p w14:paraId="55B0EB3F" w14:textId="77777777" w:rsidR="00B06428" w:rsidRDefault="00B06428" w:rsidP="00354CBB">
            <w:pPr>
              <w:spacing w:line="360" w:lineRule="auto"/>
            </w:pPr>
            <w:r>
              <w:t>Failed End Condition</w:t>
            </w:r>
          </w:p>
        </w:tc>
        <w:tc>
          <w:tcPr>
            <w:tcW w:w="7071" w:type="dxa"/>
          </w:tcPr>
          <w:p w14:paraId="55B0EB40" w14:textId="77777777" w:rsidR="00B06428" w:rsidRDefault="00B06428" w:rsidP="00354CBB">
            <w:pPr>
              <w:spacing w:line="360" w:lineRule="auto"/>
              <w:cnfStyle w:val="000000000000" w:firstRow="0" w:lastRow="0" w:firstColumn="0" w:lastColumn="0" w:oddVBand="0" w:evenVBand="0" w:oddHBand="0" w:evenHBand="0" w:firstRowFirstColumn="0" w:firstRowLastColumn="0" w:lastRowFirstColumn="0" w:lastRowLastColumn="0"/>
            </w:pPr>
            <w:r>
              <w:t>System will redirect user to login page and display error message.</w:t>
            </w:r>
          </w:p>
        </w:tc>
      </w:tr>
      <w:tr w:rsidR="00B06428" w14:paraId="55B0EB45"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5B0EB42" w14:textId="77777777" w:rsidR="00B06428" w:rsidRDefault="00B06428" w:rsidP="00354CBB">
            <w:pPr>
              <w:spacing w:line="360" w:lineRule="auto"/>
            </w:pPr>
            <w:r>
              <w:t>Special Requirements</w:t>
            </w:r>
          </w:p>
        </w:tc>
        <w:tc>
          <w:tcPr>
            <w:tcW w:w="7071" w:type="dxa"/>
          </w:tcPr>
          <w:p w14:paraId="55B0EB43" w14:textId="77777777" w:rsidR="00B06428" w:rsidRDefault="00B06428"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5B0EB44" w14:textId="77777777" w:rsidR="00B06428" w:rsidRDefault="00B06428"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respond time must be under 1 minute.</w:t>
            </w:r>
          </w:p>
        </w:tc>
      </w:tr>
    </w:tbl>
    <w:p w14:paraId="55B0EB46" w14:textId="77777777" w:rsidR="00B06428" w:rsidRDefault="00B06428" w:rsidP="00B06428"/>
    <w:tbl>
      <w:tblPr>
        <w:tblStyle w:val="GridTable4-Accent1"/>
        <w:tblW w:w="9085" w:type="dxa"/>
        <w:tblLayout w:type="fixed"/>
        <w:tblLook w:val="04A0" w:firstRow="1" w:lastRow="0" w:firstColumn="1" w:lastColumn="0" w:noHBand="0" w:noVBand="1"/>
      </w:tblPr>
      <w:tblGrid>
        <w:gridCol w:w="2053"/>
        <w:gridCol w:w="7032"/>
      </w:tblGrid>
      <w:tr w:rsidR="009F66C5" w14:paraId="55B0EB49" w14:textId="77777777" w:rsidTr="00592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47" w14:textId="0F3A54A8" w:rsidR="009F66C5" w:rsidRDefault="003C2890" w:rsidP="00354CBB">
            <w:pPr>
              <w:spacing w:line="360" w:lineRule="auto"/>
            </w:pPr>
            <w:r>
              <w:t>RE2-2</w:t>
            </w:r>
          </w:p>
        </w:tc>
        <w:tc>
          <w:tcPr>
            <w:tcW w:w="7032" w:type="dxa"/>
          </w:tcPr>
          <w:p w14:paraId="55B0EB48" w14:textId="77777777" w:rsidR="009F66C5" w:rsidRDefault="009F66C5" w:rsidP="00354CBB">
            <w:pPr>
              <w:spacing w:line="360" w:lineRule="auto"/>
              <w:cnfStyle w:val="100000000000" w:firstRow="1" w:lastRow="0" w:firstColumn="0" w:lastColumn="0" w:oddVBand="0" w:evenVBand="0" w:oddHBand="0" w:evenHBand="0" w:firstRowFirstColumn="0" w:firstRowLastColumn="0" w:lastRowFirstColumn="0" w:lastRowLastColumn="0"/>
            </w:pPr>
            <w:r>
              <w:t>View Project List.</w:t>
            </w:r>
          </w:p>
        </w:tc>
      </w:tr>
      <w:tr w:rsidR="009F66C5" w14:paraId="55B0EB4C"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4A" w14:textId="77777777" w:rsidR="009F66C5" w:rsidRDefault="009F66C5" w:rsidP="00354CBB">
            <w:pPr>
              <w:spacing w:line="360" w:lineRule="auto"/>
            </w:pPr>
            <w:r>
              <w:t>Description</w:t>
            </w:r>
          </w:p>
        </w:tc>
        <w:tc>
          <w:tcPr>
            <w:tcW w:w="7032" w:type="dxa"/>
          </w:tcPr>
          <w:p w14:paraId="55B0EB4B" w14:textId="77777777" w:rsidR="009F66C5" w:rsidRDefault="009F66C5" w:rsidP="00354CBB">
            <w:pPr>
              <w:spacing w:line="360" w:lineRule="auto"/>
              <w:cnfStyle w:val="000000100000" w:firstRow="0" w:lastRow="0" w:firstColumn="0" w:lastColumn="0" w:oddVBand="0" w:evenVBand="0" w:oddHBand="1" w:evenHBand="0" w:firstRowFirstColumn="0" w:firstRowLastColumn="0" w:lastRowFirstColumn="0" w:lastRowLastColumn="0"/>
            </w:pPr>
            <w:r>
              <w:t>User want to display all the project that he/she currently enroll in.</w:t>
            </w:r>
          </w:p>
        </w:tc>
      </w:tr>
      <w:tr w:rsidR="009F66C5" w14:paraId="55B0EB4F" w14:textId="77777777" w:rsidTr="005926A7">
        <w:tc>
          <w:tcPr>
            <w:cnfStyle w:val="001000000000" w:firstRow="0" w:lastRow="0" w:firstColumn="1" w:lastColumn="0" w:oddVBand="0" w:evenVBand="0" w:oddHBand="0" w:evenHBand="0" w:firstRowFirstColumn="0" w:firstRowLastColumn="0" w:lastRowFirstColumn="0" w:lastRowLastColumn="0"/>
            <w:tcW w:w="2053" w:type="dxa"/>
          </w:tcPr>
          <w:p w14:paraId="55B0EB4D" w14:textId="77777777" w:rsidR="009F66C5" w:rsidRDefault="009F66C5" w:rsidP="00354CBB">
            <w:pPr>
              <w:spacing w:line="360" w:lineRule="auto"/>
            </w:pPr>
            <w:r>
              <w:t>Stakeholders</w:t>
            </w:r>
          </w:p>
        </w:tc>
        <w:tc>
          <w:tcPr>
            <w:tcW w:w="7032" w:type="dxa"/>
          </w:tcPr>
          <w:p w14:paraId="55B0EB4E" w14:textId="77777777" w:rsidR="009F66C5" w:rsidRDefault="009F66C5" w:rsidP="00354CBB">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9F66C5" w14:paraId="55B0EB52"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50" w14:textId="77777777" w:rsidR="009F66C5" w:rsidRDefault="009F66C5" w:rsidP="00354CBB">
            <w:pPr>
              <w:spacing w:line="360" w:lineRule="auto"/>
            </w:pPr>
            <w:r>
              <w:t>Actors</w:t>
            </w:r>
          </w:p>
        </w:tc>
        <w:tc>
          <w:tcPr>
            <w:tcW w:w="7032" w:type="dxa"/>
          </w:tcPr>
          <w:p w14:paraId="55B0EB51" w14:textId="77777777" w:rsidR="009F66C5" w:rsidRDefault="009F66C5" w:rsidP="00354CBB">
            <w:pPr>
              <w:spacing w:line="360" w:lineRule="auto"/>
              <w:cnfStyle w:val="000000100000" w:firstRow="0" w:lastRow="0" w:firstColumn="0" w:lastColumn="0" w:oddVBand="0" w:evenVBand="0" w:oddHBand="1" w:evenHBand="0" w:firstRowFirstColumn="0" w:firstRowLastColumn="0" w:lastRowFirstColumn="0" w:lastRowLastColumn="0"/>
            </w:pPr>
            <w:r>
              <w:t>System Administrator</w:t>
            </w:r>
          </w:p>
        </w:tc>
      </w:tr>
      <w:tr w:rsidR="009F66C5" w14:paraId="55B0EB55" w14:textId="77777777" w:rsidTr="005926A7">
        <w:tc>
          <w:tcPr>
            <w:cnfStyle w:val="001000000000" w:firstRow="0" w:lastRow="0" w:firstColumn="1" w:lastColumn="0" w:oddVBand="0" w:evenVBand="0" w:oddHBand="0" w:evenHBand="0" w:firstRowFirstColumn="0" w:firstRowLastColumn="0" w:lastRowFirstColumn="0" w:lastRowLastColumn="0"/>
            <w:tcW w:w="2053" w:type="dxa"/>
          </w:tcPr>
          <w:p w14:paraId="55B0EB53" w14:textId="77777777" w:rsidR="009F66C5" w:rsidRDefault="009F66C5" w:rsidP="00354CBB">
            <w:pPr>
              <w:spacing w:line="360" w:lineRule="auto"/>
            </w:pPr>
            <w:r>
              <w:t>Trigger</w:t>
            </w:r>
          </w:p>
        </w:tc>
        <w:tc>
          <w:tcPr>
            <w:tcW w:w="7032" w:type="dxa"/>
          </w:tcPr>
          <w:p w14:paraId="55B0EB54" w14:textId="77777777" w:rsidR="009F66C5" w:rsidRDefault="009F66C5" w:rsidP="00354CBB">
            <w:pPr>
              <w:spacing w:line="360" w:lineRule="auto"/>
              <w:cnfStyle w:val="000000000000" w:firstRow="0" w:lastRow="0" w:firstColumn="0" w:lastColumn="0" w:oddVBand="0" w:evenVBand="0" w:oddHBand="0" w:evenHBand="0" w:firstRowFirstColumn="0" w:firstRowLastColumn="0" w:lastRowFirstColumn="0" w:lastRowLastColumn="0"/>
            </w:pPr>
            <w:r>
              <w:t>View Project List</w:t>
            </w:r>
          </w:p>
        </w:tc>
      </w:tr>
      <w:tr w:rsidR="009F66C5" w14:paraId="55B0EB58"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56" w14:textId="77777777" w:rsidR="009F66C5" w:rsidRDefault="009F66C5" w:rsidP="00354CBB">
            <w:pPr>
              <w:spacing w:line="360" w:lineRule="auto"/>
            </w:pPr>
            <w:r>
              <w:t>Priority</w:t>
            </w:r>
          </w:p>
        </w:tc>
        <w:tc>
          <w:tcPr>
            <w:tcW w:w="7032" w:type="dxa"/>
          </w:tcPr>
          <w:p w14:paraId="55B0EB57" w14:textId="77777777" w:rsidR="009F66C5" w:rsidRDefault="009F66C5" w:rsidP="00354CBB">
            <w:pPr>
              <w:spacing w:line="360" w:lineRule="auto"/>
              <w:cnfStyle w:val="000000100000" w:firstRow="0" w:lastRow="0" w:firstColumn="0" w:lastColumn="0" w:oddVBand="0" w:evenVBand="0" w:oddHBand="1" w:evenHBand="0" w:firstRowFirstColumn="0" w:firstRowLastColumn="0" w:lastRowFirstColumn="0" w:lastRowLastColumn="0"/>
            </w:pPr>
            <w:r>
              <w:t>Required</w:t>
            </w:r>
          </w:p>
        </w:tc>
      </w:tr>
      <w:tr w:rsidR="009F66C5" w14:paraId="55B0EB5B" w14:textId="77777777" w:rsidTr="005926A7">
        <w:tc>
          <w:tcPr>
            <w:cnfStyle w:val="001000000000" w:firstRow="0" w:lastRow="0" w:firstColumn="1" w:lastColumn="0" w:oddVBand="0" w:evenVBand="0" w:oddHBand="0" w:evenHBand="0" w:firstRowFirstColumn="0" w:firstRowLastColumn="0" w:lastRowFirstColumn="0" w:lastRowLastColumn="0"/>
            <w:tcW w:w="2053" w:type="dxa"/>
          </w:tcPr>
          <w:p w14:paraId="55B0EB59" w14:textId="77777777" w:rsidR="009F66C5" w:rsidRDefault="009F66C5" w:rsidP="00354CBB">
            <w:pPr>
              <w:spacing w:line="360" w:lineRule="auto"/>
            </w:pPr>
            <w:r>
              <w:t>Feature</w:t>
            </w:r>
          </w:p>
        </w:tc>
        <w:tc>
          <w:tcPr>
            <w:tcW w:w="7032" w:type="dxa"/>
          </w:tcPr>
          <w:p w14:paraId="55B0EB5A" w14:textId="77777777" w:rsidR="009F66C5" w:rsidRDefault="00287832" w:rsidP="00354CBB">
            <w:pPr>
              <w:spacing w:line="360" w:lineRule="auto"/>
              <w:cnfStyle w:val="000000000000" w:firstRow="0" w:lastRow="0" w:firstColumn="0" w:lastColumn="0" w:oddVBand="0" w:evenVBand="0" w:oddHBand="0" w:evenHBand="0" w:firstRowFirstColumn="0" w:firstRowLastColumn="0" w:lastRowFirstColumn="0" w:lastRowLastColumn="0"/>
            </w:pPr>
            <w:r>
              <w:t>Admin View</w:t>
            </w:r>
          </w:p>
        </w:tc>
      </w:tr>
      <w:tr w:rsidR="009F66C5" w14:paraId="55B0EB5E"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5C" w14:textId="77777777" w:rsidR="009F66C5" w:rsidRDefault="009F66C5" w:rsidP="00354CBB">
            <w:pPr>
              <w:spacing w:line="360" w:lineRule="auto"/>
            </w:pPr>
            <w:r>
              <w:t>Inputs</w:t>
            </w:r>
          </w:p>
        </w:tc>
        <w:tc>
          <w:tcPr>
            <w:tcW w:w="7032" w:type="dxa"/>
          </w:tcPr>
          <w:p w14:paraId="55B0EB5D" w14:textId="77777777" w:rsidR="009F66C5" w:rsidRDefault="009F66C5" w:rsidP="00354CBB">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9F66C5" w14:paraId="55B0EB61" w14:textId="77777777" w:rsidTr="005926A7">
        <w:tc>
          <w:tcPr>
            <w:cnfStyle w:val="001000000000" w:firstRow="0" w:lastRow="0" w:firstColumn="1" w:lastColumn="0" w:oddVBand="0" w:evenVBand="0" w:oddHBand="0" w:evenHBand="0" w:firstRowFirstColumn="0" w:firstRowLastColumn="0" w:lastRowFirstColumn="0" w:lastRowLastColumn="0"/>
            <w:tcW w:w="2053" w:type="dxa"/>
          </w:tcPr>
          <w:p w14:paraId="55B0EB5F" w14:textId="77777777" w:rsidR="009F66C5" w:rsidRDefault="009F66C5" w:rsidP="00354CBB">
            <w:pPr>
              <w:spacing w:line="360" w:lineRule="auto"/>
            </w:pPr>
            <w:r>
              <w:t>Preconditions</w:t>
            </w:r>
          </w:p>
        </w:tc>
        <w:tc>
          <w:tcPr>
            <w:tcW w:w="7032" w:type="dxa"/>
          </w:tcPr>
          <w:p w14:paraId="55B0EB60" w14:textId="77777777" w:rsidR="009F66C5" w:rsidRDefault="009F66C5" w:rsidP="00354CBB">
            <w:pPr>
              <w:spacing w:line="360" w:lineRule="auto"/>
              <w:cnfStyle w:val="000000000000" w:firstRow="0" w:lastRow="0" w:firstColumn="0" w:lastColumn="0" w:oddVBand="0" w:evenVBand="0" w:oddHBand="0" w:evenHBand="0" w:firstRowFirstColumn="0" w:firstRowLastColumn="0" w:lastRowFirstColumn="0" w:lastRowLastColumn="0"/>
            </w:pPr>
            <w:r>
              <w:t>The user is logged in under administrator account.</w:t>
            </w:r>
          </w:p>
        </w:tc>
      </w:tr>
      <w:tr w:rsidR="009F66C5" w14:paraId="55B0EB67"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62" w14:textId="77777777" w:rsidR="009F66C5" w:rsidRDefault="009F66C5" w:rsidP="00354CBB">
            <w:pPr>
              <w:spacing w:line="360" w:lineRule="auto"/>
            </w:pPr>
            <w:r>
              <w:t>Main Success Scenario</w:t>
            </w:r>
          </w:p>
        </w:tc>
        <w:tc>
          <w:tcPr>
            <w:tcW w:w="7032" w:type="dxa"/>
          </w:tcPr>
          <w:p w14:paraId="55B0EB63" w14:textId="77777777" w:rsidR="009F66C5" w:rsidRDefault="009F66C5" w:rsidP="00B4543E">
            <w:pPr>
              <w:pStyle w:val="ListParagraph"/>
              <w:numPr>
                <w:ilvl w:val="0"/>
                <w:numId w:val="12"/>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Admin will navigate the side bar menu on the left.</w:t>
            </w:r>
          </w:p>
          <w:p w14:paraId="55B0EB64" w14:textId="77777777" w:rsidR="009F66C5" w:rsidRDefault="009F66C5" w:rsidP="00B4543E">
            <w:pPr>
              <w:pStyle w:val="ListParagraph"/>
              <w:numPr>
                <w:ilvl w:val="0"/>
                <w:numId w:val="12"/>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Admin click on “Project” tab.</w:t>
            </w:r>
          </w:p>
          <w:p w14:paraId="55B0EB65" w14:textId="77777777" w:rsidR="009F66C5" w:rsidRDefault="009F66C5" w:rsidP="00B4543E">
            <w:pPr>
              <w:pStyle w:val="ListParagraph"/>
              <w:numPr>
                <w:ilvl w:val="0"/>
                <w:numId w:val="12"/>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Admin click on “View project list”.</w:t>
            </w:r>
          </w:p>
          <w:p w14:paraId="55B0EB66" w14:textId="77777777" w:rsidR="009F66C5" w:rsidRDefault="009F66C5" w:rsidP="00B4543E">
            <w:pPr>
              <w:pStyle w:val="ListParagraph"/>
              <w:numPr>
                <w:ilvl w:val="0"/>
                <w:numId w:val="12"/>
              </w:numPr>
              <w:spacing w:before="0" w:line="360" w:lineRule="auto"/>
              <w:ind w:left="342" w:hanging="342"/>
              <w:cnfStyle w:val="000000100000" w:firstRow="0" w:lastRow="0" w:firstColumn="0" w:lastColumn="0" w:oddVBand="0" w:evenVBand="0" w:oddHBand="1" w:evenHBand="0" w:firstRowFirstColumn="0" w:firstRowLastColumn="0" w:lastRowFirstColumn="0" w:lastRowLastColumn="0"/>
            </w:pPr>
            <w:r>
              <w:t>System redirects to project list view.</w:t>
            </w:r>
          </w:p>
        </w:tc>
      </w:tr>
      <w:tr w:rsidR="009F66C5" w14:paraId="55B0EB6A" w14:textId="77777777" w:rsidTr="005926A7">
        <w:tc>
          <w:tcPr>
            <w:cnfStyle w:val="001000000000" w:firstRow="0" w:lastRow="0" w:firstColumn="1" w:lastColumn="0" w:oddVBand="0" w:evenVBand="0" w:oddHBand="0" w:evenHBand="0" w:firstRowFirstColumn="0" w:firstRowLastColumn="0" w:lastRowFirstColumn="0" w:lastRowLastColumn="0"/>
            <w:tcW w:w="2053" w:type="dxa"/>
          </w:tcPr>
          <w:p w14:paraId="55B0EB68" w14:textId="77777777" w:rsidR="009F66C5" w:rsidRDefault="009F66C5" w:rsidP="00354CBB">
            <w:pPr>
              <w:spacing w:line="360" w:lineRule="auto"/>
            </w:pPr>
            <w:r>
              <w:t>Alternative Scenarios</w:t>
            </w:r>
          </w:p>
        </w:tc>
        <w:tc>
          <w:tcPr>
            <w:tcW w:w="7032" w:type="dxa"/>
          </w:tcPr>
          <w:p w14:paraId="55B0EB69" w14:textId="77777777" w:rsidR="009F66C5" w:rsidRDefault="009F66C5" w:rsidP="00354CBB">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9F66C5" w14:paraId="55B0EB9B"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6B" w14:textId="77777777" w:rsidR="009F66C5" w:rsidRDefault="009F66C5" w:rsidP="00354CBB">
            <w:pPr>
              <w:spacing w:line="360" w:lineRule="auto"/>
            </w:pPr>
            <w:r>
              <w:t>Success End Condition</w:t>
            </w:r>
          </w:p>
        </w:tc>
        <w:tc>
          <w:tcPr>
            <w:tcW w:w="7032" w:type="dxa"/>
          </w:tcPr>
          <w:p w14:paraId="55B0EB6C" w14:textId="77777777" w:rsidR="009F66C5" w:rsidRDefault="009F66C5" w:rsidP="00354CBB">
            <w:pPr>
              <w:spacing w:line="360" w:lineRule="auto"/>
              <w:cnfStyle w:val="000000100000" w:firstRow="0" w:lastRow="0" w:firstColumn="0" w:lastColumn="0" w:oddVBand="0" w:evenVBand="0" w:oddHBand="1" w:evenHBand="0" w:firstRowFirstColumn="0" w:firstRowLastColumn="0" w:lastRowFirstColumn="0" w:lastRowLastColumn="0"/>
            </w:pPr>
            <w:r>
              <w:t>System redirect to Project List View and display all the project in the system will admin view.</w:t>
            </w:r>
          </w:p>
          <w:p w14:paraId="55B0EB6D" w14:textId="77777777" w:rsidR="009F66C5" w:rsidRPr="009F66C5" w:rsidRDefault="009F66C5" w:rsidP="00354CBB">
            <w:pPr>
              <w:spacing w:line="360" w:lineRule="auto"/>
              <w:cnfStyle w:val="000000100000" w:firstRow="0" w:lastRow="0" w:firstColumn="0" w:lastColumn="0" w:oddVBand="0" w:evenVBand="0" w:oddHBand="1" w:evenHBand="0" w:firstRowFirstColumn="0" w:firstRowLastColumn="0" w:lastRowFirstColumn="0" w:lastRowLastColumn="0"/>
            </w:pPr>
            <w:r w:rsidRPr="009F66C5">
              <w:t>System should show following fields for Work space:</w:t>
            </w:r>
          </w:p>
          <w:tbl>
            <w:tblPr>
              <w:tblW w:w="6188"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000" w:firstRow="0" w:lastRow="0" w:firstColumn="0" w:lastColumn="0" w:noHBand="0" w:noVBand="0"/>
            </w:tblPr>
            <w:tblGrid>
              <w:gridCol w:w="1890"/>
              <w:gridCol w:w="1249"/>
              <w:gridCol w:w="3049"/>
            </w:tblGrid>
            <w:tr w:rsidR="009F66C5" w:rsidRPr="009F66C5" w14:paraId="55B0EB71" w14:textId="77777777" w:rsidTr="001530B4">
              <w:tc>
                <w:tcPr>
                  <w:tcW w:w="1890" w:type="dxa"/>
                  <w:shd w:val="pct12" w:color="auto" w:fill="FFFFFF"/>
                </w:tcPr>
                <w:p w14:paraId="55B0EB6E" w14:textId="77777777" w:rsidR="009F66C5" w:rsidRPr="009F66C5" w:rsidRDefault="009F66C5" w:rsidP="00354CBB">
                  <w:pPr>
                    <w:jc w:val="both"/>
                    <w:rPr>
                      <w:rFonts w:cs="Arial"/>
                      <w:b/>
                      <w:sz w:val="18"/>
                      <w:szCs w:val="18"/>
                    </w:rPr>
                  </w:pPr>
                  <w:r w:rsidRPr="009F66C5">
                    <w:rPr>
                      <w:rFonts w:cs="Arial"/>
                      <w:b/>
                      <w:sz w:val="18"/>
                      <w:szCs w:val="18"/>
                    </w:rPr>
                    <w:t>Field Name</w:t>
                  </w:r>
                </w:p>
              </w:tc>
              <w:tc>
                <w:tcPr>
                  <w:tcW w:w="1249" w:type="dxa"/>
                  <w:shd w:val="pct12" w:color="auto" w:fill="FFFFFF"/>
                </w:tcPr>
                <w:p w14:paraId="55B0EB6F" w14:textId="77777777" w:rsidR="009F66C5" w:rsidRPr="009F66C5" w:rsidRDefault="009F66C5" w:rsidP="00354CBB">
                  <w:pPr>
                    <w:jc w:val="both"/>
                    <w:rPr>
                      <w:rFonts w:cs="Arial"/>
                      <w:b/>
                      <w:sz w:val="18"/>
                      <w:szCs w:val="18"/>
                    </w:rPr>
                  </w:pPr>
                  <w:r w:rsidRPr="009F66C5">
                    <w:rPr>
                      <w:rFonts w:cs="Arial"/>
                      <w:b/>
                      <w:sz w:val="18"/>
                      <w:szCs w:val="18"/>
                    </w:rPr>
                    <w:t>Type</w:t>
                  </w:r>
                </w:p>
              </w:tc>
              <w:tc>
                <w:tcPr>
                  <w:tcW w:w="3049" w:type="dxa"/>
                  <w:shd w:val="pct12" w:color="auto" w:fill="FFFFFF"/>
                </w:tcPr>
                <w:p w14:paraId="55B0EB70" w14:textId="77777777" w:rsidR="009F66C5" w:rsidRPr="009F66C5" w:rsidRDefault="009F66C5" w:rsidP="00354CBB">
                  <w:pPr>
                    <w:jc w:val="both"/>
                    <w:rPr>
                      <w:rFonts w:cs="Arial"/>
                      <w:b/>
                      <w:sz w:val="18"/>
                      <w:szCs w:val="18"/>
                    </w:rPr>
                  </w:pPr>
                  <w:r w:rsidRPr="009F66C5">
                    <w:rPr>
                      <w:rFonts w:cs="Arial"/>
                      <w:b/>
                      <w:sz w:val="18"/>
                      <w:szCs w:val="18"/>
                    </w:rPr>
                    <w:t>Remarks</w:t>
                  </w:r>
                </w:p>
              </w:tc>
            </w:tr>
            <w:tr w:rsidR="009F66C5" w:rsidRPr="009F66C5" w14:paraId="55B0EB75" w14:textId="77777777" w:rsidTr="001530B4">
              <w:tc>
                <w:tcPr>
                  <w:tcW w:w="1890" w:type="dxa"/>
                </w:tcPr>
                <w:p w14:paraId="55B0EB72" w14:textId="77777777" w:rsidR="009F66C5" w:rsidRPr="009F66C5" w:rsidRDefault="009F66C5" w:rsidP="00354CBB">
                  <w:pPr>
                    <w:jc w:val="both"/>
                    <w:rPr>
                      <w:rFonts w:cs="Arial"/>
                      <w:sz w:val="18"/>
                      <w:szCs w:val="18"/>
                    </w:rPr>
                  </w:pPr>
                  <w:r w:rsidRPr="009F66C5">
                    <w:rPr>
                      <w:rFonts w:cs="Arial"/>
                      <w:sz w:val="18"/>
                      <w:szCs w:val="18"/>
                    </w:rPr>
                    <w:t>Project ID</w:t>
                  </w:r>
                </w:p>
              </w:tc>
              <w:tc>
                <w:tcPr>
                  <w:tcW w:w="1249" w:type="dxa"/>
                </w:tcPr>
                <w:p w14:paraId="55B0EB73" w14:textId="77777777" w:rsidR="009F66C5" w:rsidRPr="009F66C5" w:rsidRDefault="009F66C5" w:rsidP="00354CBB">
                  <w:pPr>
                    <w:jc w:val="both"/>
                    <w:rPr>
                      <w:rFonts w:cs="Arial"/>
                      <w:sz w:val="18"/>
                      <w:szCs w:val="18"/>
                    </w:rPr>
                  </w:pPr>
                  <w:r w:rsidRPr="009F66C5">
                    <w:rPr>
                      <w:rFonts w:cs="Arial"/>
                      <w:sz w:val="18"/>
                      <w:szCs w:val="18"/>
                    </w:rPr>
                    <w:t>Long</w:t>
                  </w:r>
                </w:p>
              </w:tc>
              <w:tc>
                <w:tcPr>
                  <w:tcW w:w="3049" w:type="dxa"/>
                </w:tcPr>
                <w:p w14:paraId="55B0EB74" w14:textId="77777777" w:rsidR="009F66C5" w:rsidRPr="009F66C5" w:rsidRDefault="009F66C5" w:rsidP="00354CBB">
                  <w:pPr>
                    <w:jc w:val="both"/>
                    <w:rPr>
                      <w:rFonts w:cs="Arial"/>
                      <w:sz w:val="18"/>
                      <w:szCs w:val="18"/>
                    </w:rPr>
                  </w:pPr>
                  <w:r w:rsidRPr="009F66C5">
                    <w:rPr>
                      <w:rFonts w:cs="Arial"/>
                      <w:sz w:val="18"/>
                      <w:szCs w:val="18"/>
                    </w:rPr>
                    <w:t>Show the project ID in database</w:t>
                  </w:r>
                </w:p>
              </w:tc>
            </w:tr>
            <w:tr w:rsidR="009F66C5" w:rsidRPr="009F66C5" w14:paraId="55B0EB79" w14:textId="77777777" w:rsidTr="001530B4">
              <w:tc>
                <w:tcPr>
                  <w:tcW w:w="1890" w:type="dxa"/>
                </w:tcPr>
                <w:p w14:paraId="55B0EB76" w14:textId="77777777" w:rsidR="009F66C5" w:rsidRPr="009F66C5" w:rsidRDefault="009F66C5" w:rsidP="00354CBB">
                  <w:pPr>
                    <w:jc w:val="both"/>
                    <w:rPr>
                      <w:rFonts w:cs="Arial"/>
                      <w:sz w:val="18"/>
                      <w:szCs w:val="18"/>
                    </w:rPr>
                  </w:pPr>
                  <w:r w:rsidRPr="009F66C5">
                    <w:rPr>
                      <w:rFonts w:cs="Arial"/>
                      <w:sz w:val="18"/>
                      <w:szCs w:val="18"/>
                    </w:rPr>
                    <w:t>Project Name</w:t>
                  </w:r>
                </w:p>
              </w:tc>
              <w:tc>
                <w:tcPr>
                  <w:tcW w:w="1249" w:type="dxa"/>
                </w:tcPr>
                <w:p w14:paraId="55B0EB77" w14:textId="77777777" w:rsidR="009F66C5" w:rsidRPr="009F66C5" w:rsidRDefault="009F66C5" w:rsidP="00354CBB">
                  <w:pPr>
                    <w:jc w:val="both"/>
                    <w:rPr>
                      <w:rFonts w:cs="Arial"/>
                      <w:sz w:val="18"/>
                      <w:szCs w:val="18"/>
                    </w:rPr>
                  </w:pPr>
                  <w:r w:rsidRPr="009F66C5">
                    <w:rPr>
                      <w:rFonts w:cs="Arial"/>
                      <w:sz w:val="18"/>
                      <w:szCs w:val="18"/>
                    </w:rPr>
                    <w:t>Text</w:t>
                  </w:r>
                </w:p>
              </w:tc>
              <w:tc>
                <w:tcPr>
                  <w:tcW w:w="3049" w:type="dxa"/>
                </w:tcPr>
                <w:p w14:paraId="55B0EB78" w14:textId="77777777" w:rsidR="009F66C5" w:rsidRPr="009F66C5" w:rsidRDefault="009F66C5" w:rsidP="00354CBB">
                  <w:pPr>
                    <w:jc w:val="both"/>
                    <w:rPr>
                      <w:rFonts w:cs="Arial"/>
                      <w:sz w:val="18"/>
                      <w:szCs w:val="18"/>
                    </w:rPr>
                  </w:pPr>
                  <w:r w:rsidRPr="009F66C5">
                    <w:rPr>
                      <w:rFonts w:cs="Arial"/>
                      <w:sz w:val="18"/>
                      <w:szCs w:val="18"/>
                    </w:rPr>
                    <w:t>Show the project name, must unique</w:t>
                  </w:r>
                </w:p>
              </w:tc>
            </w:tr>
            <w:tr w:rsidR="009F66C5" w:rsidRPr="009F66C5" w14:paraId="55B0EB7D" w14:textId="77777777" w:rsidTr="001530B4">
              <w:tc>
                <w:tcPr>
                  <w:tcW w:w="1890" w:type="dxa"/>
                </w:tcPr>
                <w:p w14:paraId="55B0EB7A" w14:textId="77777777" w:rsidR="009F66C5" w:rsidRPr="009F66C5" w:rsidRDefault="009F66C5" w:rsidP="00354CBB">
                  <w:pPr>
                    <w:jc w:val="both"/>
                    <w:rPr>
                      <w:rFonts w:cs="Arial"/>
                      <w:sz w:val="18"/>
                      <w:szCs w:val="18"/>
                    </w:rPr>
                  </w:pPr>
                  <w:r w:rsidRPr="009F66C5">
                    <w:rPr>
                      <w:rFonts w:cs="Arial"/>
                      <w:sz w:val="18"/>
                      <w:szCs w:val="18"/>
                    </w:rPr>
                    <w:t>Description</w:t>
                  </w:r>
                </w:p>
              </w:tc>
              <w:tc>
                <w:tcPr>
                  <w:tcW w:w="1249" w:type="dxa"/>
                </w:tcPr>
                <w:p w14:paraId="55B0EB7B" w14:textId="77777777" w:rsidR="009F66C5" w:rsidRPr="009F66C5" w:rsidRDefault="009F66C5" w:rsidP="00354CBB">
                  <w:pPr>
                    <w:jc w:val="both"/>
                    <w:rPr>
                      <w:rFonts w:cs="Arial"/>
                      <w:sz w:val="18"/>
                      <w:szCs w:val="18"/>
                    </w:rPr>
                  </w:pPr>
                  <w:r w:rsidRPr="009F66C5">
                    <w:rPr>
                      <w:rFonts w:cs="Arial"/>
                      <w:sz w:val="18"/>
                      <w:szCs w:val="18"/>
                    </w:rPr>
                    <w:t>Text</w:t>
                  </w:r>
                </w:p>
              </w:tc>
              <w:tc>
                <w:tcPr>
                  <w:tcW w:w="3049" w:type="dxa"/>
                </w:tcPr>
                <w:p w14:paraId="55B0EB7C" w14:textId="77777777" w:rsidR="009F66C5" w:rsidRPr="009F66C5" w:rsidRDefault="009F66C5" w:rsidP="00354CBB">
                  <w:pPr>
                    <w:jc w:val="both"/>
                    <w:rPr>
                      <w:rFonts w:cs="Arial"/>
                      <w:sz w:val="18"/>
                      <w:szCs w:val="18"/>
                    </w:rPr>
                  </w:pPr>
                  <w:r w:rsidRPr="009F66C5">
                    <w:rPr>
                      <w:rFonts w:cs="Arial"/>
                      <w:sz w:val="18"/>
                      <w:szCs w:val="18"/>
                    </w:rPr>
                    <w:t>Maximum 255 characters</w:t>
                  </w:r>
                </w:p>
              </w:tc>
            </w:tr>
            <w:tr w:rsidR="009F66C5" w:rsidRPr="009F66C5" w14:paraId="55B0EB81" w14:textId="77777777" w:rsidTr="001530B4">
              <w:tc>
                <w:tcPr>
                  <w:tcW w:w="1890" w:type="dxa"/>
                </w:tcPr>
                <w:p w14:paraId="55B0EB7E" w14:textId="77777777" w:rsidR="009F66C5" w:rsidRPr="009F66C5" w:rsidRDefault="009F66C5" w:rsidP="00354CBB">
                  <w:pPr>
                    <w:jc w:val="both"/>
                    <w:rPr>
                      <w:rFonts w:cs="Arial"/>
                      <w:sz w:val="18"/>
                      <w:szCs w:val="18"/>
                    </w:rPr>
                  </w:pPr>
                  <w:r w:rsidRPr="009F66C5">
                    <w:rPr>
                      <w:rFonts w:cs="Arial"/>
                      <w:sz w:val="18"/>
                      <w:szCs w:val="18"/>
                    </w:rPr>
                    <w:t>Status</w:t>
                  </w:r>
                </w:p>
              </w:tc>
              <w:tc>
                <w:tcPr>
                  <w:tcW w:w="1249" w:type="dxa"/>
                </w:tcPr>
                <w:p w14:paraId="55B0EB7F" w14:textId="77777777" w:rsidR="009F66C5" w:rsidRPr="009F66C5" w:rsidRDefault="009F66C5" w:rsidP="00354CBB">
                  <w:pPr>
                    <w:jc w:val="both"/>
                    <w:rPr>
                      <w:rFonts w:cs="Arial"/>
                      <w:sz w:val="18"/>
                      <w:szCs w:val="18"/>
                    </w:rPr>
                  </w:pPr>
                  <w:r w:rsidRPr="009F66C5">
                    <w:rPr>
                      <w:rFonts w:cs="Arial"/>
                      <w:sz w:val="18"/>
                      <w:szCs w:val="18"/>
                    </w:rPr>
                    <w:t>Option</w:t>
                  </w:r>
                </w:p>
              </w:tc>
              <w:tc>
                <w:tcPr>
                  <w:tcW w:w="3049" w:type="dxa"/>
                </w:tcPr>
                <w:p w14:paraId="55B0EB80" w14:textId="77777777" w:rsidR="009F66C5" w:rsidRPr="009F66C5" w:rsidRDefault="009F66C5" w:rsidP="00354CBB">
                  <w:pPr>
                    <w:jc w:val="both"/>
                    <w:rPr>
                      <w:rFonts w:cs="Arial"/>
                      <w:sz w:val="18"/>
                      <w:szCs w:val="18"/>
                    </w:rPr>
                  </w:pPr>
                  <w:r w:rsidRPr="009F66C5">
                    <w:rPr>
                      <w:rFonts w:cs="Arial"/>
                      <w:sz w:val="18"/>
                      <w:szCs w:val="18"/>
                    </w:rPr>
                    <w:t>Choose between New and On-going</w:t>
                  </w:r>
                </w:p>
              </w:tc>
            </w:tr>
            <w:tr w:rsidR="009F66C5" w:rsidRPr="009F66C5" w14:paraId="55B0EB85" w14:textId="77777777" w:rsidTr="001530B4">
              <w:tc>
                <w:tcPr>
                  <w:tcW w:w="1890" w:type="dxa"/>
                </w:tcPr>
                <w:p w14:paraId="55B0EB82" w14:textId="77777777" w:rsidR="009F66C5" w:rsidRPr="009F66C5" w:rsidRDefault="009F66C5" w:rsidP="00354CBB">
                  <w:pPr>
                    <w:jc w:val="both"/>
                    <w:rPr>
                      <w:rFonts w:cs="Arial"/>
                      <w:sz w:val="18"/>
                      <w:szCs w:val="18"/>
                    </w:rPr>
                  </w:pPr>
                  <w:r w:rsidRPr="009F66C5">
                    <w:rPr>
                      <w:rFonts w:cs="Arial"/>
                      <w:sz w:val="18"/>
                      <w:szCs w:val="18"/>
                    </w:rPr>
                    <w:t>Created Day</w:t>
                  </w:r>
                </w:p>
              </w:tc>
              <w:tc>
                <w:tcPr>
                  <w:tcW w:w="1249" w:type="dxa"/>
                </w:tcPr>
                <w:p w14:paraId="55B0EB83" w14:textId="77777777" w:rsidR="009F66C5" w:rsidRPr="009F66C5" w:rsidRDefault="009F66C5" w:rsidP="00354CBB">
                  <w:pPr>
                    <w:jc w:val="both"/>
                    <w:rPr>
                      <w:rFonts w:cs="Arial"/>
                      <w:sz w:val="18"/>
                      <w:szCs w:val="18"/>
                    </w:rPr>
                  </w:pPr>
                  <w:r w:rsidRPr="009F66C5">
                    <w:rPr>
                      <w:rFonts w:cs="Arial"/>
                      <w:sz w:val="18"/>
                      <w:szCs w:val="18"/>
                    </w:rPr>
                    <w:t>Date Time</w:t>
                  </w:r>
                </w:p>
              </w:tc>
              <w:tc>
                <w:tcPr>
                  <w:tcW w:w="3049" w:type="dxa"/>
                </w:tcPr>
                <w:p w14:paraId="55B0EB84" w14:textId="77777777" w:rsidR="009F66C5" w:rsidRPr="009F66C5" w:rsidRDefault="009F66C5" w:rsidP="00354CBB">
                  <w:pPr>
                    <w:jc w:val="both"/>
                    <w:rPr>
                      <w:rFonts w:cs="Arial"/>
                      <w:sz w:val="18"/>
                      <w:szCs w:val="18"/>
                    </w:rPr>
                  </w:pPr>
                  <w:r w:rsidRPr="009F66C5">
                    <w:rPr>
                      <w:rFonts w:cs="Arial"/>
                      <w:sz w:val="18"/>
                      <w:szCs w:val="18"/>
                    </w:rPr>
                    <w:t>Save the date when the project created</w:t>
                  </w:r>
                </w:p>
              </w:tc>
            </w:tr>
            <w:tr w:rsidR="009F66C5" w:rsidRPr="009F66C5" w14:paraId="55B0EB89" w14:textId="77777777" w:rsidTr="001530B4">
              <w:tc>
                <w:tcPr>
                  <w:tcW w:w="1890" w:type="dxa"/>
                </w:tcPr>
                <w:p w14:paraId="55B0EB86" w14:textId="77777777" w:rsidR="009F66C5" w:rsidRPr="009F66C5" w:rsidRDefault="009F66C5" w:rsidP="00354CBB">
                  <w:pPr>
                    <w:jc w:val="both"/>
                    <w:rPr>
                      <w:rFonts w:cs="Arial"/>
                      <w:sz w:val="18"/>
                      <w:szCs w:val="18"/>
                    </w:rPr>
                  </w:pPr>
                  <w:r w:rsidRPr="009F66C5">
                    <w:rPr>
                      <w:rFonts w:cs="Arial"/>
                      <w:sz w:val="18"/>
                      <w:szCs w:val="18"/>
                    </w:rPr>
                    <w:t>Last Updated</w:t>
                  </w:r>
                </w:p>
              </w:tc>
              <w:tc>
                <w:tcPr>
                  <w:tcW w:w="1249" w:type="dxa"/>
                </w:tcPr>
                <w:p w14:paraId="55B0EB87" w14:textId="77777777" w:rsidR="009F66C5" w:rsidRPr="009F66C5" w:rsidRDefault="009F66C5" w:rsidP="00354CBB">
                  <w:pPr>
                    <w:jc w:val="both"/>
                    <w:rPr>
                      <w:rFonts w:cs="Arial"/>
                      <w:sz w:val="18"/>
                      <w:szCs w:val="18"/>
                    </w:rPr>
                  </w:pPr>
                  <w:r w:rsidRPr="009F66C5">
                    <w:rPr>
                      <w:rFonts w:cs="Arial"/>
                      <w:sz w:val="18"/>
                      <w:szCs w:val="18"/>
                    </w:rPr>
                    <w:t>Date Time</w:t>
                  </w:r>
                </w:p>
              </w:tc>
              <w:tc>
                <w:tcPr>
                  <w:tcW w:w="3049" w:type="dxa"/>
                </w:tcPr>
                <w:p w14:paraId="55B0EB88" w14:textId="77777777" w:rsidR="009F66C5" w:rsidRPr="009F66C5" w:rsidRDefault="009F66C5" w:rsidP="00354CBB">
                  <w:pPr>
                    <w:jc w:val="both"/>
                    <w:rPr>
                      <w:rFonts w:cs="Arial"/>
                      <w:sz w:val="18"/>
                      <w:szCs w:val="18"/>
                    </w:rPr>
                  </w:pPr>
                  <w:r w:rsidRPr="009F66C5">
                    <w:rPr>
                      <w:rFonts w:cs="Arial"/>
                      <w:sz w:val="18"/>
                      <w:szCs w:val="18"/>
                    </w:rPr>
                    <w:t>Automatically save the date the project last updated</w:t>
                  </w:r>
                </w:p>
              </w:tc>
            </w:tr>
            <w:tr w:rsidR="009F66C5" w:rsidRPr="009F66C5" w14:paraId="55B0EB8D" w14:textId="77777777" w:rsidTr="001530B4">
              <w:tc>
                <w:tcPr>
                  <w:tcW w:w="1890" w:type="dxa"/>
                </w:tcPr>
                <w:p w14:paraId="55B0EB8A" w14:textId="77777777" w:rsidR="009F66C5" w:rsidRPr="009F66C5" w:rsidRDefault="009F66C5" w:rsidP="00354CBB">
                  <w:pPr>
                    <w:jc w:val="both"/>
                    <w:rPr>
                      <w:rFonts w:cs="Arial"/>
                      <w:sz w:val="18"/>
                      <w:szCs w:val="18"/>
                    </w:rPr>
                  </w:pPr>
                  <w:r w:rsidRPr="009F66C5">
                    <w:rPr>
                      <w:rFonts w:cs="Arial"/>
                      <w:sz w:val="18"/>
                      <w:szCs w:val="18"/>
                    </w:rPr>
                    <w:t>Members</w:t>
                  </w:r>
                </w:p>
              </w:tc>
              <w:tc>
                <w:tcPr>
                  <w:tcW w:w="1249" w:type="dxa"/>
                </w:tcPr>
                <w:p w14:paraId="55B0EB8B" w14:textId="77777777" w:rsidR="009F66C5" w:rsidRPr="009F66C5" w:rsidRDefault="009F66C5" w:rsidP="00354CBB">
                  <w:pPr>
                    <w:jc w:val="both"/>
                    <w:rPr>
                      <w:rFonts w:cs="Arial"/>
                      <w:sz w:val="18"/>
                      <w:szCs w:val="18"/>
                    </w:rPr>
                  </w:pPr>
                  <w:r w:rsidRPr="009F66C5">
                    <w:rPr>
                      <w:rFonts w:cs="Arial"/>
                      <w:sz w:val="18"/>
                      <w:szCs w:val="18"/>
                    </w:rPr>
                    <w:t>Integer</w:t>
                  </w:r>
                </w:p>
              </w:tc>
              <w:tc>
                <w:tcPr>
                  <w:tcW w:w="3049" w:type="dxa"/>
                </w:tcPr>
                <w:p w14:paraId="55B0EB8C" w14:textId="77777777" w:rsidR="009F66C5" w:rsidRPr="009F66C5" w:rsidRDefault="009F66C5" w:rsidP="00354CBB">
                  <w:pPr>
                    <w:jc w:val="both"/>
                    <w:rPr>
                      <w:rFonts w:cs="Arial"/>
                      <w:sz w:val="18"/>
                      <w:szCs w:val="18"/>
                    </w:rPr>
                  </w:pPr>
                  <w:r w:rsidRPr="009F66C5">
                    <w:rPr>
                      <w:rFonts w:cs="Arial"/>
                      <w:sz w:val="18"/>
                      <w:szCs w:val="18"/>
                    </w:rPr>
                    <w:t>Total number of users enroll in that project</w:t>
                  </w:r>
                </w:p>
              </w:tc>
            </w:tr>
            <w:tr w:rsidR="009F66C5" w:rsidRPr="009F66C5" w14:paraId="55B0EB91" w14:textId="77777777" w:rsidTr="001530B4">
              <w:tc>
                <w:tcPr>
                  <w:tcW w:w="1890" w:type="dxa"/>
                </w:tcPr>
                <w:p w14:paraId="55B0EB8E" w14:textId="77777777" w:rsidR="009F66C5" w:rsidRPr="009F66C5" w:rsidRDefault="009F66C5" w:rsidP="00354CBB">
                  <w:pPr>
                    <w:jc w:val="both"/>
                    <w:rPr>
                      <w:rFonts w:cs="Arial"/>
                      <w:sz w:val="18"/>
                      <w:szCs w:val="18"/>
                    </w:rPr>
                  </w:pPr>
                  <w:r w:rsidRPr="009F66C5">
                    <w:rPr>
                      <w:rFonts w:cs="Arial"/>
                      <w:sz w:val="18"/>
                      <w:szCs w:val="18"/>
                    </w:rPr>
                    <w:t>Edit Project button</w:t>
                  </w:r>
                </w:p>
              </w:tc>
              <w:tc>
                <w:tcPr>
                  <w:tcW w:w="1249" w:type="dxa"/>
                </w:tcPr>
                <w:p w14:paraId="55B0EB8F" w14:textId="77777777" w:rsidR="009F66C5" w:rsidRPr="009F66C5" w:rsidRDefault="009F66C5" w:rsidP="00354CBB">
                  <w:pPr>
                    <w:jc w:val="both"/>
                    <w:rPr>
                      <w:rFonts w:cs="Arial"/>
                      <w:sz w:val="18"/>
                      <w:szCs w:val="18"/>
                    </w:rPr>
                  </w:pPr>
                  <w:r w:rsidRPr="009F66C5">
                    <w:rPr>
                      <w:rFonts w:cs="Arial"/>
                      <w:sz w:val="18"/>
                      <w:szCs w:val="18"/>
                    </w:rPr>
                    <w:t>Button</w:t>
                  </w:r>
                </w:p>
              </w:tc>
              <w:tc>
                <w:tcPr>
                  <w:tcW w:w="3049" w:type="dxa"/>
                </w:tcPr>
                <w:p w14:paraId="55B0EB90" w14:textId="77777777" w:rsidR="009F66C5" w:rsidRPr="009F66C5" w:rsidRDefault="009F66C5" w:rsidP="00354CBB">
                  <w:pPr>
                    <w:jc w:val="both"/>
                    <w:rPr>
                      <w:rFonts w:cs="Arial"/>
                      <w:sz w:val="18"/>
                      <w:szCs w:val="18"/>
                    </w:rPr>
                  </w:pPr>
                  <w:r w:rsidRPr="009F66C5">
                    <w:rPr>
                      <w:rFonts w:cs="Arial"/>
                      <w:sz w:val="18"/>
                      <w:szCs w:val="18"/>
                    </w:rPr>
                    <w:t>Shortcut to go Edit Project Page</w:t>
                  </w:r>
                </w:p>
              </w:tc>
            </w:tr>
            <w:tr w:rsidR="009F66C5" w:rsidRPr="009F66C5" w14:paraId="55B0EB95" w14:textId="77777777" w:rsidTr="001530B4">
              <w:tc>
                <w:tcPr>
                  <w:tcW w:w="1890" w:type="dxa"/>
                </w:tcPr>
                <w:p w14:paraId="55B0EB92" w14:textId="77777777" w:rsidR="009F66C5" w:rsidRPr="009F66C5" w:rsidRDefault="009F66C5" w:rsidP="00354CBB">
                  <w:pPr>
                    <w:jc w:val="both"/>
                    <w:rPr>
                      <w:rFonts w:cs="Arial"/>
                      <w:sz w:val="18"/>
                      <w:szCs w:val="18"/>
                    </w:rPr>
                  </w:pPr>
                  <w:r w:rsidRPr="009F66C5">
                    <w:rPr>
                      <w:rFonts w:cs="Arial"/>
                      <w:sz w:val="18"/>
                      <w:szCs w:val="18"/>
                    </w:rPr>
                    <w:t>Delete Project button</w:t>
                  </w:r>
                </w:p>
              </w:tc>
              <w:tc>
                <w:tcPr>
                  <w:tcW w:w="1249" w:type="dxa"/>
                </w:tcPr>
                <w:p w14:paraId="55B0EB93" w14:textId="77777777" w:rsidR="009F66C5" w:rsidRPr="009F66C5" w:rsidRDefault="009F66C5" w:rsidP="00354CBB">
                  <w:pPr>
                    <w:jc w:val="both"/>
                    <w:rPr>
                      <w:rFonts w:cs="Arial"/>
                      <w:sz w:val="18"/>
                      <w:szCs w:val="18"/>
                    </w:rPr>
                  </w:pPr>
                  <w:r w:rsidRPr="009F66C5">
                    <w:rPr>
                      <w:rFonts w:cs="Arial"/>
                      <w:sz w:val="18"/>
                      <w:szCs w:val="18"/>
                    </w:rPr>
                    <w:t>Button</w:t>
                  </w:r>
                </w:p>
              </w:tc>
              <w:tc>
                <w:tcPr>
                  <w:tcW w:w="3049" w:type="dxa"/>
                </w:tcPr>
                <w:p w14:paraId="55B0EB94" w14:textId="77777777" w:rsidR="009F66C5" w:rsidRPr="009F66C5" w:rsidRDefault="009F66C5" w:rsidP="00354CBB">
                  <w:pPr>
                    <w:jc w:val="both"/>
                    <w:rPr>
                      <w:rFonts w:cs="Arial"/>
                      <w:sz w:val="18"/>
                      <w:szCs w:val="18"/>
                    </w:rPr>
                  </w:pPr>
                  <w:r w:rsidRPr="009F66C5">
                    <w:rPr>
                      <w:rFonts w:cs="Arial"/>
                      <w:sz w:val="18"/>
                      <w:szCs w:val="18"/>
                    </w:rPr>
                    <w:t>Fast delete chosen project.</w:t>
                  </w:r>
                </w:p>
              </w:tc>
            </w:tr>
            <w:tr w:rsidR="009F66C5" w:rsidRPr="009F66C5" w14:paraId="55B0EB99" w14:textId="77777777" w:rsidTr="001530B4">
              <w:tc>
                <w:tcPr>
                  <w:tcW w:w="1890" w:type="dxa"/>
                </w:tcPr>
                <w:p w14:paraId="55B0EB96" w14:textId="77777777" w:rsidR="009F66C5" w:rsidRPr="009F66C5" w:rsidRDefault="009F66C5" w:rsidP="00354CBB">
                  <w:pPr>
                    <w:jc w:val="both"/>
                    <w:rPr>
                      <w:rFonts w:cs="Arial"/>
                      <w:sz w:val="18"/>
                      <w:szCs w:val="18"/>
                    </w:rPr>
                  </w:pPr>
                  <w:r w:rsidRPr="009F66C5">
                    <w:rPr>
                      <w:rFonts w:cs="Arial"/>
                      <w:sz w:val="18"/>
                      <w:szCs w:val="18"/>
                    </w:rPr>
                    <w:t>Create New Project</w:t>
                  </w:r>
                </w:p>
              </w:tc>
              <w:tc>
                <w:tcPr>
                  <w:tcW w:w="1249" w:type="dxa"/>
                </w:tcPr>
                <w:p w14:paraId="55B0EB97" w14:textId="77777777" w:rsidR="009F66C5" w:rsidRPr="009F66C5" w:rsidRDefault="009F66C5" w:rsidP="00354CBB">
                  <w:pPr>
                    <w:jc w:val="both"/>
                    <w:rPr>
                      <w:rFonts w:cs="Arial"/>
                      <w:sz w:val="18"/>
                      <w:szCs w:val="18"/>
                    </w:rPr>
                  </w:pPr>
                  <w:r w:rsidRPr="009F66C5">
                    <w:rPr>
                      <w:rFonts w:cs="Arial"/>
                      <w:sz w:val="18"/>
                      <w:szCs w:val="18"/>
                    </w:rPr>
                    <w:t>Button</w:t>
                  </w:r>
                </w:p>
              </w:tc>
              <w:tc>
                <w:tcPr>
                  <w:tcW w:w="3049" w:type="dxa"/>
                </w:tcPr>
                <w:p w14:paraId="55B0EB98" w14:textId="77777777" w:rsidR="009F66C5" w:rsidRPr="009F66C5" w:rsidRDefault="009F66C5" w:rsidP="00354CBB">
                  <w:pPr>
                    <w:jc w:val="both"/>
                    <w:rPr>
                      <w:rFonts w:cs="Arial"/>
                      <w:sz w:val="18"/>
                      <w:szCs w:val="18"/>
                    </w:rPr>
                  </w:pPr>
                  <w:r w:rsidRPr="009F66C5">
                    <w:rPr>
                      <w:rFonts w:cs="Arial"/>
                      <w:sz w:val="18"/>
                      <w:szCs w:val="18"/>
                    </w:rPr>
                    <w:t>Create new project.</w:t>
                  </w:r>
                </w:p>
              </w:tc>
            </w:tr>
          </w:tbl>
          <w:p w14:paraId="55B0EB9A" w14:textId="77777777" w:rsidR="009F66C5" w:rsidRDefault="009F66C5" w:rsidP="00354CBB">
            <w:pPr>
              <w:spacing w:line="360" w:lineRule="auto"/>
              <w:cnfStyle w:val="000000100000" w:firstRow="0" w:lastRow="0" w:firstColumn="0" w:lastColumn="0" w:oddVBand="0" w:evenVBand="0" w:oddHBand="1" w:evenHBand="0" w:firstRowFirstColumn="0" w:firstRowLastColumn="0" w:lastRowFirstColumn="0" w:lastRowLastColumn="0"/>
            </w:pPr>
          </w:p>
        </w:tc>
      </w:tr>
      <w:tr w:rsidR="009F66C5" w14:paraId="55B0EB9E" w14:textId="77777777" w:rsidTr="005926A7">
        <w:tc>
          <w:tcPr>
            <w:cnfStyle w:val="001000000000" w:firstRow="0" w:lastRow="0" w:firstColumn="1" w:lastColumn="0" w:oddVBand="0" w:evenVBand="0" w:oddHBand="0" w:evenHBand="0" w:firstRowFirstColumn="0" w:firstRowLastColumn="0" w:lastRowFirstColumn="0" w:lastRowLastColumn="0"/>
            <w:tcW w:w="2053" w:type="dxa"/>
          </w:tcPr>
          <w:p w14:paraId="55B0EB9C" w14:textId="77777777" w:rsidR="009F66C5" w:rsidRDefault="009F66C5" w:rsidP="00354CBB">
            <w:pPr>
              <w:spacing w:line="360" w:lineRule="auto"/>
            </w:pPr>
            <w:r>
              <w:t>Failed End Condition</w:t>
            </w:r>
          </w:p>
        </w:tc>
        <w:tc>
          <w:tcPr>
            <w:tcW w:w="7032" w:type="dxa"/>
          </w:tcPr>
          <w:p w14:paraId="55B0EB9D" w14:textId="77777777" w:rsidR="009F66C5" w:rsidRDefault="009F66C5" w:rsidP="00354CBB">
            <w:pPr>
              <w:spacing w:line="360" w:lineRule="auto"/>
              <w:cnfStyle w:val="000000000000" w:firstRow="0" w:lastRow="0" w:firstColumn="0" w:lastColumn="0" w:oddVBand="0" w:evenVBand="0" w:oddHBand="0" w:evenHBand="0" w:firstRowFirstColumn="0" w:firstRowLastColumn="0" w:lastRowFirstColumn="0" w:lastRowLastColumn="0"/>
            </w:pPr>
            <w:r>
              <w:t>System will redirect user to login page and display error message.</w:t>
            </w:r>
          </w:p>
        </w:tc>
      </w:tr>
      <w:tr w:rsidR="009F66C5" w14:paraId="55B0EBA3"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5B0EB9F" w14:textId="77777777" w:rsidR="009F66C5" w:rsidRDefault="009F66C5" w:rsidP="00354CBB">
            <w:pPr>
              <w:spacing w:line="360" w:lineRule="auto"/>
            </w:pPr>
            <w:r>
              <w:t>Special Requirements</w:t>
            </w:r>
          </w:p>
        </w:tc>
        <w:tc>
          <w:tcPr>
            <w:tcW w:w="7032" w:type="dxa"/>
          </w:tcPr>
          <w:p w14:paraId="55B0EBA0" w14:textId="77777777" w:rsidR="009F66C5" w:rsidRDefault="009F66C5"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5B0EBA1" w14:textId="77777777" w:rsidR="009F66C5" w:rsidRDefault="009F66C5"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respond time must be under 1 minute.</w:t>
            </w:r>
          </w:p>
          <w:p w14:paraId="55B0EBA2" w14:textId="77777777" w:rsidR="009F66C5" w:rsidRDefault="009F66C5"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All the admin function for project must be arranged sensible and easy to use.</w:t>
            </w:r>
          </w:p>
        </w:tc>
      </w:tr>
    </w:tbl>
    <w:p w14:paraId="55B0EBA4" w14:textId="77777777" w:rsidR="009F66C5" w:rsidRDefault="009F66C5" w:rsidP="00B06428"/>
    <w:tbl>
      <w:tblPr>
        <w:tblStyle w:val="GridTable4-Accent1"/>
        <w:tblW w:w="9085" w:type="dxa"/>
        <w:tblLayout w:type="fixed"/>
        <w:tblLook w:val="04A0" w:firstRow="1" w:lastRow="0" w:firstColumn="1" w:lastColumn="0" w:noHBand="0" w:noVBand="1"/>
      </w:tblPr>
      <w:tblGrid>
        <w:gridCol w:w="2105"/>
        <w:gridCol w:w="6980"/>
      </w:tblGrid>
      <w:tr w:rsidR="0077736F" w14:paraId="55B0EBA7" w14:textId="77777777" w:rsidTr="00592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55B0EBA5" w14:textId="03C8BD81" w:rsidR="0077736F" w:rsidRDefault="003C2890" w:rsidP="00354CBB">
            <w:pPr>
              <w:spacing w:line="360" w:lineRule="auto"/>
            </w:pPr>
            <w:r>
              <w:t>RE2-3</w:t>
            </w:r>
          </w:p>
        </w:tc>
        <w:tc>
          <w:tcPr>
            <w:tcW w:w="6980" w:type="dxa"/>
          </w:tcPr>
          <w:p w14:paraId="55B0EBA6" w14:textId="77777777" w:rsidR="0077736F" w:rsidRDefault="0077736F" w:rsidP="00354CBB">
            <w:pPr>
              <w:spacing w:line="360" w:lineRule="auto"/>
              <w:cnfStyle w:val="100000000000" w:firstRow="1" w:lastRow="0" w:firstColumn="0" w:lastColumn="0" w:oddVBand="0" w:evenVBand="0" w:oddHBand="0" w:evenHBand="0" w:firstRowFirstColumn="0" w:firstRowLastColumn="0" w:lastRowFirstColumn="0" w:lastRowLastColumn="0"/>
            </w:pPr>
            <w:r>
              <w:t>Create New Project</w:t>
            </w:r>
          </w:p>
        </w:tc>
      </w:tr>
      <w:tr w:rsidR="0077736F" w14:paraId="55B0EBAA"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55B0EBA8" w14:textId="77777777" w:rsidR="0077736F" w:rsidRDefault="0077736F" w:rsidP="00354CBB">
            <w:pPr>
              <w:spacing w:line="360" w:lineRule="auto"/>
            </w:pPr>
            <w:r>
              <w:t>Description</w:t>
            </w:r>
          </w:p>
        </w:tc>
        <w:tc>
          <w:tcPr>
            <w:tcW w:w="6980" w:type="dxa"/>
          </w:tcPr>
          <w:p w14:paraId="55B0EBA9"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t>Admin want to create new project with specific name, description, status and project members.</w:t>
            </w:r>
          </w:p>
        </w:tc>
      </w:tr>
      <w:tr w:rsidR="0077736F" w14:paraId="55B0EBAD" w14:textId="77777777" w:rsidTr="005926A7">
        <w:tc>
          <w:tcPr>
            <w:cnfStyle w:val="001000000000" w:firstRow="0" w:lastRow="0" w:firstColumn="1" w:lastColumn="0" w:oddVBand="0" w:evenVBand="0" w:oddHBand="0" w:evenHBand="0" w:firstRowFirstColumn="0" w:firstRowLastColumn="0" w:lastRowFirstColumn="0" w:lastRowLastColumn="0"/>
            <w:tcW w:w="2105" w:type="dxa"/>
          </w:tcPr>
          <w:p w14:paraId="55B0EBAB" w14:textId="77777777" w:rsidR="0077736F" w:rsidRDefault="0077736F" w:rsidP="00354CBB">
            <w:pPr>
              <w:spacing w:line="360" w:lineRule="auto"/>
            </w:pPr>
            <w:r>
              <w:t>Stakeholders</w:t>
            </w:r>
          </w:p>
        </w:tc>
        <w:tc>
          <w:tcPr>
            <w:tcW w:w="6980" w:type="dxa"/>
          </w:tcPr>
          <w:p w14:paraId="55B0EBAC"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77736F" w14:paraId="55B0EBB0"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55B0EBAE" w14:textId="77777777" w:rsidR="0077736F" w:rsidRDefault="0077736F" w:rsidP="00354CBB">
            <w:pPr>
              <w:spacing w:line="360" w:lineRule="auto"/>
            </w:pPr>
            <w:r>
              <w:t>Actors</w:t>
            </w:r>
          </w:p>
        </w:tc>
        <w:tc>
          <w:tcPr>
            <w:tcW w:w="6980" w:type="dxa"/>
          </w:tcPr>
          <w:p w14:paraId="55B0EBAF"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t>System Administrator</w:t>
            </w:r>
          </w:p>
        </w:tc>
      </w:tr>
      <w:tr w:rsidR="0077736F" w14:paraId="55B0EBB3" w14:textId="77777777" w:rsidTr="005926A7">
        <w:tc>
          <w:tcPr>
            <w:cnfStyle w:val="001000000000" w:firstRow="0" w:lastRow="0" w:firstColumn="1" w:lastColumn="0" w:oddVBand="0" w:evenVBand="0" w:oddHBand="0" w:evenHBand="0" w:firstRowFirstColumn="0" w:firstRowLastColumn="0" w:lastRowFirstColumn="0" w:lastRowLastColumn="0"/>
            <w:tcW w:w="2105" w:type="dxa"/>
          </w:tcPr>
          <w:p w14:paraId="55B0EBB1" w14:textId="77777777" w:rsidR="0077736F" w:rsidRDefault="0077736F" w:rsidP="00354CBB">
            <w:pPr>
              <w:spacing w:line="360" w:lineRule="auto"/>
            </w:pPr>
            <w:r>
              <w:t>Trigger</w:t>
            </w:r>
          </w:p>
        </w:tc>
        <w:tc>
          <w:tcPr>
            <w:tcW w:w="6980" w:type="dxa"/>
          </w:tcPr>
          <w:p w14:paraId="55B0EBB2"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Create new project in the system</w:t>
            </w:r>
          </w:p>
        </w:tc>
      </w:tr>
      <w:tr w:rsidR="0077736F" w14:paraId="55B0EBD3"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55B0EBB4" w14:textId="77777777" w:rsidR="0077736F" w:rsidRDefault="0077736F" w:rsidP="00354CBB">
            <w:pPr>
              <w:spacing w:line="360" w:lineRule="auto"/>
            </w:pPr>
            <w:r>
              <w:t>Inputs</w:t>
            </w:r>
          </w:p>
        </w:tc>
        <w:tc>
          <w:tcPr>
            <w:tcW w:w="6980" w:type="dxa"/>
          </w:tcPr>
          <w:tbl>
            <w:tblPr>
              <w:tblpPr w:leftFromText="180" w:rightFromText="180" w:vertAnchor="text" w:horzAnchor="margin" w:tblpY="-81"/>
              <w:tblOverlap w:val="never"/>
              <w:tblW w:w="68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367"/>
              <w:gridCol w:w="1276"/>
              <w:gridCol w:w="1641"/>
              <w:gridCol w:w="2549"/>
            </w:tblGrid>
            <w:tr w:rsidR="00C66385" w:rsidRPr="0077736F" w14:paraId="55B0EBB9" w14:textId="77777777" w:rsidTr="00C66385">
              <w:trPr>
                <w:trHeight w:val="306"/>
              </w:trPr>
              <w:tc>
                <w:tcPr>
                  <w:tcW w:w="1367" w:type="dxa"/>
                  <w:shd w:val="pct12" w:color="auto" w:fill="FFFFFF"/>
                </w:tcPr>
                <w:p w14:paraId="55B0EBB5" w14:textId="77777777" w:rsidR="0077736F" w:rsidRPr="0077736F" w:rsidRDefault="0077736F" w:rsidP="00354CBB">
                  <w:pPr>
                    <w:jc w:val="both"/>
                    <w:rPr>
                      <w:rFonts w:cs="Arial"/>
                      <w:b/>
                      <w:sz w:val="18"/>
                      <w:szCs w:val="18"/>
                    </w:rPr>
                  </w:pPr>
                  <w:r w:rsidRPr="0077736F">
                    <w:rPr>
                      <w:rFonts w:cs="Arial"/>
                      <w:b/>
                      <w:sz w:val="18"/>
                      <w:szCs w:val="18"/>
                    </w:rPr>
                    <w:t>Field Name</w:t>
                  </w:r>
                </w:p>
              </w:tc>
              <w:tc>
                <w:tcPr>
                  <w:tcW w:w="1276" w:type="dxa"/>
                  <w:shd w:val="pct12" w:color="auto" w:fill="FFFFFF"/>
                </w:tcPr>
                <w:p w14:paraId="55B0EBB6" w14:textId="77777777" w:rsidR="0077736F" w:rsidRPr="0077736F" w:rsidRDefault="0077736F" w:rsidP="00354CBB">
                  <w:pPr>
                    <w:jc w:val="both"/>
                    <w:rPr>
                      <w:rFonts w:cs="Arial"/>
                      <w:b/>
                      <w:sz w:val="18"/>
                      <w:szCs w:val="18"/>
                    </w:rPr>
                  </w:pPr>
                  <w:r w:rsidRPr="0077736F">
                    <w:rPr>
                      <w:rFonts w:cs="Arial"/>
                      <w:b/>
                      <w:sz w:val="18"/>
                      <w:szCs w:val="18"/>
                    </w:rPr>
                    <w:t>Required</w:t>
                  </w:r>
                </w:p>
              </w:tc>
              <w:tc>
                <w:tcPr>
                  <w:tcW w:w="1641" w:type="dxa"/>
                  <w:shd w:val="pct12" w:color="auto" w:fill="FFFFFF"/>
                </w:tcPr>
                <w:p w14:paraId="55B0EBB7" w14:textId="77777777" w:rsidR="0077736F" w:rsidRPr="0077736F" w:rsidRDefault="0077736F" w:rsidP="00354CBB">
                  <w:pPr>
                    <w:jc w:val="both"/>
                    <w:rPr>
                      <w:rFonts w:cs="Arial"/>
                      <w:b/>
                      <w:sz w:val="18"/>
                      <w:szCs w:val="18"/>
                    </w:rPr>
                  </w:pPr>
                  <w:r w:rsidRPr="0077736F">
                    <w:rPr>
                      <w:rFonts w:cs="Arial"/>
                      <w:b/>
                      <w:sz w:val="18"/>
                      <w:szCs w:val="18"/>
                    </w:rPr>
                    <w:t>Type</w:t>
                  </w:r>
                </w:p>
              </w:tc>
              <w:tc>
                <w:tcPr>
                  <w:tcW w:w="2549" w:type="dxa"/>
                  <w:shd w:val="pct12" w:color="auto" w:fill="FFFFFF"/>
                </w:tcPr>
                <w:p w14:paraId="55B0EBB8" w14:textId="77777777" w:rsidR="0077736F" w:rsidRPr="0077736F" w:rsidRDefault="0077736F" w:rsidP="00354CBB">
                  <w:pPr>
                    <w:jc w:val="both"/>
                    <w:rPr>
                      <w:rFonts w:cs="Arial"/>
                      <w:b/>
                      <w:sz w:val="18"/>
                      <w:szCs w:val="18"/>
                    </w:rPr>
                  </w:pPr>
                  <w:r w:rsidRPr="0077736F">
                    <w:rPr>
                      <w:rFonts w:cs="Arial"/>
                      <w:b/>
                      <w:sz w:val="18"/>
                      <w:szCs w:val="18"/>
                    </w:rPr>
                    <w:t>Remarks</w:t>
                  </w:r>
                </w:p>
              </w:tc>
            </w:tr>
            <w:tr w:rsidR="00C66385" w:rsidRPr="0077736F" w14:paraId="55B0EBBF" w14:textId="77777777" w:rsidTr="00C66385">
              <w:trPr>
                <w:trHeight w:val="1514"/>
              </w:trPr>
              <w:tc>
                <w:tcPr>
                  <w:tcW w:w="1367" w:type="dxa"/>
                </w:tcPr>
                <w:p w14:paraId="55B0EBBA" w14:textId="77777777" w:rsidR="0077736F" w:rsidRPr="0077736F" w:rsidRDefault="0077736F" w:rsidP="00354CBB">
                  <w:pPr>
                    <w:jc w:val="both"/>
                    <w:rPr>
                      <w:rFonts w:cs="Arial"/>
                      <w:sz w:val="18"/>
                      <w:szCs w:val="18"/>
                    </w:rPr>
                  </w:pPr>
                  <w:r w:rsidRPr="0077736F">
                    <w:t>Project Name</w:t>
                  </w:r>
                </w:p>
              </w:tc>
              <w:tc>
                <w:tcPr>
                  <w:tcW w:w="1276" w:type="dxa"/>
                </w:tcPr>
                <w:p w14:paraId="55B0EBBB" w14:textId="77777777" w:rsidR="0077736F" w:rsidRPr="0077736F" w:rsidRDefault="0077736F" w:rsidP="00354CBB">
                  <w:pPr>
                    <w:jc w:val="both"/>
                    <w:rPr>
                      <w:rFonts w:cs="Arial"/>
                      <w:sz w:val="18"/>
                      <w:szCs w:val="18"/>
                    </w:rPr>
                  </w:pPr>
                  <w:r w:rsidRPr="0077736F">
                    <w:rPr>
                      <w:rFonts w:cs="Arial"/>
                      <w:sz w:val="18"/>
                      <w:szCs w:val="18"/>
                    </w:rPr>
                    <w:t>Y</w:t>
                  </w:r>
                </w:p>
              </w:tc>
              <w:tc>
                <w:tcPr>
                  <w:tcW w:w="1641" w:type="dxa"/>
                </w:tcPr>
                <w:p w14:paraId="55B0EBBC" w14:textId="77777777" w:rsidR="0077736F" w:rsidRPr="0077736F" w:rsidRDefault="0077736F" w:rsidP="00354CBB">
                  <w:pPr>
                    <w:jc w:val="both"/>
                    <w:rPr>
                      <w:rFonts w:cs="Arial"/>
                      <w:sz w:val="18"/>
                      <w:szCs w:val="18"/>
                    </w:rPr>
                  </w:pPr>
                  <w:r w:rsidRPr="0077736F">
                    <w:rPr>
                      <w:rFonts w:cs="Arial"/>
                      <w:sz w:val="18"/>
                      <w:szCs w:val="18"/>
                    </w:rPr>
                    <w:t>Input Text (255)</w:t>
                  </w:r>
                </w:p>
              </w:tc>
              <w:tc>
                <w:tcPr>
                  <w:tcW w:w="2549" w:type="dxa"/>
                </w:tcPr>
                <w:p w14:paraId="55B0EBBD" w14:textId="77777777" w:rsidR="0077736F" w:rsidRPr="0077736F" w:rsidRDefault="0077736F" w:rsidP="00354CBB">
                  <w:pPr>
                    <w:spacing w:line="240" w:lineRule="auto"/>
                  </w:pPr>
                  <w:r w:rsidRPr="0077736F">
                    <w:t>+ Project name must at least 8 characters and does not contain special characters.</w:t>
                  </w:r>
                </w:p>
                <w:p w14:paraId="55B0EBBE" w14:textId="77777777" w:rsidR="0077736F" w:rsidRPr="0077736F" w:rsidRDefault="0077736F" w:rsidP="00354CBB">
                  <w:pPr>
                    <w:spacing w:line="240" w:lineRule="auto"/>
                  </w:pPr>
                  <w:r w:rsidRPr="0077736F">
                    <w:t>+ Project name must be unique.</w:t>
                  </w:r>
                </w:p>
              </w:tc>
            </w:tr>
            <w:tr w:rsidR="00C66385" w:rsidRPr="0077736F" w14:paraId="55B0EBC5" w14:textId="77777777" w:rsidTr="00C66385">
              <w:trPr>
                <w:trHeight w:val="885"/>
              </w:trPr>
              <w:tc>
                <w:tcPr>
                  <w:tcW w:w="1367" w:type="dxa"/>
                </w:tcPr>
                <w:p w14:paraId="55B0EBC0" w14:textId="77777777" w:rsidR="0077736F" w:rsidRPr="0077736F" w:rsidRDefault="0077736F" w:rsidP="00354CBB">
                  <w:pPr>
                    <w:jc w:val="both"/>
                    <w:rPr>
                      <w:rFonts w:cs="Arial"/>
                      <w:sz w:val="18"/>
                      <w:szCs w:val="18"/>
                    </w:rPr>
                  </w:pPr>
                  <w:r w:rsidRPr="0077736F">
                    <w:t>Project Status</w:t>
                  </w:r>
                </w:p>
              </w:tc>
              <w:tc>
                <w:tcPr>
                  <w:tcW w:w="1276" w:type="dxa"/>
                </w:tcPr>
                <w:p w14:paraId="55B0EBC1" w14:textId="77777777" w:rsidR="0077736F" w:rsidRPr="0077736F" w:rsidRDefault="0077736F" w:rsidP="00354CBB">
                  <w:pPr>
                    <w:jc w:val="both"/>
                    <w:rPr>
                      <w:rFonts w:cs="Arial"/>
                      <w:sz w:val="18"/>
                      <w:szCs w:val="18"/>
                    </w:rPr>
                  </w:pPr>
                  <w:r w:rsidRPr="0077736F">
                    <w:rPr>
                      <w:rFonts w:cs="Arial"/>
                      <w:sz w:val="18"/>
                      <w:szCs w:val="18"/>
                    </w:rPr>
                    <w:t>N</w:t>
                  </w:r>
                </w:p>
              </w:tc>
              <w:tc>
                <w:tcPr>
                  <w:tcW w:w="1641" w:type="dxa"/>
                </w:tcPr>
                <w:p w14:paraId="55B0EBC2" w14:textId="77777777" w:rsidR="0077736F" w:rsidRPr="0077736F" w:rsidRDefault="0077736F" w:rsidP="00354CBB">
                  <w:pPr>
                    <w:jc w:val="both"/>
                    <w:rPr>
                      <w:rFonts w:cs="Arial"/>
                      <w:sz w:val="18"/>
                      <w:szCs w:val="18"/>
                    </w:rPr>
                  </w:pPr>
                  <w:r w:rsidRPr="0077736F">
                    <w:rPr>
                      <w:rFonts w:cs="Arial"/>
                      <w:sz w:val="18"/>
                      <w:szCs w:val="18"/>
                    </w:rPr>
                    <w:t>Option</w:t>
                  </w:r>
                </w:p>
              </w:tc>
              <w:tc>
                <w:tcPr>
                  <w:tcW w:w="2549" w:type="dxa"/>
                </w:tcPr>
                <w:p w14:paraId="55B0EBC3" w14:textId="77777777" w:rsidR="0077736F" w:rsidRPr="0077736F" w:rsidRDefault="0077736F" w:rsidP="00354CBB">
                  <w:pPr>
                    <w:spacing w:line="240" w:lineRule="auto"/>
                  </w:pPr>
                  <w:r w:rsidRPr="0077736F">
                    <w:t>+ Admin will have 2 options: New and On-going.</w:t>
                  </w:r>
                </w:p>
                <w:p w14:paraId="55B0EBC4" w14:textId="77777777" w:rsidR="0077736F" w:rsidRPr="0077736F" w:rsidRDefault="0077736F" w:rsidP="00354CBB">
                  <w:pPr>
                    <w:spacing w:line="240" w:lineRule="auto"/>
                  </w:pPr>
                  <w:r w:rsidRPr="0077736F">
                    <w:t>+ Default is New</w:t>
                  </w:r>
                </w:p>
              </w:tc>
            </w:tr>
            <w:tr w:rsidR="00C66385" w:rsidRPr="0077736F" w14:paraId="55B0EBCA" w14:textId="77777777" w:rsidTr="00C66385">
              <w:trPr>
                <w:trHeight w:val="614"/>
              </w:trPr>
              <w:tc>
                <w:tcPr>
                  <w:tcW w:w="1367" w:type="dxa"/>
                </w:tcPr>
                <w:p w14:paraId="55B0EBC6" w14:textId="77777777" w:rsidR="0077736F" w:rsidRPr="0077736F" w:rsidRDefault="0077736F" w:rsidP="00354CBB">
                  <w:pPr>
                    <w:jc w:val="both"/>
                    <w:rPr>
                      <w:rFonts w:cs="Arial"/>
                      <w:sz w:val="18"/>
                      <w:szCs w:val="18"/>
                    </w:rPr>
                  </w:pPr>
                  <w:r w:rsidRPr="0077736F">
                    <w:t>Project Description</w:t>
                  </w:r>
                </w:p>
              </w:tc>
              <w:tc>
                <w:tcPr>
                  <w:tcW w:w="1276" w:type="dxa"/>
                </w:tcPr>
                <w:p w14:paraId="55B0EBC7" w14:textId="77777777" w:rsidR="0077736F" w:rsidRPr="0077736F" w:rsidRDefault="0077736F" w:rsidP="00354CBB">
                  <w:pPr>
                    <w:jc w:val="both"/>
                    <w:rPr>
                      <w:rFonts w:cs="Arial"/>
                      <w:sz w:val="18"/>
                      <w:szCs w:val="18"/>
                    </w:rPr>
                  </w:pPr>
                  <w:r w:rsidRPr="0077736F">
                    <w:rPr>
                      <w:rFonts w:cs="Arial"/>
                      <w:sz w:val="18"/>
                      <w:szCs w:val="18"/>
                    </w:rPr>
                    <w:t>N</w:t>
                  </w:r>
                </w:p>
              </w:tc>
              <w:tc>
                <w:tcPr>
                  <w:tcW w:w="1641" w:type="dxa"/>
                </w:tcPr>
                <w:p w14:paraId="55B0EBC8" w14:textId="77777777" w:rsidR="0077736F" w:rsidRPr="0077736F" w:rsidRDefault="0077736F" w:rsidP="00354CBB">
                  <w:pPr>
                    <w:jc w:val="both"/>
                    <w:rPr>
                      <w:rFonts w:cs="Arial"/>
                      <w:sz w:val="18"/>
                      <w:szCs w:val="18"/>
                    </w:rPr>
                  </w:pPr>
                  <w:r w:rsidRPr="0077736F">
                    <w:rPr>
                      <w:rFonts w:cs="Arial"/>
                      <w:sz w:val="18"/>
                      <w:szCs w:val="18"/>
                    </w:rPr>
                    <w:t>Input Text (255)</w:t>
                  </w:r>
                </w:p>
              </w:tc>
              <w:tc>
                <w:tcPr>
                  <w:tcW w:w="2549" w:type="dxa"/>
                </w:tcPr>
                <w:p w14:paraId="55B0EBC9" w14:textId="77777777" w:rsidR="0077736F" w:rsidRPr="0077736F" w:rsidRDefault="0077736F" w:rsidP="00354CBB">
                  <w:pPr>
                    <w:spacing w:line="240" w:lineRule="auto"/>
                  </w:pPr>
                  <w:r w:rsidRPr="0077736F">
                    <w:t>+ Project description contains maximum 255 characters.</w:t>
                  </w:r>
                </w:p>
              </w:tc>
            </w:tr>
            <w:tr w:rsidR="00C66385" w:rsidRPr="0077736F" w14:paraId="55B0EBD1" w14:textId="77777777" w:rsidTr="00C66385">
              <w:trPr>
                <w:trHeight w:val="1022"/>
              </w:trPr>
              <w:tc>
                <w:tcPr>
                  <w:tcW w:w="1367" w:type="dxa"/>
                </w:tcPr>
                <w:p w14:paraId="55B0EBCB" w14:textId="77777777" w:rsidR="0077736F" w:rsidRPr="0077736F" w:rsidRDefault="0077736F" w:rsidP="00354CBB">
                  <w:pPr>
                    <w:jc w:val="both"/>
                    <w:rPr>
                      <w:rFonts w:cs="Arial"/>
                      <w:sz w:val="18"/>
                      <w:szCs w:val="18"/>
                    </w:rPr>
                  </w:pPr>
                  <w:r w:rsidRPr="0077736F">
                    <w:t>Project Members</w:t>
                  </w:r>
                </w:p>
              </w:tc>
              <w:tc>
                <w:tcPr>
                  <w:tcW w:w="1276" w:type="dxa"/>
                </w:tcPr>
                <w:p w14:paraId="55B0EBCC" w14:textId="77777777" w:rsidR="0077736F" w:rsidRPr="0077736F" w:rsidRDefault="0077736F" w:rsidP="00354CBB">
                  <w:pPr>
                    <w:jc w:val="both"/>
                    <w:rPr>
                      <w:rFonts w:cs="Arial"/>
                      <w:sz w:val="18"/>
                      <w:szCs w:val="18"/>
                    </w:rPr>
                  </w:pPr>
                  <w:r w:rsidRPr="0077736F">
                    <w:rPr>
                      <w:rFonts w:cs="Arial"/>
                      <w:sz w:val="18"/>
                      <w:szCs w:val="18"/>
                    </w:rPr>
                    <w:t>N</w:t>
                  </w:r>
                </w:p>
              </w:tc>
              <w:tc>
                <w:tcPr>
                  <w:tcW w:w="1641" w:type="dxa"/>
                </w:tcPr>
                <w:p w14:paraId="55B0EBCD" w14:textId="77777777" w:rsidR="0077736F" w:rsidRPr="0077736F" w:rsidRDefault="0077736F" w:rsidP="00354CBB">
                  <w:pPr>
                    <w:jc w:val="both"/>
                    <w:rPr>
                      <w:rFonts w:cs="Arial"/>
                      <w:sz w:val="18"/>
                      <w:szCs w:val="18"/>
                    </w:rPr>
                  </w:pPr>
                  <w:r w:rsidRPr="0077736F">
                    <w:rPr>
                      <w:rFonts w:cs="Arial"/>
                      <w:sz w:val="18"/>
                      <w:szCs w:val="18"/>
                    </w:rPr>
                    <w:t>Admin choose from database</w:t>
                  </w:r>
                </w:p>
                <w:p w14:paraId="55B0EBCE" w14:textId="77777777" w:rsidR="0077736F" w:rsidRPr="0077736F" w:rsidRDefault="0077736F" w:rsidP="00354CBB">
                  <w:pPr>
                    <w:ind w:left="-108"/>
                    <w:jc w:val="both"/>
                    <w:rPr>
                      <w:rFonts w:cs="Arial"/>
                      <w:sz w:val="18"/>
                      <w:szCs w:val="18"/>
                    </w:rPr>
                  </w:pPr>
                </w:p>
              </w:tc>
              <w:tc>
                <w:tcPr>
                  <w:tcW w:w="2549" w:type="dxa"/>
                </w:tcPr>
                <w:p w14:paraId="55B0EBCF" w14:textId="77777777" w:rsidR="0077736F" w:rsidRPr="0077736F" w:rsidRDefault="0077736F" w:rsidP="00354CBB">
                  <w:pPr>
                    <w:spacing w:line="240" w:lineRule="auto"/>
                    <w:jc w:val="both"/>
                    <w:rPr>
                      <w:rFonts w:cs="Arial"/>
                      <w:sz w:val="18"/>
                      <w:szCs w:val="18"/>
                    </w:rPr>
                  </w:pPr>
                  <w:r w:rsidRPr="0077736F">
                    <w:t>Admin can add existing users in the system or group into project members</w:t>
                  </w:r>
                </w:p>
                <w:p w14:paraId="55B0EBD0" w14:textId="77777777" w:rsidR="0077736F" w:rsidRPr="0077736F" w:rsidRDefault="0077736F" w:rsidP="00354CBB">
                  <w:pPr>
                    <w:jc w:val="both"/>
                    <w:rPr>
                      <w:rFonts w:cs="Arial"/>
                      <w:sz w:val="18"/>
                      <w:szCs w:val="18"/>
                    </w:rPr>
                  </w:pPr>
                </w:p>
              </w:tc>
            </w:tr>
          </w:tbl>
          <w:p w14:paraId="55B0EBD2"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p>
        </w:tc>
      </w:tr>
      <w:tr w:rsidR="0077736F" w14:paraId="55B0EBD6" w14:textId="77777777" w:rsidTr="005926A7">
        <w:tc>
          <w:tcPr>
            <w:cnfStyle w:val="001000000000" w:firstRow="0" w:lastRow="0" w:firstColumn="1" w:lastColumn="0" w:oddVBand="0" w:evenVBand="0" w:oddHBand="0" w:evenHBand="0" w:firstRowFirstColumn="0" w:firstRowLastColumn="0" w:lastRowFirstColumn="0" w:lastRowLastColumn="0"/>
            <w:tcW w:w="2105" w:type="dxa"/>
          </w:tcPr>
          <w:p w14:paraId="55B0EBD4" w14:textId="77777777" w:rsidR="0077736F" w:rsidRDefault="0077736F" w:rsidP="00354CBB">
            <w:pPr>
              <w:spacing w:line="360" w:lineRule="auto"/>
            </w:pPr>
            <w:r>
              <w:t>Preconditions</w:t>
            </w:r>
          </w:p>
        </w:tc>
        <w:tc>
          <w:tcPr>
            <w:tcW w:w="6980" w:type="dxa"/>
          </w:tcPr>
          <w:p w14:paraId="55B0EBD5"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The user is logged in under administrator account.</w:t>
            </w:r>
          </w:p>
        </w:tc>
      </w:tr>
      <w:tr w:rsidR="0077736F" w14:paraId="55B0EBE0"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55B0EBD7" w14:textId="77777777" w:rsidR="0077736F" w:rsidRDefault="0077736F" w:rsidP="00354CBB">
            <w:pPr>
              <w:spacing w:line="360" w:lineRule="auto"/>
            </w:pPr>
            <w:r>
              <w:t>Main Success Scenario</w:t>
            </w:r>
          </w:p>
        </w:tc>
        <w:tc>
          <w:tcPr>
            <w:tcW w:w="6980" w:type="dxa"/>
          </w:tcPr>
          <w:p w14:paraId="55B0EBD8"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will navigate the side bar menu on the left.</w:t>
            </w:r>
          </w:p>
          <w:p w14:paraId="55B0EBD9"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click on “Project” tab.</w:t>
            </w:r>
          </w:p>
          <w:p w14:paraId="55B0EBDA"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click on “View project list”.</w:t>
            </w:r>
          </w:p>
          <w:p w14:paraId="55B0EBDB"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project list view for admin.</w:t>
            </w:r>
          </w:p>
          <w:p w14:paraId="55B0EBDC"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will click on “Create New Project” button on top-right screen.</w:t>
            </w:r>
          </w:p>
          <w:p w14:paraId="55B0EBDD"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navigates to Create Project view.</w:t>
            </w:r>
          </w:p>
          <w:p w14:paraId="55B0EBDE"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fill in all/required field and submit.</w:t>
            </w:r>
          </w:p>
          <w:p w14:paraId="55B0EBDF" w14:textId="77777777" w:rsidR="0077736F" w:rsidRDefault="0077736F" w:rsidP="00B4543E">
            <w:pPr>
              <w:pStyle w:val="ListParagraph"/>
              <w:numPr>
                <w:ilvl w:val="0"/>
                <w:numId w:val="13"/>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project list with success message.</w:t>
            </w:r>
          </w:p>
        </w:tc>
      </w:tr>
      <w:tr w:rsidR="0077736F" w14:paraId="55B0EBE3" w14:textId="77777777" w:rsidTr="005926A7">
        <w:tc>
          <w:tcPr>
            <w:cnfStyle w:val="001000000000" w:firstRow="0" w:lastRow="0" w:firstColumn="1" w:lastColumn="0" w:oddVBand="0" w:evenVBand="0" w:oddHBand="0" w:evenHBand="0" w:firstRowFirstColumn="0" w:firstRowLastColumn="0" w:lastRowFirstColumn="0" w:lastRowLastColumn="0"/>
            <w:tcW w:w="2105" w:type="dxa"/>
          </w:tcPr>
          <w:p w14:paraId="55B0EBE1" w14:textId="77777777" w:rsidR="0077736F" w:rsidRDefault="0077736F" w:rsidP="00354CBB">
            <w:pPr>
              <w:spacing w:line="360" w:lineRule="auto"/>
            </w:pPr>
            <w:r>
              <w:t>Alternative Scenarios</w:t>
            </w:r>
          </w:p>
        </w:tc>
        <w:tc>
          <w:tcPr>
            <w:tcW w:w="6980" w:type="dxa"/>
          </w:tcPr>
          <w:p w14:paraId="55B0EBE2"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77736F" w14:paraId="55B0EBE6"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55B0EBE4" w14:textId="77777777" w:rsidR="0077736F" w:rsidRDefault="0077736F" w:rsidP="00354CBB">
            <w:pPr>
              <w:spacing w:line="360" w:lineRule="auto"/>
            </w:pPr>
            <w:r>
              <w:t>Success End Condition</w:t>
            </w:r>
          </w:p>
        </w:tc>
        <w:tc>
          <w:tcPr>
            <w:tcW w:w="6980" w:type="dxa"/>
          </w:tcPr>
          <w:p w14:paraId="55B0EBE5"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t>System saves data to database then redirects to Project List View and show success message.</w:t>
            </w:r>
          </w:p>
        </w:tc>
      </w:tr>
      <w:tr w:rsidR="0077736F" w14:paraId="55B0EBE9" w14:textId="77777777" w:rsidTr="005926A7">
        <w:tc>
          <w:tcPr>
            <w:cnfStyle w:val="001000000000" w:firstRow="0" w:lastRow="0" w:firstColumn="1" w:lastColumn="0" w:oddVBand="0" w:evenVBand="0" w:oddHBand="0" w:evenHBand="0" w:firstRowFirstColumn="0" w:firstRowLastColumn="0" w:lastRowFirstColumn="0" w:lastRowLastColumn="0"/>
            <w:tcW w:w="2105" w:type="dxa"/>
          </w:tcPr>
          <w:p w14:paraId="55B0EBE7" w14:textId="77777777" w:rsidR="0077736F" w:rsidRDefault="0077736F" w:rsidP="00354CBB">
            <w:pPr>
              <w:spacing w:line="360" w:lineRule="auto"/>
            </w:pPr>
            <w:r>
              <w:t>Failed End Condition</w:t>
            </w:r>
          </w:p>
        </w:tc>
        <w:tc>
          <w:tcPr>
            <w:tcW w:w="6980" w:type="dxa"/>
          </w:tcPr>
          <w:p w14:paraId="55B0EBE8"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System will stay in same view and display error messages.</w:t>
            </w:r>
          </w:p>
        </w:tc>
      </w:tr>
      <w:tr w:rsidR="0077736F" w14:paraId="55B0EBEE" w14:textId="77777777" w:rsidTr="00592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55B0EBEA" w14:textId="77777777" w:rsidR="0077736F" w:rsidRDefault="0077736F" w:rsidP="00354CBB">
            <w:pPr>
              <w:spacing w:line="360" w:lineRule="auto"/>
            </w:pPr>
            <w:r>
              <w:t>Special Requirements</w:t>
            </w:r>
          </w:p>
        </w:tc>
        <w:tc>
          <w:tcPr>
            <w:tcW w:w="6980" w:type="dxa"/>
          </w:tcPr>
          <w:p w14:paraId="55B0EBEB" w14:textId="77777777" w:rsidR="0077736F" w:rsidRDefault="0077736F"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5B0EBEC" w14:textId="77777777" w:rsidR="0077736F" w:rsidRDefault="0077736F"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respond time must be under 1 minute.</w:t>
            </w:r>
          </w:p>
          <w:p w14:paraId="55B0EBED" w14:textId="77777777" w:rsidR="0077736F" w:rsidRDefault="0077736F"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All the admin function for project must be arranged sensible and easy to use.</w:t>
            </w:r>
          </w:p>
        </w:tc>
      </w:tr>
    </w:tbl>
    <w:p w14:paraId="55B0EBEF" w14:textId="77777777" w:rsidR="0077736F" w:rsidRDefault="0077736F" w:rsidP="00B06428"/>
    <w:tbl>
      <w:tblPr>
        <w:tblStyle w:val="GridTable4-Accent1"/>
        <w:tblW w:w="9085" w:type="dxa"/>
        <w:tblLayout w:type="fixed"/>
        <w:tblLook w:val="04A0" w:firstRow="1" w:lastRow="0" w:firstColumn="1" w:lastColumn="0" w:noHBand="0" w:noVBand="1"/>
      </w:tblPr>
      <w:tblGrid>
        <w:gridCol w:w="2155"/>
        <w:gridCol w:w="6930"/>
      </w:tblGrid>
      <w:tr w:rsidR="0077736F" w14:paraId="55B0EBF2" w14:textId="77777777" w:rsidTr="00BC5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80AEB1" w14:textId="77777777" w:rsidR="0077736F" w:rsidRDefault="003C2890" w:rsidP="00354CBB">
            <w:pPr>
              <w:spacing w:line="360" w:lineRule="auto"/>
            </w:pPr>
            <w:r>
              <w:t>RE2-4</w:t>
            </w:r>
          </w:p>
          <w:p w14:paraId="55B0EBF0" w14:textId="21C11C75" w:rsidR="00502F11" w:rsidRDefault="00502F11" w:rsidP="00354CBB">
            <w:pPr>
              <w:spacing w:line="360" w:lineRule="auto"/>
            </w:pPr>
          </w:p>
        </w:tc>
        <w:tc>
          <w:tcPr>
            <w:tcW w:w="6930" w:type="dxa"/>
          </w:tcPr>
          <w:p w14:paraId="55B0EBF1" w14:textId="77777777" w:rsidR="0077736F" w:rsidRDefault="0077736F" w:rsidP="00354CBB">
            <w:pPr>
              <w:spacing w:line="360" w:lineRule="auto"/>
              <w:cnfStyle w:val="100000000000" w:firstRow="1" w:lastRow="0" w:firstColumn="0" w:lastColumn="0" w:oddVBand="0" w:evenVBand="0" w:oddHBand="0" w:evenHBand="0" w:firstRowFirstColumn="0" w:firstRowLastColumn="0" w:lastRowFirstColumn="0" w:lastRowLastColumn="0"/>
            </w:pPr>
            <w:r>
              <w:t>View Project Detail.</w:t>
            </w:r>
          </w:p>
        </w:tc>
      </w:tr>
      <w:tr w:rsidR="0077736F" w14:paraId="55B0EBF5" w14:textId="77777777" w:rsidTr="00BC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B0EBF3" w14:textId="77777777" w:rsidR="0077736F" w:rsidRDefault="0077736F" w:rsidP="00354CBB">
            <w:pPr>
              <w:spacing w:line="360" w:lineRule="auto"/>
            </w:pPr>
            <w:r>
              <w:t>Description</w:t>
            </w:r>
          </w:p>
        </w:tc>
        <w:tc>
          <w:tcPr>
            <w:tcW w:w="6930" w:type="dxa"/>
          </w:tcPr>
          <w:p w14:paraId="55B0EBF4"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t>User want to display the project detail for more specific information as well as test list.</w:t>
            </w:r>
          </w:p>
        </w:tc>
      </w:tr>
      <w:tr w:rsidR="0077736F" w14:paraId="55B0EBF8" w14:textId="77777777" w:rsidTr="00BC54E2">
        <w:tc>
          <w:tcPr>
            <w:cnfStyle w:val="001000000000" w:firstRow="0" w:lastRow="0" w:firstColumn="1" w:lastColumn="0" w:oddVBand="0" w:evenVBand="0" w:oddHBand="0" w:evenHBand="0" w:firstRowFirstColumn="0" w:firstRowLastColumn="0" w:lastRowFirstColumn="0" w:lastRowLastColumn="0"/>
            <w:tcW w:w="2155" w:type="dxa"/>
          </w:tcPr>
          <w:p w14:paraId="55B0EBF6" w14:textId="77777777" w:rsidR="0077736F" w:rsidRDefault="0077736F" w:rsidP="00354CBB">
            <w:pPr>
              <w:spacing w:line="360" w:lineRule="auto"/>
            </w:pPr>
            <w:r>
              <w:t>Stakeholders</w:t>
            </w:r>
          </w:p>
        </w:tc>
        <w:tc>
          <w:tcPr>
            <w:tcW w:w="6930" w:type="dxa"/>
          </w:tcPr>
          <w:p w14:paraId="55B0EBF7"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77736F" w14:paraId="55B0EBFB" w14:textId="77777777" w:rsidTr="00BC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B0EBF9" w14:textId="77777777" w:rsidR="0077736F" w:rsidRDefault="0077736F" w:rsidP="00354CBB">
            <w:pPr>
              <w:spacing w:line="360" w:lineRule="auto"/>
            </w:pPr>
            <w:r>
              <w:t>Actors</w:t>
            </w:r>
          </w:p>
        </w:tc>
        <w:tc>
          <w:tcPr>
            <w:tcW w:w="6930" w:type="dxa"/>
          </w:tcPr>
          <w:p w14:paraId="55B0EBFA"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t>User</w:t>
            </w:r>
          </w:p>
        </w:tc>
      </w:tr>
      <w:tr w:rsidR="0077736F" w14:paraId="55B0EBFE" w14:textId="77777777" w:rsidTr="00BC54E2">
        <w:tc>
          <w:tcPr>
            <w:cnfStyle w:val="001000000000" w:firstRow="0" w:lastRow="0" w:firstColumn="1" w:lastColumn="0" w:oddVBand="0" w:evenVBand="0" w:oddHBand="0" w:evenHBand="0" w:firstRowFirstColumn="0" w:firstRowLastColumn="0" w:lastRowFirstColumn="0" w:lastRowLastColumn="0"/>
            <w:tcW w:w="2155" w:type="dxa"/>
          </w:tcPr>
          <w:p w14:paraId="55B0EBFC" w14:textId="77777777" w:rsidR="0077736F" w:rsidRDefault="0077736F" w:rsidP="00354CBB">
            <w:pPr>
              <w:spacing w:line="360" w:lineRule="auto"/>
            </w:pPr>
            <w:r>
              <w:t>Trigger</w:t>
            </w:r>
          </w:p>
        </w:tc>
        <w:tc>
          <w:tcPr>
            <w:tcW w:w="6930" w:type="dxa"/>
          </w:tcPr>
          <w:p w14:paraId="55B0EBFD"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View Project Detail as User</w:t>
            </w:r>
          </w:p>
        </w:tc>
      </w:tr>
      <w:tr w:rsidR="0077736F" w14:paraId="55B0EC01" w14:textId="77777777" w:rsidTr="00BC54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155" w:type="dxa"/>
          </w:tcPr>
          <w:p w14:paraId="55B0EBFF" w14:textId="77777777" w:rsidR="0077736F" w:rsidRDefault="0077736F" w:rsidP="00354CBB">
            <w:pPr>
              <w:spacing w:line="360" w:lineRule="auto"/>
            </w:pPr>
            <w:r>
              <w:t>Inputs</w:t>
            </w:r>
          </w:p>
        </w:tc>
        <w:tc>
          <w:tcPr>
            <w:tcW w:w="6930" w:type="dxa"/>
          </w:tcPr>
          <w:p w14:paraId="55B0EC00"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77736F" w14:paraId="55B0EC04" w14:textId="77777777" w:rsidTr="00BC54E2">
        <w:tc>
          <w:tcPr>
            <w:cnfStyle w:val="001000000000" w:firstRow="0" w:lastRow="0" w:firstColumn="1" w:lastColumn="0" w:oddVBand="0" w:evenVBand="0" w:oddHBand="0" w:evenHBand="0" w:firstRowFirstColumn="0" w:firstRowLastColumn="0" w:lastRowFirstColumn="0" w:lastRowLastColumn="0"/>
            <w:tcW w:w="2155" w:type="dxa"/>
          </w:tcPr>
          <w:p w14:paraId="55B0EC02" w14:textId="77777777" w:rsidR="0077736F" w:rsidRDefault="0077736F" w:rsidP="00354CBB">
            <w:pPr>
              <w:spacing w:line="360" w:lineRule="auto"/>
            </w:pPr>
            <w:r>
              <w:t>Preconditions</w:t>
            </w:r>
          </w:p>
        </w:tc>
        <w:tc>
          <w:tcPr>
            <w:tcW w:w="6930" w:type="dxa"/>
          </w:tcPr>
          <w:p w14:paraId="55B0EC03"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User must be authorized user to view the project detail.</w:t>
            </w:r>
          </w:p>
        </w:tc>
      </w:tr>
      <w:tr w:rsidR="0077736F" w14:paraId="55B0EC0B" w14:textId="77777777" w:rsidTr="00BC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B0EC05" w14:textId="77777777" w:rsidR="0077736F" w:rsidRDefault="0077736F" w:rsidP="00354CBB">
            <w:pPr>
              <w:spacing w:line="360" w:lineRule="auto"/>
            </w:pPr>
            <w:r>
              <w:t>Main Success Scenario</w:t>
            </w:r>
          </w:p>
        </w:tc>
        <w:tc>
          <w:tcPr>
            <w:tcW w:w="6930" w:type="dxa"/>
          </w:tcPr>
          <w:p w14:paraId="55B0EC06" w14:textId="77777777" w:rsidR="0077736F" w:rsidRDefault="0077736F" w:rsidP="00B4543E">
            <w:pPr>
              <w:pStyle w:val="ListParagraph"/>
              <w:numPr>
                <w:ilvl w:val="0"/>
                <w:numId w:val="14"/>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will navigate the side bar menu on the left.</w:t>
            </w:r>
          </w:p>
          <w:p w14:paraId="55B0EC07" w14:textId="77777777" w:rsidR="0077736F" w:rsidRDefault="0077736F" w:rsidP="00B4543E">
            <w:pPr>
              <w:pStyle w:val="ListParagraph"/>
              <w:numPr>
                <w:ilvl w:val="0"/>
                <w:numId w:val="14"/>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“Project” tab.</w:t>
            </w:r>
          </w:p>
          <w:p w14:paraId="55B0EC08" w14:textId="77777777" w:rsidR="0077736F" w:rsidRDefault="0077736F" w:rsidP="00B4543E">
            <w:pPr>
              <w:pStyle w:val="ListParagraph"/>
              <w:numPr>
                <w:ilvl w:val="0"/>
                <w:numId w:val="14"/>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“View project list”.</w:t>
            </w:r>
          </w:p>
          <w:p w14:paraId="55B0EC09" w14:textId="77777777" w:rsidR="0077736F" w:rsidRDefault="0077736F" w:rsidP="00B4543E">
            <w:pPr>
              <w:pStyle w:val="ListParagraph"/>
              <w:numPr>
                <w:ilvl w:val="0"/>
                <w:numId w:val="14"/>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project list view.</w:t>
            </w:r>
          </w:p>
          <w:p w14:paraId="55B0EC0A" w14:textId="77777777" w:rsidR="0077736F" w:rsidRDefault="0077736F" w:rsidP="00B4543E">
            <w:pPr>
              <w:pStyle w:val="ListParagraph"/>
              <w:numPr>
                <w:ilvl w:val="0"/>
                <w:numId w:val="14"/>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any project name to view project detail</w:t>
            </w:r>
          </w:p>
        </w:tc>
      </w:tr>
      <w:tr w:rsidR="0077736F" w14:paraId="55B0EC0E" w14:textId="77777777" w:rsidTr="00BC54E2">
        <w:tc>
          <w:tcPr>
            <w:cnfStyle w:val="001000000000" w:firstRow="0" w:lastRow="0" w:firstColumn="1" w:lastColumn="0" w:oddVBand="0" w:evenVBand="0" w:oddHBand="0" w:evenHBand="0" w:firstRowFirstColumn="0" w:firstRowLastColumn="0" w:lastRowFirstColumn="0" w:lastRowLastColumn="0"/>
            <w:tcW w:w="2155" w:type="dxa"/>
          </w:tcPr>
          <w:p w14:paraId="55B0EC0C" w14:textId="77777777" w:rsidR="0077736F" w:rsidRDefault="0077736F" w:rsidP="00354CBB">
            <w:pPr>
              <w:spacing w:line="360" w:lineRule="auto"/>
            </w:pPr>
            <w:r>
              <w:t>Alternative Scenarios</w:t>
            </w:r>
          </w:p>
        </w:tc>
        <w:tc>
          <w:tcPr>
            <w:tcW w:w="6930" w:type="dxa"/>
          </w:tcPr>
          <w:p w14:paraId="55B0EC0D"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3a. User can click on one of three latest projects on dropdown menu.</w:t>
            </w:r>
          </w:p>
        </w:tc>
      </w:tr>
      <w:tr w:rsidR="0077736F" w14:paraId="55B0EC2F" w14:textId="77777777" w:rsidTr="00BC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B0EC0F" w14:textId="77777777" w:rsidR="0077736F" w:rsidRDefault="0077736F" w:rsidP="00354CBB">
            <w:pPr>
              <w:spacing w:line="360" w:lineRule="auto"/>
            </w:pPr>
            <w:r>
              <w:t>Success End Condition</w:t>
            </w:r>
          </w:p>
        </w:tc>
        <w:tc>
          <w:tcPr>
            <w:tcW w:w="6930" w:type="dxa"/>
          </w:tcPr>
          <w:p w14:paraId="55B0EC10"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t>System redirects to Project Detail view.</w:t>
            </w:r>
          </w:p>
          <w:p w14:paraId="55B0EC11" w14:textId="77777777" w:rsidR="0077736F" w:rsidRP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r w:rsidRPr="0077736F">
              <w:t>System should show following fields for Work space:</w:t>
            </w:r>
          </w:p>
          <w:tbl>
            <w:tblPr>
              <w:tblW w:w="6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735"/>
              <w:gridCol w:w="1735"/>
              <w:gridCol w:w="3306"/>
            </w:tblGrid>
            <w:tr w:rsidR="0077736F" w:rsidRPr="0077736F" w14:paraId="55B0EC15" w14:textId="77777777" w:rsidTr="00BC54E2">
              <w:trPr>
                <w:trHeight w:val="443"/>
              </w:trPr>
              <w:tc>
                <w:tcPr>
                  <w:tcW w:w="1735" w:type="dxa"/>
                  <w:shd w:val="pct12" w:color="auto" w:fill="FFFFFF"/>
                </w:tcPr>
                <w:p w14:paraId="55B0EC12" w14:textId="77777777" w:rsidR="0077736F" w:rsidRPr="0077736F" w:rsidRDefault="0077736F" w:rsidP="00354CBB">
                  <w:pPr>
                    <w:jc w:val="both"/>
                    <w:rPr>
                      <w:rFonts w:cs="Arial"/>
                      <w:b/>
                      <w:sz w:val="18"/>
                      <w:szCs w:val="18"/>
                    </w:rPr>
                  </w:pPr>
                  <w:r w:rsidRPr="0077736F">
                    <w:rPr>
                      <w:rFonts w:cs="Arial"/>
                      <w:b/>
                      <w:sz w:val="18"/>
                      <w:szCs w:val="18"/>
                    </w:rPr>
                    <w:t>Field Name</w:t>
                  </w:r>
                </w:p>
              </w:tc>
              <w:tc>
                <w:tcPr>
                  <w:tcW w:w="1735" w:type="dxa"/>
                  <w:shd w:val="pct12" w:color="auto" w:fill="FFFFFF"/>
                </w:tcPr>
                <w:p w14:paraId="55B0EC13" w14:textId="77777777" w:rsidR="0077736F" w:rsidRPr="0077736F" w:rsidRDefault="0077736F" w:rsidP="00354CBB">
                  <w:pPr>
                    <w:jc w:val="both"/>
                    <w:rPr>
                      <w:rFonts w:cs="Arial"/>
                      <w:b/>
                      <w:sz w:val="18"/>
                      <w:szCs w:val="18"/>
                    </w:rPr>
                  </w:pPr>
                  <w:r w:rsidRPr="0077736F">
                    <w:rPr>
                      <w:rFonts w:cs="Arial"/>
                      <w:b/>
                      <w:sz w:val="18"/>
                      <w:szCs w:val="18"/>
                    </w:rPr>
                    <w:t>Type</w:t>
                  </w:r>
                </w:p>
              </w:tc>
              <w:tc>
                <w:tcPr>
                  <w:tcW w:w="3306" w:type="dxa"/>
                  <w:shd w:val="pct12" w:color="auto" w:fill="FFFFFF"/>
                </w:tcPr>
                <w:p w14:paraId="55B0EC14" w14:textId="77777777" w:rsidR="0077736F" w:rsidRPr="0077736F" w:rsidRDefault="0077736F" w:rsidP="00354CBB">
                  <w:pPr>
                    <w:jc w:val="both"/>
                    <w:rPr>
                      <w:rFonts w:cs="Arial"/>
                      <w:b/>
                      <w:sz w:val="18"/>
                      <w:szCs w:val="18"/>
                    </w:rPr>
                  </w:pPr>
                  <w:r w:rsidRPr="0077736F">
                    <w:rPr>
                      <w:rFonts w:cs="Arial"/>
                      <w:b/>
                      <w:sz w:val="18"/>
                      <w:szCs w:val="18"/>
                    </w:rPr>
                    <w:t>Remarks</w:t>
                  </w:r>
                </w:p>
              </w:tc>
            </w:tr>
            <w:tr w:rsidR="0077736F" w:rsidRPr="0077736F" w14:paraId="55B0EC19" w14:textId="77777777" w:rsidTr="00BC54E2">
              <w:trPr>
                <w:trHeight w:val="422"/>
              </w:trPr>
              <w:tc>
                <w:tcPr>
                  <w:tcW w:w="1735" w:type="dxa"/>
                </w:tcPr>
                <w:p w14:paraId="55B0EC16" w14:textId="77777777" w:rsidR="0077736F" w:rsidRPr="0077736F" w:rsidRDefault="0077736F" w:rsidP="00354CBB">
                  <w:pPr>
                    <w:jc w:val="both"/>
                    <w:rPr>
                      <w:rFonts w:cs="Arial"/>
                      <w:sz w:val="18"/>
                      <w:szCs w:val="18"/>
                    </w:rPr>
                  </w:pPr>
                  <w:r w:rsidRPr="0077736F">
                    <w:rPr>
                      <w:rFonts w:cs="Arial"/>
                      <w:sz w:val="18"/>
                      <w:szCs w:val="18"/>
                    </w:rPr>
                    <w:t>Category</w:t>
                  </w:r>
                </w:p>
              </w:tc>
              <w:tc>
                <w:tcPr>
                  <w:tcW w:w="1735" w:type="dxa"/>
                </w:tcPr>
                <w:p w14:paraId="55B0EC17" w14:textId="77777777" w:rsidR="0077736F" w:rsidRPr="0077736F" w:rsidRDefault="0077736F" w:rsidP="00354CBB">
                  <w:pPr>
                    <w:jc w:val="both"/>
                    <w:rPr>
                      <w:rFonts w:cs="Arial"/>
                      <w:sz w:val="18"/>
                      <w:szCs w:val="18"/>
                    </w:rPr>
                  </w:pPr>
                  <w:r w:rsidRPr="0077736F">
                    <w:rPr>
                      <w:rFonts w:cs="Arial"/>
                      <w:sz w:val="18"/>
                      <w:szCs w:val="18"/>
                    </w:rPr>
                    <w:t>Option</w:t>
                  </w:r>
                </w:p>
              </w:tc>
              <w:tc>
                <w:tcPr>
                  <w:tcW w:w="3306" w:type="dxa"/>
                </w:tcPr>
                <w:p w14:paraId="55B0EC18" w14:textId="77777777" w:rsidR="0077736F" w:rsidRPr="0077736F" w:rsidRDefault="0077736F" w:rsidP="00354CBB">
                  <w:pPr>
                    <w:jc w:val="both"/>
                    <w:rPr>
                      <w:rFonts w:cs="Arial"/>
                      <w:sz w:val="18"/>
                      <w:szCs w:val="18"/>
                    </w:rPr>
                  </w:pPr>
                  <w:r w:rsidRPr="0077736F">
                    <w:rPr>
                      <w:rFonts w:cs="Arial"/>
                      <w:sz w:val="18"/>
                      <w:szCs w:val="18"/>
                    </w:rPr>
                    <w:t>Show test list depend on type of test.</w:t>
                  </w:r>
                </w:p>
              </w:tc>
            </w:tr>
            <w:tr w:rsidR="002A524E" w:rsidRPr="0077736F" w14:paraId="7677A3BC" w14:textId="77777777" w:rsidTr="00BC54E2">
              <w:trPr>
                <w:trHeight w:val="422"/>
              </w:trPr>
              <w:tc>
                <w:tcPr>
                  <w:tcW w:w="1735" w:type="dxa"/>
                </w:tcPr>
                <w:p w14:paraId="6BBA814B" w14:textId="77777777" w:rsidR="002A524E" w:rsidRPr="0077736F" w:rsidRDefault="002A524E" w:rsidP="00354CBB">
                  <w:pPr>
                    <w:jc w:val="both"/>
                    <w:rPr>
                      <w:rFonts w:cs="Arial"/>
                      <w:sz w:val="18"/>
                      <w:szCs w:val="18"/>
                    </w:rPr>
                  </w:pPr>
                </w:p>
              </w:tc>
              <w:tc>
                <w:tcPr>
                  <w:tcW w:w="1735" w:type="dxa"/>
                </w:tcPr>
                <w:p w14:paraId="6CFF1D71" w14:textId="77777777" w:rsidR="002A524E" w:rsidRPr="0077736F" w:rsidRDefault="002A524E" w:rsidP="00354CBB">
                  <w:pPr>
                    <w:jc w:val="both"/>
                    <w:rPr>
                      <w:rFonts w:cs="Arial"/>
                      <w:sz w:val="18"/>
                      <w:szCs w:val="18"/>
                    </w:rPr>
                  </w:pPr>
                </w:p>
              </w:tc>
              <w:tc>
                <w:tcPr>
                  <w:tcW w:w="3306" w:type="dxa"/>
                </w:tcPr>
                <w:p w14:paraId="12197A5B" w14:textId="77777777" w:rsidR="002A524E" w:rsidRPr="0077736F" w:rsidRDefault="002A524E" w:rsidP="00354CBB">
                  <w:pPr>
                    <w:jc w:val="both"/>
                    <w:rPr>
                      <w:rFonts w:cs="Arial"/>
                      <w:sz w:val="18"/>
                      <w:szCs w:val="18"/>
                    </w:rPr>
                  </w:pPr>
                </w:p>
              </w:tc>
            </w:tr>
            <w:tr w:rsidR="0077736F" w:rsidRPr="0077736F" w14:paraId="55B0EC1D" w14:textId="77777777" w:rsidTr="00BC54E2">
              <w:trPr>
                <w:trHeight w:val="676"/>
              </w:trPr>
              <w:tc>
                <w:tcPr>
                  <w:tcW w:w="1735" w:type="dxa"/>
                </w:tcPr>
                <w:p w14:paraId="55B0EC1A" w14:textId="77777777" w:rsidR="0077736F" w:rsidRPr="0077736F" w:rsidRDefault="0077736F" w:rsidP="00354CBB">
                  <w:pPr>
                    <w:jc w:val="both"/>
                    <w:rPr>
                      <w:rFonts w:cs="Arial"/>
                      <w:sz w:val="18"/>
                      <w:szCs w:val="18"/>
                    </w:rPr>
                  </w:pPr>
                  <w:r w:rsidRPr="0077736F">
                    <w:rPr>
                      <w:rFonts w:cs="Arial"/>
                      <w:sz w:val="18"/>
                      <w:szCs w:val="18"/>
                    </w:rPr>
                    <w:t>Search</w:t>
                  </w:r>
                </w:p>
              </w:tc>
              <w:tc>
                <w:tcPr>
                  <w:tcW w:w="1735" w:type="dxa"/>
                </w:tcPr>
                <w:p w14:paraId="55B0EC1B" w14:textId="77777777" w:rsidR="0077736F" w:rsidRPr="0077736F" w:rsidRDefault="0077736F" w:rsidP="00354CBB">
                  <w:pPr>
                    <w:jc w:val="both"/>
                    <w:rPr>
                      <w:rFonts w:cs="Arial"/>
                      <w:sz w:val="18"/>
                      <w:szCs w:val="18"/>
                    </w:rPr>
                  </w:pPr>
                  <w:r w:rsidRPr="0077736F">
                    <w:rPr>
                      <w:rFonts w:cs="Arial"/>
                      <w:sz w:val="18"/>
                      <w:szCs w:val="18"/>
                    </w:rPr>
                    <w:t>Input text</w:t>
                  </w:r>
                </w:p>
              </w:tc>
              <w:tc>
                <w:tcPr>
                  <w:tcW w:w="3306" w:type="dxa"/>
                </w:tcPr>
                <w:p w14:paraId="55B0EC1C" w14:textId="77777777" w:rsidR="0077736F" w:rsidRPr="0077736F" w:rsidRDefault="0077736F" w:rsidP="00354CBB">
                  <w:pPr>
                    <w:jc w:val="both"/>
                    <w:rPr>
                      <w:rFonts w:cs="Arial"/>
                      <w:sz w:val="18"/>
                      <w:szCs w:val="18"/>
                    </w:rPr>
                  </w:pPr>
                  <w:r w:rsidRPr="0077736F">
                    <w:rPr>
                      <w:rFonts w:cs="Arial"/>
                      <w:sz w:val="18"/>
                      <w:szCs w:val="18"/>
                    </w:rPr>
                    <w:t>Search for specific test with given information</w:t>
                  </w:r>
                </w:p>
              </w:tc>
            </w:tr>
            <w:tr w:rsidR="0077736F" w:rsidRPr="0077736F" w14:paraId="55B0EC21" w14:textId="77777777" w:rsidTr="00BC54E2">
              <w:trPr>
                <w:trHeight w:val="696"/>
              </w:trPr>
              <w:tc>
                <w:tcPr>
                  <w:tcW w:w="1735" w:type="dxa"/>
                </w:tcPr>
                <w:p w14:paraId="55B0EC1E" w14:textId="77777777" w:rsidR="0077736F" w:rsidRPr="0077736F" w:rsidRDefault="0077736F" w:rsidP="00354CBB">
                  <w:pPr>
                    <w:jc w:val="both"/>
                    <w:rPr>
                      <w:rFonts w:cs="Arial"/>
                      <w:sz w:val="18"/>
                      <w:szCs w:val="18"/>
                    </w:rPr>
                  </w:pPr>
                  <w:r w:rsidRPr="0077736F">
                    <w:rPr>
                      <w:rFonts w:cs="Arial"/>
                      <w:sz w:val="18"/>
                      <w:szCs w:val="18"/>
                    </w:rPr>
                    <w:t>Title</w:t>
                  </w:r>
                </w:p>
              </w:tc>
              <w:tc>
                <w:tcPr>
                  <w:tcW w:w="1735" w:type="dxa"/>
                </w:tcPr>
                <w:p w14:paraId="55B0EC1F" w14:textId="77777777" w:rsidR="0077736F" w:rsidRPr="0077736F" w:rsidRDefault="0077736F" w:rsidP="00354CBB">
                  <w:pPr>
                    <w:jc w:val="both"/>
                    <w:rPr>
                      <w:rFonts w:cs="Arial"/>
                      <w:sz w:val="18"/>
                      <w:szCs w:val="18"/>
                    </w:rPr>
                  </w:pPr>
                  <w:r w:rsidRPr="0077736F">
                    <w:rPr>
                      <w:rFonts w:cs="Arial"/>
                      <w:sz w:val="18"/>
                      <w:szCs w:val="18"/>
                    </w:rPr>
                    <w:t>Link/text</w:t>
                  </w:r>
                </w:p>
              </w:tc>
              <w:tc>
                <w:tcPr>
                  <w:tcW w:w="3306" w:type="dxa"/>
                </w:tcPr>
                <w:p w14:paraId="55B0EC20" w14:textId="77777777" w:rsidR="0077736F" w:rsidRPr="0077736F" w:rsidRDefault="0077736F" w:rsidP="00354CBB">
                  <w:pPr>
                    <w:jc w:val="both"/>
                    <w:rPr>
                      <w:rFonts w:cs="Arial"/>
                      <w:sz w:val="18"/>
                      <w:szCs w:val="18"/>
                    </w:rPr>
                  </w:pPr>
                  <w:r w:rsidRPr="0077736F">
                    <w:rPr>
                      <w:rFonts w:cs="Arial"/>
                      <w:sz w:val="18"/>
                      <w:szCs w:val="18"/>
                    </w:rPr>
                    <w:t>Display text name or user can click on to visit the test detail.</w:t>
                  </w:r>
                </w:p>
              </w:tc>
            </w:tr>
            <w:tr w:rsidR="0077736F" w:rsidRPr="0077736F" w14:paraId="55B0EC25" w14:textId="77777777" w:rsidTr="00BC54E2">
              <w:trPr>
                <w:trHeight w:val="422"/>
              </w:trPr>
              <w:tc>
                <w:tcPr>
                  <w:tcW w:w="1735" w:type="dxa"/>
                </w:tcPr>
                <w:p w14:paraId="55B0EC22" w14:textId="77777777" w:rsidR="0077736F" w:rsidRPr="0077736F" w:rsidRDefault="0077736F" w:rsidP="00354CBB">
                  <w:pPr>
                    <w:jc w:val="both"/>
                    <w:rPr>
                      <w:rFonts w:cs="Arial"/>
                      <w:sz w:val="18"/>
                      <w:szCs w:val="18"/>
                    </w:rPr>
                  </w:pPr>
                  <w:r w:rsidRPr="0077736F">
                    <w:rPr>
                      <w:rFonts w:cs="Arial"/>
                      <w:sz w:val="18"/>
                      <w:szCs w:val="18"/>
                    </w:rPr>
                    <w:t>Description</w:t>
                  </w:r>
                </w:p>
              </w:tc>
              <w:tc>
                <w:tcPr>
                  <w:tcW w:w="1735" w:type="dxa"/>
                </w:tcPr>
                <w:p w14:paraId="55B0EC23" w14:textId="77777777" w:rsidR="0077736F" w:rsidRPr="0077736F" w:rsidRDefault="0077736F" w:rsidP="00354CBB">
                  <w:pPr>
                    <w:jc w:val="both"/>
                    <w:rPr>
                      <w:rFonts w:cs="Arial"/>
                      <w:sz w:val="18"/>
                      <w:szCs w:val="18"/>
                    </w:rPr>
                  </w:pPr>
                  <w:r w:rsidRPr="0077736F">
                    <w:rPr>
                      <w:rFonts w:cs="Arial"/>
                      <w:sz w:val="18"/>
                      <w:szCs w:val="18"/>
                    </w:rPr>
                    <w:t>Text</w:t>
                  </w:r>
                </w:p>
              </w:tc>
              <w:tc>
                <w:tcPr>
                  <w:tcW w:w="3306" w:type="dxa"/>
                </w:tcPr>
                <w:p w14:paraId="55B0EC24" w14:textId="77777777" w:rsidR="0077736F" w:rsidRPr="0077736F" w:rsidRDefault="0077736F" w:rsidP="00354CBB">
                  <w:pPr>
                    <w:jc w:val="both"/>
                    <w:rPr>
                      <w:rFonts w:cs="Arial"/>
                      <w:sz w:val="18"/>
                      <w:szCs w:val="18"/>
                    </w:rPr>
                  </w:pPr>
                  <w:r w:rsidRPr="0077736F">
                    <w:rPr>
                      <w:rFonts w:cs="Arial"/>
                      <w:sz w:val="18"/>
                      <w:szCs w:val="18"/>
                    </w:rPr>
                    <w:t>Display description for each test.</w:t>
                  </w:r>
                </w:p>
              </w:tc>
            </w:tr>
            <w:tr w:rsidR="0077736F" w:rsidRPr="0077736F" w14:paraId="55B0EC29" w14:textId="77777777" w:rsidTr="00BC54E2">
              <w:trPr>
                <w:trHeight w:val="443"/>
              </w:trPr>
              <w:tc>
                <w:tcPr>
                  <w:tcW w:w="1735" w:type="dxa"/>
                </w:tcPr>
                <w:p w14:paraId="55B0EC26" w14:textId="77777777" w:rsidR="0077736F" w:rsidRPr="0077736F" w:rsidRDefault="0077736F" w:rsidP="00354CBB">
                  <w:pPr>
                    <w:jc w:val="both"/>
                    <w:rPr>
                      <w:rFonts w:cs="Arial"/>
                      <w:sz w:val="18"/>
                      <w:szCs w:val="18"/>
                    </w:rPr>
                  </w:pPr>
                  <w:r w:rsidRPr="0077736F">
                    <w:rPr>
                      <w:rFonts w:cs="Arial"/>
                      <w:sz w:val="18"/>
                      <w:szCs w:val="18"/>
                    </w:rPr>
                    <w:t>State</w:t>
                  </w:r>
                </w:p>
              </w:tc>
              <w:tc>
                <w:tcPr>
                  <w:tcW w:w="1735" w:type="dxa"/>
                </w:tcPr>
                <w:p w14:paraId="55B0EC27" w14:textId="77777777" w:rsidR="0077736F" w:rsidRPr="0077736F" w:rsidRDefault="0077736F" w:rsidP="00354CBB">
                  <w:pPr>
                    <w:jc w:val="both"/>
                    <w:rPr>
                      <w:rFonts w:cs="Arial"/>
                      <w:sz w:val="18"/>
                      <w:szCs w:val="18"/>
                    </w:rPr>
                  </w:pPr>
                  <w:r w:rsidRPr="0077736F">
                    <w:rPr>
                      <w:rFonts w:cs="Arial"/>
                      <w:sz w:val="18"/>
                      <w:szCs w:val="18"/>
                    </w:rPr>
                    <w:t>Text</w:t>
                  </w:r>
                </w:p>
              </w:tc>
              <w:tc>
                <w:tcPr>
                  <w:tcW w:w="3306" w:type="dxa"/>
                </w:tcPr>
                <w:p w14:paraId="55B0EC28" w14:textId="77777777" w:rsidR="0077736F" w:rsidRPr="0077736F" w:rsidRDefault="0077736F" w:rsidP="00354CBB">
                  <w:pPr>
                    <w:jc w:val="both"/>
                    <w:rPr>
                      <w:rFonts w:cs="Arial"/>
                      <w:sz w:val="18"/>
                      <w:szCs w:val="18"/>
                    </w:rPr>
                  </w:pPr>
                  <w:r w:rsidRPr="0077736F">
                    <w:rPr>
                      <w:rFonts w:cs="Arial"/>
                      <w:sz w:val="18"/>
                      <w:szCs w:val="18"/>
                    </w:rPr>
                    <w:t>Display that current status of the test.</w:t>
                  </w:r>
                </w:p>
              </w:tc>
            </w:tr>
            <w:tr w:rsidR="0077736F" w:rsidRPr="0077736F" w14:paraId="55B0EC2D" w14:textId="77777777" w:rsidTr="00BC54E2">
              <w:trPr>
                <w:trHeight w:val="422"/>
              </w:trPr>
              <w:tc>
                <w:tcPr>
                  <w:tcW w:w="1735" w:type="dxa"/>
                </w:tcPr>
                <w:p w14:paraId="55B0EC2A" w14:textId="77777777" w:rsidR="0077736F" w:rsidRPr="0077736F" w:rsidRDefault="0077736F" w:rsidP="00354CBB">
                  <w:pPr>
                    <w:jc w:val="both"/>
                    <w:rPr>
                      <w:rFonts w:cs="Arial"/>
                      <w:sz w:val="18"/>
                      <w:szCs w:val="18"/>
                    </w:rPr>
                  </w:pPr>
                  <w:r w:rsidRPr="0077736F">
                    <w:rPr>
                      <w:rFonts w:cs="Arial"/>
                      <w:sz w:val="18"/>
                      <w:szCs w:val="18"/>
                    </w:rPr>
                    <w:t>Time</w:t>
                  </w:r>
                </w:p>
              </w:tc>
              <w:tc>
                <w:tcPr>
                  <w:tcW w:w="1735" w:type="dxa"/>
                </w:tcPr>
                <w:p w14:paraId="55B0EC2B" w14:textId="77777777" w:rsidR="0077736F" w:rsidRPr="0077736F" w:rsidRDefault="0077736F" w:rsidP="00354CBB">
                  <w:pPr>
                    <w:jc w:val="both"/>
                    <w:rPr>
                      <w:rFonts w:cs="Arial"/>
                      <w:sz w:val="18"/>
                      <w:szCs w:val="18"/>
                    </w:rPr>
                  </w:pPr>
                  <w:r w:rsidRPr="0077736F">
                    <w:rPr>
                      <w:rFonts w:cs="Arial"/>
                      <w:sz w:val="18"/>
                      <w:szCs w:val="18"/>
                    </w:rPr>
                    <w:t>Date Time</w:t>
                  </w:r>
                </w:p>
              </w:tc>
              <w:tc>
                <w:tcPr>
                  <w:tcW w:w="3306" w:type="dxa"/>
                </w:tcPr>
                <w:p w14:paraId="55B0EC2C" w14:textId="77777777" w:rsidR="0077736F" w:rsidRPr="0077736F" w:rsidRDefault="0077736F" w:rsidP="00354CBB">
                  <w:pPr>
                    <w:jc w:val="both"/>
                    <w:rPr>
                      <w:rFonts w:cs="Arial"/>
                      <w:sz w:val="18"/>
                      <w:szCs w:val="18"/>
                    </w:rPr>
                  </w:pPr>
                  <w:r w:rsidRPr="0077736F">
                    <w:rPr>
                      <w:rFonts w:cs="Arial"/>
                      <w:sz w:val="18"/>
                      <w:szCs w:val="18"/>
                    </w:rPr>
                    <w:t>Display the time that test last run or created</w:t>
                  </w:r>
                </w:p>
              </w:tc>
            </w:tr>
          </w:tbl>
          <w:p w14:paraId="55B0EC2E" w14:textId="77777777" w:rsidR="0077736F" w:rsidRDefault="0077736F" w:rsidP="00354CBB">
            <w:pPr>
              <w:spacing w:line="360" w:lineRule="auto"/>
              <w:cnfStyle w:val="000000100000" w:firstRow="0" w:lastRow="0" w:firstColumn="0" w:lastColumn="0" w:oddVBand="0" w:evenVBand="0" w:oddHBand="1" w:evenHBand="0" w:firstRowFirstColumn="0" w:firstRowLastColumn="0" w:lastRowFirstColumn="0" w:lastRowLastColumn="0"/>
            </w:pPr>
          </w:p>
        </w:tc>
      </w:tr>
      <w:tr w:rsidR="0077736F" w14:paraId="55B0EC32" w14:textId="77777777" w:rsidTr="00BC54E2">
        <w:tc>
          <w:tcPr>
            <w:cnfStyle w:val="001000000000" w:firstRow="0" w:lastRow="0" w:firstColumn="1" w:lastColumn="0" w:oddVBand="0" w:evenVBand="0" w:oddHBand="0" w:evenHBand="0" w:firstRowFirstColumn="0" w:firstRowLastColumn="0" w:lastRowFirstColumn="0" w:lastRowLastColumn="0"/>
            <w:tcW w:w="2155" w:type="dxa"/>
          </w:tcPr>
          <w:p w14:paraId="55B0EC30" w14:textId="77777777" w:rsidR="0077736F" w:rsidRDefault="0077736F" w:rsidP="00354CBB">
            <w:pPr>
              <w:spacing w:line="360" w:lineRule="auto"/>
            </w:pPr>
            <w:r>
              <w:t>Failed End Condition</w:t>
            </w:r>
          </w:p>
        </w:tc>
        <w:tc>
          <w:tcPr>
            <w:tcW w:w="6930" w:type="dxa"/>
          </w:tcPr>
          <w:p w14:paraId="55B0EC31" w14:textId="77777777" w:rsidR="0077736F" w:rsidRDefault="0077736F" w:rsidP="00354CBB">
            <w:pPr>
              <w:spacing w:line="360" w:lineRule="auto"/>
              <w:cnfStyle w:val="000000000000" w:firstRow="0" w:lastRow="0" w:firstColumn="0" w:lastColumn="0" w:oddVBand="0" w:evenVBand="0" w:oddHBand="0" w:evenHBand="0" w:firstRowFirstColumn="0" w:firstRowLastColumn="0" w:lastRowFirstColumn="0" w:lastRowLastColumn="0"/>
            </w:pPr>
            <w:r>
              <w:t>System will redirect user to login page and display error message.</w:t>
            </w:r>
          </w:p>
        </w:tc>
      </w:tr>
      <w:tr w:rsidR="0077736F" w14:paraId="55B0EC37" w14:textId="77777777" w:rsidTr="00BC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B0EC33" w14:textId="77777777" w:rsidR="0077736F" w:rsidRDefault="0077736F" w:rsidP="00354CBB">
            <w:pPr>
              <w:spacing w:line="360" w:lineRule="auto"/>
            </w:pPr>
            <w:r>
              <w:t>Special Requirements</w:t>
            </w:r>
          </w:p>
        </w:tc>
        <w:tc>
          <w:tcPr>
            <w:tcW w:w="6930" w:type="dxa"/>
          </w:tcPr>
          <w:p w14:paraId="55B0EC34" w14:textId="77777777" w:rsidR="0077736F" w:rsidRDefault="0077736F"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5B0EC35" w14:textId="77777777" w:rsidR="0077736F" w:rsidRDefault="0077736F"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respond time must be under 1 minute.</w:t>
            </w:r>
          </w:p>
          <w:p w14:paraId="55B0EC36" w14:textId="77777777" w:rsidR="0077736F" w:rsidRDefault="0077736F"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Any authorized members will able to view the project detail.</w:t>
            </w:r>
          </w:p>
        </w:tc>
      </w:tr>
    </w:tbl>
    <w:p w14:paraId="55B0EC38" w14:textId="77777777" w:rsidR="0077736F" w:rsidRDefault="0077736F" w:rsidP="00B06428"/>
    <w:p w14:paraId="55B0EC39" w14:textId="77777777" w:rsidR="00E170C7" w:rsidRDefault="00E170C7" w:rsidP="00B06428"/>
    <w:tbl>
      <w:tblPr>
        <w:tblStyle w:val="GridTable4-Accent1"/>
        <w:tblW w:w="0" w:type="auto"/>
        <w:tblLook w:val="04A0" w:firstRow="1" w:lastRow="0" w:firstColumn="1" w:lastColumn="0" w:noHBand="0" w:noVBand="1"/>
      </w:tblPr>
      <w:tblGrid>
        <w:gridCol w:w="1892"/>
        <w:gridCol w:w="6895"/>
      </w:tblGrid>
      <w:tr w:rsidR="005926A7" w14:paraId="55B0EC3C" w14:textId="77777777" w:rsidTr="00354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3A" w14:textId="78ED738B" w:rsidR="005926A7" w:rsidRDefault="003C2890" w:rsidP="00354CBB">
            <w:pPr>
              <w:spacing w:line="360" w:lineRule="auto"/>
            </w:pPr>
            <w:r>
              <w:t>RE2-5</w:t>
            </w:r>
          </w:p>
        </w:tc>
        <w:tc>
          <w:tcPr>
            <w:tcW w:w="6385" w:type="dxa"/>
          </w:tcPr>
          <w:p w14:paraId="55B0EC3B" w14:textId="77777777" w:rsidR="005926A7" w:rsidRDefault="005926A7" w:rsidP="00354CBB">
            <w:pPr>
              <w:spacing w:line="360" w:lineRule="auto"/>
              <w:cnfStyle w:val="100000000000" w:firstRow="1" w:lastRow="0" w:firstColumn="0" w:lastColumn="0" w:oddVBand="0" w:evenVBand="0" w:oddHBand="0" w:evenHBand="0" w:firstRowFirstColumn="0" w:firstRowLastColumn="0" w:lastRowFirstColumn="0" w:lastRowLastColumn="0"/>
            </w:pPr>
            <w:r>
              <w:t>View Project Detail.</w:t>
            </w:r>
          </w:p>
        </w:tc>
      </w:tr>
      <w:tr w:rsidR="005926A7" w14:paraId="55B0EC3F"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3D" w14:textId="77777777" w:rsidR="005926A7" w:rsidRDefault="005926A7" w:rsidP="00354CBB">
            <w:pPr>
              <w:spacing w:line="360" w:lineRule="auto"/>
            </w:pPr>
            <w:r>
              <w:t>Description</w:t>
            </w:r>
          </w:p>
        </w:tc>
        <w:tc>
          <w:tcPr>
            <w:tcW w:w="6385" w:type="dxa"/>
          </w:tcPr>
          <w:p w14:paraId="55B0EC3E"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User want to display the project detail for more specific information as well as test list.</w:t>
            </w:r>
          </w:p>
        </w:tc>
      </w:tr>
      <w:tr w:rsidR="005926A7" w14:paraId="55B0EC42"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40" w14:textId="77777777" w:rsidR="005926A7" w:rsidRDefault="005926A7" w:rsidP="00354CBB">
            <w:pPr>
              <w:spacing w:line="360" w:lineRule="auto"/>
            </w:pPr>
            <w:r>
              <w:t>Stakeholders</w:t>
            </w:r>
          </w:p>
        </w:tc>
        <w:tc>
          <w:tcPr>
            <w:tcW w:w="6385" w:type="dxa"/>
          </w:tcPr>
          <w:p w14:paraId="55B0EC41"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5926A7" w14:paraId="55B0EC45"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43" w14:textId="77777777" w:rsidR="005926A7" w:rsidRDefault="005926A7" w:rsidP="00354CBB">
            <w:pPr>
              <w:spacing w:line="360" w:lineRule="auto"/>
            </w:pPr>
            <w:r>
              <w:t>Actors</w:t>
            </w:r>
          </w:p>
        </w:tc>
        <w:tc>
          <w:tcPr>
            <w:tcW w:w="6385" w:type="dxa"/>
          </w:tcPr>
          <w:p w14:paraId="55B0EC44"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System Administrator</w:t>
            </w:r>
          </w:p>
        </w:tc>
      </w:tr>
      <w:tr w:rsidR="005926A7" w14:paraId="55B0EC48"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46" w14:textId="77777777" w:rsidR="005926A7" w:rsidRDefault="005926A7" w:rsidP="00354CBB">
            <w:pPr>
              <w:spacing w:line="360" w:lineRule="auto"/>
            </w:pPr>
            <w:r>
              <w:t>Trigger</w:t>
            </w:r>
          </w:p>
        </w:tc>
        <w:tc>
          <w:tcPr>
            <w:tcW w:w="6385" w:type="dxa"/>
          </w:tcPr>
          <w:p w14:paraId="55B0EC47"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View Project Detail as Admin</w:t>
            </w:r>
          </w:p>
        </w:tc>
      </w:tr>
      <w:tr w:rsidR="005926A7" w14:paraId="55B0EC4B" w14:textId="77777777" w:rsidTr="00354CB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65" w:type="dxa"/>
          </w:tcPr>
          <w:p w14:paraId="55B0EC49" w14:textId="77777777" w:rsidR="005926A7" w:rsidRDefault="005926A7" w:rsidP="00354CBB">
            <w:pPr>
              <w:spacing w:line="360" w:lineRule="auto"/>
            </w:pPr>
            <w:r>
              <w:t>Inputs</w:t>
            </w:r>
          </w:p>
        </w:tc>
        <w:tc>
          <w:tcPr>
            <w:tcW w:w="6385" w:type="dxa"/>
          </w:tcPr>
          <w:p w14:paraId="55B0EC4A"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5926A7" w14:paraId="55B0EC4E"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4C" w14:textId="77777777" w:rsidR="005926A7" w:rsidRDefault="005926A7" w:rsidP="00354CBB">
            <w:pPr>
              <w:spacing w:line="360" w:lineRule="auto"/>
            </w:pPr>
            <w:r>
              <w:t>Preconditions</w:t>
            </w:r>
          </w:p>
        </w:tc>
        <w:tc>
          <w:tcPr>
            <w:tcW w:w="6385" w:type="dxa"/>
          </w:tcPr>
          <w:p w14:paraId="55B0EC4D"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The user is logged in under administrator account.</w:t>
            </w:r>
          </w:p>
        </w:tc>
      </w:tr>
      <w:tr w:rsidR="005926A7" w14:paraId="55B0EC55"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4F" w14:textId="77777777" w:rsidR="005926A7" w:rsidRDefault="005926A7" w:rsidP="00354CBB">
            <w:pPr>
              <w:spacing w:line="360" w:lineRule="auto"/>
            </w:pPr>
            <w:r>
              <w:t>Main Success Scenario</w:t>
            </w:r>
          </w:p>
        </w:tc>
        <w:tc>
          <w:tcPr>
            <w:tcW w:w="6385" w:type="dxa"/>
          </w:tcPr>
          <w:p w14:paraId="55B0EC50" w14:textId="77777777" w:rsidR="005926A7" w:rsidRDefault="005926A7" w:rsidP="00B4543E">
            <w:pPr>
              <w:pStyle w:val="ListParagraph"/>
              <w:numPr>
                <w:ilvl w:val="0"/>
                <w:numId w:val="15"/>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will navigate the side bar menu on the left.</w:t>
            </w:r>
          </w:p>
          <w:p w14:paraId="55B0EC51" w14:textId="77777777" w:rsidR="005926A7" w:rsidRDefault="005926A7" w:rsidP="00B4543E">
            <w:pPr>
              <w:pStyle w:val="ListParagraph"/>
              <w:numPr>
                <w:ilvl w:val="0"/>
                <w:numId w:val="15"/>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“Project” tab.</w:t>
            </w:r>
          </w:p>
          <w:p w14:paraId="55B0EC52" w14:textId="77777777" w:rsidR="005926A7" w:rsidRDefault="005926A7" w:rsidP="00B4543E">
            <w:pPr>
              <w:pStyle w:val="ListParagraph"/>
              <w:numPr>
                <w:ilvl w:val="0"/>
                <w:numId w:val="15"/>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“View project list”.</w:t>
            </w:r>
          </w:p>
          <w:p w14:paraId="55B0EC53" w14:textId="77777777" w:rsidR="005926A7" w:rsidRDefault="005926A7" w:rsidP="00B4543E">
            <w:pPr>
              <w:pStyle w:val="ListParagraph"/>
              <w:numPr>
                <w:ilvl w:val="0"/>
                <w:numId w:val="15"/>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project list view.</w:t>
            </w:r>
          </w:p>
          <w:p w14:paraId="55B0EC54" w14:textId="77777777" w:rsidR="005926A7" w:rsidRDefault="005926A7" w:rsidP="00B4543E">
            <w:pPr>
              <w:pStyle w:val="ListParagraph"/>
              <w:numPr>
                <w:ilvl w:val="0"/>
                <w:numId w:val="15"/>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any project name to view project detail</w:t>
            </w:r>
          </w:p>
        </w:tc>
      </w:tr>
      <w:tr w:rsidR="005926A7" w14:paraId="55B0EC58"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56" w14:textId="77777777" w:rsidR="005926A7" w:rsidRDefault="005926A7" w:rsidP="00354CBB">
            <w:pPr>
              <w:spacing w:line="360" w:lineRule="auto"/>
            </w:pPr>
            <w:r>
              <w:t>Alternative Scenarios</w:t>
            </w:r>
          </w:p>
        </w:tc>
        <w:tc>
          <w:tcPr>
            <w:tcW w:w="6385" w:type="dxa"/>
          </w:tcPr>
          <w:p w14:paraId="55B0EC57"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5926A7" w14:paraId="55B0EC7D"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59" w14:textId="77777777" w:rsidR="005926A7" w:rsidRDefault="005926A7" w:rsidP="00354CBB">
            <w:pPr>
              <w:spacing w:line="360" w:lineRule="auto"/>
            </w:pPr>
            <w:r>
              <w:t>Success End Condition</w:t>
            </w:r>
          </w:p>
        </w:tc>
        <w:tc>
          <w:tcPr>
            <w:tcW w:w="6385" w:type="dxa"/>
          </w:tcPr>
          <w:p w14:paraId="55B0EC5A"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System redirects to Project Detail view.</w:t>
            </w:r>
          </w:p>
          <w:p w14:paraId="55B0EC5B" w14:textId="77777777" w:rsidR="005926A7" w:rsidRP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rsidRPr="005926A7">
              <w:t>System should show following fields for Work space:</w:t>
            </w:r>
          </w:p>
          <w:tbl>
            <w:tblPr>
              <w:tblW w:w="666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708"/>
              <w:gridCol w:w="1708"/>
              <w:gridCol w:w="3253"/>
            </w:tblGrid>
            <w:tr w:rsidR="005926A7" w:rsidRPr="005926A7" w14:paraId="55B0EC5F" w14:textId="77777777" w:rsidTr="005926A7">
              <w:trPr>
                <w:trHeight w:val="420"/>
              </w:trPr>
              <w:tc>
                <w:tcPr>
                  <w:tcW w:w="1708" w:type="dxa"/>
                  <w:shd w:val="pct12" w:color="auto" w:fill="FFFFFF"/>
                </w:tcPr>
                <w:p w14:paraId="55B0EC5C" w14:textId="77777777" w:rsidR="005926A7" w:rsidRPr="005926A7" w:rsidRDefault="005926A7" w:rsidP="00354CBB">
                  <w:pPr>
                    <w:jc w:val="both"/>
                    <w:rPr>
                      <w:rFonts w:cs="Arial"/>
                      <w:b/>
                      <w:sz w:val="18"/>
                      <w:szCs w:val="18"/>
                    </w:rPr>
                  </w:pPr>
                  <w:r w:rsidRPr="005926A7">
                    <w:rPr>
                      <w:rFonts w:cs="Arial"/>
                      <w:b/>
                      <w:sz w:val="18"/>
                      <w:szCs w:val="18"/>
                    </w:rPr>
                    <w:t>Field Name</w:t>
                  </w:r>
                </w:p>
              </w:tc>
              <w:tc>
                <w:tcPr>
                  <w:tcW w:w="1708" w:type="dxa"/>
                  <w:shd w:val="pct12" w:color="auto" w:fill="FFFFFF"/>
                </w:tcPr>
                <w:p w14:paraId="55B0EC5D" w14:textId="77777777" w:rsidR="005926A7" w:rsidRPr="005926A7" w:rsidRDefault="005926A7" w:rsidP="00354CBB">
                  <w:pPr>
                    <w:jc w:val="both"/>
                    <w:rPr>
                      <w:rFonts w:cs="Arial"/>
                      <w:b/>
                      <w:sz w:val="18"/>
                      <w:szCs w:val="18"/>
                    </w:rPr>
                  </w:pPr>
                  <w:r w:rsidRPr="005926A7">
                    <w:rPr>
                      <w:rFonts w:cs="Arial"/>
                      <w:b/>
                      <w:sz w:val="18"/>
                      <w:szCs w:val="18"/>
                    </w:rPr>
                    <w:t>Type</w:t>
                  </w:r>
                </w:p>
              </w:tc>
              <w:tc>
                <w:tcPr>
                  <w:tcW w:w="3253" w:type="dxa"/>
                  <w:shd w:val="pct12" w:color="auto" w:fill="FFFFFF"/>
                </w:tcPr>
                <w:p w14:paraId="55B0EC5E" w14:textId="77777777" w:rsidR="005926A7" w:rsidRPr="005926A7" w:rsidRDefault="005926A7" w:rsidP="00354CBB">
                  <w:pPr>
                    <w:jc w:val="both"/>
                    <w:rPr>
                      <w:rFonts w:cs="Arial"/>
                      <w:b/>
                      <w:sz w:val="18"/>
                      <w:szCs w:val="18"/>
                    </w:rPr>
                  </w:pPr>
                  <w:r w:rsidRPr="005926A7">
                    <w:rPr>
                      <w:rFonts w:cs="Arial"/>
                      <w:b/>
                      <w:sz w:val="18"/>
                      <w:szCs w:val="18"/>
                    </w:rPr>
                    <w:t>Remarks</w:t>
                  </w:r>
                </w:p>
              </w:tc>
            </w:tr>
            <w:tr w:rsidR="005926A7" w:rsidRPr="005926A7" w14:paraId="55B0EC63" w14:textId="77777777" w:rsidTr="005926A7">
              <w:trPr>
                <w:trHeight w:val="401"/>
              </w:trPr>
              <w:tc>
                <w:tcPr>
                  <w:tcW w:w="1708" w:type="dxa"/>
                </w:tcPr>
                <w:p w14:paraId="55B0EC60" w14:textId="77777777" w:rsidR="005926A7" w:rsidRPr="005926A7" w:rsidRDefault="005926A7" w:rsidP="00354CBB">
                  <w:pPr>
                    <w:jc w:val="both"/>
                    <w:rPr>
                      <w:rFonts w:cs="Arial"/>
                      <w:sz w:val="18"/>
                      <w:szCs w:val="18"/>
                    </w:rPr>
                  </w:pPr>
                  <w:r w:rsidRPr="005926A7">
                    <w:rPr>
                      <w:rFonts w:cs="Arial"/>
                      <w:sz w:val="18"/>
                      <w:szCs w:val="18"/>
                    </w:rPr>
                    <w:t>Add Test button</w:t>
                  </w:r>
                </w:p>
              </w:tc>
              <w:tc>
                <w:tcPr>
                  <w:tcW w:w="1708" w:type="dxa"/>
                </w:tcPr>
                <w:p w14:paraId="55B0EC61" w14:textId="77777777" w:rsidR="005926A7" w:rsidRPr="005926A7" w:rsidRDefault="005926A7" w:rsidP="00354CBB">
                  <w:pPr>
                    <w:jc w:val="both"/>
                    <w:rPr>
                      <w:rFonts w:cs="Arial"/>
                      <w:sz w:val="18"/>
                      <w:szCs w:val="18"/>
                    </w:rPr>
                  </w:pPr>
                  <w:r w:rsidRPr="005926A7">
                    <w:rPr>
                      <w:rFonts w:cs="Arial"/>
                      <w:sz w:val="18"/>
                      <w:szCs w:val="18"/>
                    </w:rPr>
                    <w:t>Button</w:t>
                  </w:r>
                </w:p>
              </w:tc>
              <w:tc>
                <w:tcPr>
                  <w:tcW w:w="3253" w:type="dxa"/>
                </w:tcPr>
                <w:p w14:paraId="55B0EC62" w14:textId="77777777" w:rsidR="005926A7" w:rsidRPr="005926A7" w:rsidRDefault="005926A7" w:rsidP="00354CBB">
                  <w:pPr>
                    <w:jc w:val="both"/>
                    <w:rPr>
                      <w:rFonts w:cs="Arial"/>
                      <w:sz w:val="18"/>
                      <w:szCs w:val="18"/>
                    </w:rPr>
                  </w:pPr>
                  <w:r w:rsidRPr="005926A7">
                    <w:rPr>
                      <w:rFonts w:cs="Arial"/>
                      <w:sz w:val="18"/>
                      <w:szCs w:val="18"/>
                    </w:rPr>
                    <w:t>Quickly create a new test in current project</w:t>
                  </w:r>
                </w:p>
              </w:tc>
            </w:tr>
            <w:tr w:rsidR="005926A7" w:rsidRPr="005926A7" w14:paraId="55B0EC67" w14:textId="77777777" w:rsidTr="005926A7">
              <w:trPr>
                <w:trHeight w:val="420"/>
              </w:trPr>
              <w:tc>
                <w:tcPr>
                  <w:tcW w:w="1708" w:type="dxa"/>
                </w:tcPr>
                <w:p w14:paraId="55B0EC64" w14:textId="77777777" w:rsidR="005926A7" w:rsidRPr="005926A7" w:rsidRDefault="005926A7" w:rsidP="00354CBB">
                  <w:pPr>
                    <w:jc w:val="both"/>
                    <w:rPr>
                      <w:rFonts w:cs="Arial"/>
                      <w:sz w:val="18"/>
                      <w:szCs w:val="18"/>
                    </w:rPr>
                  </w:pPr>
                  <w:r w:rsidRPr="005926A7">
                    <w:rPr>
                      <w:rFonts w:cs="Arial"/>
                      <w:sz w:val="18"/>
                      <w:szCs w:val="18"/>
                    </w:rPr>
                    <w:t>Category</w:t>
                  </w:r>
                </w:p>
              </w:tc>
              <w:tc>
                <w:tcPr>
                  <w:tcW w:w="1708" w:type="dxa"/>
                </w:tcPr>
                <w:p w14:paraId="55B0EC65" w14:textId="77777777" w:rsidR="005926A7" w:rsidRPr="005926A7" w:rsidRDefault="005926A7" w:rsidP="00354CBB">
                  <w:pPr>
                    <w:jc w:val="both"/>
                    <w:rPr>
                      <w:rFonts w:cs="Arial"/>
                      <w:sz w:val="18"/>
                      <w:szCs w:val="18"/>
                    </w:rPr>
                  </w:pPr>
                  <w:r w:rsidRPr="005926A7">
                    <w:rPr>
                      <w:rFonts w:cs="Arial"/>
                      <w:sz w:val="18"/>
                      <w:szCs w:val="18"/>
                    </w:rPr>
                    <w:t>Option</w:t>
                  </w:r>
                </w:p>
              </w:tc>
              <w:tc>
                <w:tcPr>
                  <w:tcW w:w="3253" w:type="dxa"/>
                </w:tcPr>
                <w:p w14:paraId="55B0EC66" w14:textId="77777777" w:rsidR="005926A7" w:rsidRPr="005926A7" w:rsidRDefault="005926A7" w:rsidP="00354CBB">
                  <w:pPr>
                    <w:jc w:val="both"/>
                    <w:rPr>
                      <w:rFonts w:cs="Arial"/>
                      <w:sz w:val="18"/>
                      <w:szCs w:val="18"/>
                    </w:rPr>
                  </w:pPr>
                  <w:r w:rsidRPr="005926A7">
                    <w:rPr>
                      <w:rFonts w:cs="Arial"/>
                      <w:sz w:val="18"/>
                      <w:szCs w:val="18"/>
                    </w:rPr>
                    <w:t>Show test list depend on type of test.</w:t>
                  </w:r>
                </w:p>
              </w:tc>
            </w:tr>
            <w:tr w:rsidR="005926A7" w:rsidRPr="005926A7" w14:paraId="55B0EC6B" w14:textId="77777777" w:rsidTr="005926A7">
              <w:trPr>
                <w:trHeight w:val="642"/>
              </w:trPr>
              <w:tc>
                <w:tcPr>
                  <w:tcW w:w="1708" w:type="dxa"/>
                </w:tcPr>
                <w:p w14:paraId="55B0EC68" w14:textId="77777777" w:rsidR="005926A7" w:rsidRPr="005926A7" w:rsidRDefault="005926A7" w:rsidP="00354CBB">
                  <w:pPr>
                    <w:jc w:val="both"/>
                    <w:rPr>
                      <w:rFonts w:cs="Arial"/>
                      <w:sz w:val="18"/>
                      <w:szCs w:val="18"/>
                    </w:rPr>
                  </w:pPr>
                  <w:r w:rsidRPr="005926A7">
                    <w:rPr>
                      <w:rFonts w:cs="Arial"/>
                      <w:sz w:val="18"/>
                      <w:szCs w:val="18"/>
                    </w:rPr>
                    <w:t>Search</w:t>
                  </w:r>
                </w:p>
              </w:tc>
              <w:tc>
                <w:tcPr>
                  <w:tcW w:w="1708" w:type="dxa"/>
                </w:tcPr>
                <w:p w14:paraId="55B0EC69" w14:textId="77777777" w:rsidR="005926A7" w:rsidRPr="005926A7" w:rsidRDefault="005926A7" w:rsidP="00354CBB">
                  <w:pPr>
                    <w:jc w:val="both"/>
                    <w:rPr>
                      <w:rFonts w:cs="Arial"/>
                      <w:sz w:val="18"/>
                      <w:szCs w:val="18"/>
                    </w:rPr>
                  </w:pPr>
                  <w:r w:rsidRPr="005926A7">
                    <w:rPr>
                      <w:rFonts w:cs="Arial"/>
                      <w:sz w:val="18"/>
                      <w:szCs w:val="18"/>
                    </w:rPr>
                    <w:t>Input text</w:t>
                  </w:r>
                </w:p>
              </w:tc>
              <w:tc>
                <w:tcPr>
                  <w:tcW w:w="3253" w:type="dxa"/>
                </w:tcPr>
                <w:p w14:paraId="55B0EC6A" w14:textId="77777777" w:rsidR="005926A7" w:rsidRPr="005926A7" w:rsidRDefault="005926A7" w:rsidP="00354CBB">
                  <w:pPr>
                    <w:jc w:val="both"/>
                    <w:rPr>
                      <w:rFonts w:cs="Arial"/>
                      <w:sz w:val="18"/>
                      <w:szCs w:val="18"/>
                    </w:rPr>
                  </w:pPr>
                  <w:r w:rsidRPr="005926A7">
                    <w:rPr>
                      <w:rFonts w:cs="Arial"/>
                      <w:sz w:val="18"/>
                      <w:szCs w:val="18"/>
                    </w:rPr>
                    <w:t>Search for specific test with given information</w:t>
                  </w:r>
                </w:p>
              </w:tc>
            </w:tr>
            <w:tr w:rsidR="005926A7" w:rsidRPr="005926A7" w14:paraId="55B0EC6F" w14:textId="77777777" w:rsidTr="005926A7">
              <w:trPr>
                <w:trHeight w:val="642"/>
              </w:trPr>
              <w:tc>
                <w:tcPr>
                  <w:tcW w:w="1708" w:type="dxa"/>
                </w:tcPr>
                <w:p w14:paraId="55B0EC6C" w14:textId="77777777" w:rsidR="005926A7" w:rsidRPr="005926A7" w:rsidRDefault="005926A7" w:rsidP="00354CBB">
                  <w:pPr>
                    <w:jc w:val="both"/>
                    <w:rPr>
                      <w:rFonts w:cs="Arial"/>
                      <w:sz w:val="18"/>
                      <w:szCs w:val="18"/>
                    </w:rPr>
                  </w:pPr>
                  <w:r w:rsidRPr="005926A7">
                    <w:rPr>
                      <w:rFonts w:cs="Arial"/>
                      <w:sz w:val="18"/>
                      <w:szCs w:val="18"/>
                    </w:rPr>
                    <w:t>Title</w:t>
                  </w:r>
                </w:p>
              </w:tc>
              <w:tc>
                <w:tcPr>
                  <w:tcW w:w="1708" w:type="dxa"/>
                </w:tcPr>
                <w:p w14:paraId="55B0EC6D" w14:textId="77777777" w:rsidR="005926A7" w:rsidRPr="005926A7" w:rsidRDefault="005926A7" w:rsidP="00354CBB">
                  <w:pPr>
                    <w:jc w:val="both"/>
                    <w:rPr>
                      <w:rFonts w:cs="Arial"/>
                      <w:sz w:val="18"/>
                      <w:szCs w:val="18"/>
                    </w:rPr>
                  </w:pPr>
                  <w:r w:rsidRPr="005926A7">
                    <w:rPr>
                      <w:rFonts w:cs="Arial"/>
                      <w:sz w:val="18"/>
                      <w:szCs w:val="18"/>
                    </w:rPr>
                    <w:t>Link/text</w:t>
                  </w:r>
                </w:p>
              </w:tc>
              <w:tc>
                <w:tcPr>
                  <w:tcW w:w="3253" w:type="dxa"/>
                </w:tcPr>
                <w:p w14:paraId="55B0EC6E" w14:textId="77777777" w:rsidR="005926A7" w:rsidRPr="005926A7" w:rsidRDefault="005926A7" w:rsidP="00354CBB">
                  <w:pPr>
                    <w:jc w:val="both"/>
                    <w:rPr>
                      <w:rFonts w:cs="Arial"/>
                      <w:sz w:val="18"/>
                      <w:szCs w:val="18"/>
                    </w:rPr>
                  </w:pPr>
                  <w:r w:rsidRPr="005926A7">
                    <w:rPr>
                      <w:rFonts w:cs="Arial"/>
                      <w:sz w:val="18"/>
                      <w:szCs w:val="18"/>
                    </w:rPr>
                    <w:t>Display text name or user can click on to visit the test detail.</w:t>
                  </w:r>
                </w:p>
              </w:tc>
            </w:tr>
            <w:tr w:rsidR="005926A7" w:rsidRPr="005926A7" w14:paraId="55B0EC73" w14:textId="77777777" w:rsidTr="005926A7">
              <w:trPr>
                <w:trHeight w:val="420"/>
              </w:trPr>
              <w:tc>
                <w:tcPr>
                  <w:tcW w:w="1708" w:type="dxa"/>
                </w:tcPr>
                <w:p w14:paraId="55B0EC70" w14:textId="77777777" w:rsidR="005926A7" w:rsidRPr="005926A7" w:rsidRDefault="005926A7" w:rsidP="00354CBB">
                  <w:pPr>
                    <w:jc w:val="both"/>
                    <w:rPr>
                      <w:rFonts w:cs="Arial"/>
                      <w:sz w:val="18"/>
                      <w:szCs w:val="18"/>
                    </w:rPr>
                  </w:pPr>
                  <w:r w:rsidRPr="005926A7">
                    <w:rPr>
                      <w:rFonts w:cs="Arial"/>
                      <w:sz w:val="18"/>
                      <w:szCs w:val="18"/>
                    </w:rPr>
                    <w:t>Description</w:t>
                  </w:r>
                </w:p>
              </w:tc>
              <w:tc>
                <w:tcPr>
                  <w:tcW w:w="1708" w:type="dxa"/>
                </w:tcPr>
                <w:p w14:paraId="55B0EC71" w14:textId="77777777" w:rsidR="005926A7" w:rsidRPr="005926A7" w:rsidRDefault="005926A7" w:rsidP="00354CBB">
                  <w:pPr>
                    <w:jc w:val="both"/>
                    <w:rPr>
                      <w:rFonts w:cs="Arial"/>
                      <w:sz w:val="18"/>
                      <w:szCs w:val="18"/>
                    </w:rPr>
                  </w:pPr>
                  <w:r w:rsidRPr="005926A7">
                    <w:rPr>
                      <w:rFonts w:cs="Arial"/>
                      <w:sz w:val="18"/>
                      <w:szCs w:val="18"/>
                    </w:rPr>
                    <w:t>Text</w:t>
                  </w:r>
                </w:p>
              </w:tc>
              <w:tc>
                <w:tcPr>
                  <w:tcW w:w="3253" w:type="dxa"/>
                </w:tcPr>
                <w:p w14:paraId="55B0EC72" w14:textId="77777777" w:rsidR="005926A7" w:rsidRPr="005926A7" w:rsidRDefault="005926A7" w:rsidP="00354CBB">
                  <w:pPr>
                    <w:jc w:val="both"/>
                    <w:rPr>
                      <w:rFonts w:cs="Arial"/>
                      <w:sz w:val="18"/>
                      <w:szCs w:val="18"/>
                    </w:rPr>
                  </w:pPr>
                  <w:r w:rsidRPr="005926A7">
                    <w:rPr>
                      <w:rFonts w:cs="Arial"/>
                      <w:sz w:val="18"/>
                      <w:szCs w:val="18"/>
                    </w:rPr>
                    <w:t>Display description for each test.</w:t>
                  </w:r>
                </w:p>
              </w:tc>
            </w:tr>
            <w:tr w:rsidR="005926A7" w:rsidRPr="005926A7" w14:paraId="55B0EC77" w14:textId="77777777" w:rsidTr="005926A7">
              <w:trPr>
                <w:trHeight w:val="401"/>
              </w:trPr>
              <w:tc>
                <w:tcPr>
                  <w:tcW w:w="1708" w:type="dxa"/>
                </w:tcPr>
                <w:p w14:paraId="55B0EC74" w14:textId="77777777" w:rsidR="005926A7" w:rsidRPr="005926A7" w:rsidRDefault="005926A7" w:rsidP="00354CBB">
                  <w:pPr>
                    <w:jc w:val="both"/>
                    <w:rPr>
                      <w:rFonts w:cs="Arial"/>
                      <w:sz w:val="18"/>
                      <w:szCs w:val="18"/>
                    </w:rPr>
                  </w:pPr>
                  <w:r w:rsidRPr="005926A7">
                    <w:rPr>
                      <w:rFonts w:cs="Arial"/>
                      <w:sz w:val="18"/>
                      <w:szCs w:val="18"/>
                    </w:rPr>
                    <w:t>State</w:t>
                  </w:r>
                </w:p>
              </w:tc>
              <w:tc>
                <w:tcPr>
                  <w:tcW w:w="1708" w:type="dxa"/>
                </w:tcPr>
                <w:p w14:paraId="55B0EC75" w14:textId="77777777" w:rsidR="005926A7" w:rsidRPr="005926A7" w:rsidRDefault="005926A7" w:rsidP="00354CBB">
                  <w:pPr>
                    <w:jc w:val="both"/>
                    <w:rPr>
                      <w:rFonts w:cs="Arial"/>
                      <w:sz w:val="18"/>
                      <w:szCs w:val="18"/>
                    </w:rPr>
                  </w:pPr>
                  <w:r w:rsidRPr="005926A7">
                    <w:rPr>
                      <w:rFonts w:cs="Arial"/>
                      <w:sz w:val="18"/>
                      <w:szCs w:val="18"/>
                    </w:rPr>
                    <w:t>Text</w:t>
                  </w:r>
                </w:p>
              </w:tc>
              <w:tc>
                <w:tcPr>
                  <w:tcW w:w="3253" w:type="dxa"/>
                </w:tcPr>
                <w:p w14:paraId="55B0EC76" w14:textId="77777777" w:rsidR="005926A7" w:rsidRPr="005926A7" w:rsidRDefault="005926A7" w:rsidP="00354CBB">
                  <w:pPr>
                    <w:jc w:val="both"/>
                    <w:rPr>
                      <w:rFonts w:cs="Arial"/>
                      <w:sz w:val="18"/>
                      <w:szCs w:val="18"/>
                    </w:rPr>
                  </w:pPr>
                  <w:r w:rsidRPr="005926A7">
                    <w:rPr>
                      <w:rFonts w:cs="Arial"/>
                      <w:sz w:val="18"/>
                      <w:szCs w:val="18"/>
                    </w:rPr>
                    <w:t>Display that current status of the test.</w:t>
                  </w:r>
                </w:p>
              </w:tc>
            </w:tr>
            <w:tr w:rsidR="005926A7" w:rsidRPr="005926A7" w14:paraId="55B0EC7B" w14:textId="77777777" w:rsidTr="005926A7">
              <w:trPr>
                <w:trHeight w:val="401"/>
              </w:trPr>
              <w:tc>
                <w:tcPr>
                  <w:tcW w:w="1708" w:type="dxa"/>
                </w:tcPr>
                <w:p w14:paraId="55B0EC78" w14:textId="77777777" w:rsidR="005926A7" w:rsidRPr="005926A7" w:rsidRDefault="005926A7" w:rsidP="00354CBB">
                  <w:pPr>
                    <w:jc w:val="both"/>
                    <w:rPr>
                      <w:rFonts w:cs="Arial"/>
                      <w:sz w:val="18"/>
                      <w:szCs w:val="18"/>
                    </w:rPr>
                  </w:pPr>
                  <w:r w:rsidRPr="005926A7">
                    <w:rPr>
                      <w:rFonts w:cs="Arial"/>
                      <w:sz w:val="18"/>
                      <w:szCs w:val="18"/>
                    </w:rPr>
                    <w:t>Time</w:t>
                  </w:r>
                </w:p>
              </w:tc>
              <w:tc>
                <w:tcPr>
                  <w:tcW w:w="1708" w:type="dxa"/>
                </w:tcPr>
                <w:p w14:paraId="55B0EC79" w14:textId="77777777" w:rsidR="005926A7" w:rsidRPr="005926A7" w:rsidRDefault="005926A7" w:rsidP="00354CBB">
                  <w:pPr>
                    <w:jc w:val="both"/>
                    <w:rPr>
                      <w:rFonts w:cs="Arial"/>
                      <w:sz w:val="18"/>
                      <w:szCs w:val="18"/>
                    </w:rPr>
                  </w:pPr>
                  <w:r w:rsidRPr="005926A7">
                    <w:rPr>
                      <w:rFonts w:cs="Arial"/>
                      <w:sz w:val="18"/>
                      <w:szCs w:val="18"/>
                    </w:rPr>
                    <w:t>Date Time</w:t>
                  </w:r>
                </w:p>
              </w:tc>
              <w:tc>
                <w:tcPr>
                  <w:tcW w:w="3253" w:type="dxa"/>
                </w:tcPr>
                <w:p w14:paraId="55B0EC7A" w14:textId="77777777" w:rsidR="005926A7" w:rsidRPr="005926A7" w:rsidRDefault="005926A7" w:rsidP="00354CBB">
                  <w:pPr>
                    <w:jc w:val="both"/>
                    <w:rPr>
                      <w:rFonts w:cs="Arial"/>
                      <w:sz w:val="18"/>
                      <w:szCs w:val="18"/>
                    </w:rPr>
                  </w:pPr>
                  <w:r w:rsidRPr="005926A7">
                    <w:rPr>
                      <w:rFonts w:cs="Arial"/>
                      <w:sz w:val="18"/>
                      <w:szCs w:val="18"/>
                    </w:rPr>
                    <w:t>Display the time that test last run or created</w:t>
                  </w:r>
                </w:p>
              </w:tc>
            </w:tr>
          </w:tbl>
          <w:p w14:paraId="55B0EC7C"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p>
        </w:tc>
      </w:tr>
      <w:tr w:rsidR="005926A7" w14:paraId="55B0EC80"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7E" w14:textId="77777777" w:rsidR="005926A7" w:rsidRDefault="005926A7" w:rsidP="00354CBB">
            <w:pPr>
              <w:spacing w:line="360" w:lineRule="auto"/>
            </w:pPr>
            <w:r>
              <w:t>Failed End Condition</w:t>
            </w:r>
          </w:p>
        </w:tc>
        <w:tc>
          <w:tcPr>
            <w:tcW w:w="6385" w:type="dxa"/>
          </w:tcPr>
          <w:p w14:paraId="55B0EC7F"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System will redirect user to login page and display error message.</w:t>
            </w:r>
          </w:p>
        </w:tc>
      </w:tr>
      <w:tr w:rsidR="005926A7" w14:paraId="55B0EC84"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81" w14:textId="77777777" w:rsidR="005926A7" w:rsidRDefault="005926A7" w:rsidP="00354CBB">
            <w:pPr>
              <w:spacing w:line="360" w:lineRule="auto"/>
            </w:pPr>
            <w:r>
              <w:t>Special Requirements</w:t>
            </w:r>
          </w:p>
        </w:tc>
        <w:tc>
          <w:tcPr>
            <w:tcW w:w="6385" w:type="dxa"/>
          </w:tcPr>
          <w:p w14:paraId="55B0EC82" w14:textId="77777777" w:rsidR="005926A7" w:rsidRDefault="005926A7"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5B0EC83" w14:textId="77777777" w:rsidR="005926A7" w:rsidRDefault="005926A7"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respond time must be under 1 minute.</w:t>
            </w:r>
          </w:p>
        </w:tc>
      </w:tr>
    </w:tbl>
    <w:p w14:paraId="55B0EC85" w14:textId="77777777" w:rsidR="0077736F" w:rsidRDefault="0077736F" w:rsidP="00B06428"/>
    <w:tbl>
      <w:tblPr>
        <w:tblStyle w:val="GridTable4-Accent1"/>
        <w:tblW w:w="0" w:type="auto"/>
        <w:tblLook w:val="04A0" w:firstRow="1" w:lastRow="0" w:firstColumn="1" w:lastColumn="0" w:noHBand="0" w:noVBand="1"/>
      </w:tblPr>
      <w:tblGrid>
        <w:gridCol w:w="1635"/>
        <w:gridCol w:w="7152"/>
      </w:tblGrid>
      <w:tr w:rsidR="005926A7" w14:paraId="55B0EC88" w14:textId="77777777" w:rsidTr="00354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86" w14:textId="2E04061D" w:rsidR="005926A7" w:rsidRDefault="003C2890" w:rsidP="00354CBB">
            <w:pPr>
              <w:spacing w:line="360" w:lineRule="auto"/>
            </w:pPr>
            <w:r>
              <w:t>RE2-6</w:t>
            </w:r>
          </w:p>
        </w:tc>
        <w:tc>
          <w:tcPr>
            <w:tcW w:w="6385" w:type="dxa"/>
          </w:tcPr>
          <w:p w14:paraId="55B0EC87" w14:textId="77777777" w:rsidR="005926A7" w:rsidRDefault="005926A7" w:rsidP="00354CBB">
            <w:pPr>
              <w:spacing w:line="360" w:lineRule="auto"/>
              <w:cnfStyle w:val="100000000000" w:firstRow="1" w:lastRow="0" w:firstColumn="0" w:lastColumn="0" w:oddVBand="0" w:evenVBand="0" w:oddHBand="0" w:evenHBand="0" w:firstRowFirstColumn="0" w:firstRowLastColumn="0" w:lastRowFirstColumn="0" w:lastRowLastColumn="0"/>
            </w:pPr>
            <w:r>
              <w:t>Edit Project</w:t>
            </w:r>
          </w:p>
        </w:tc>
      </w:tr>
      <w:tr w:rsidR="005926A7" w14:paraId="55B0EC8B"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89" w14:textId="77777777" w:rsidR="005926A7" w:rsidRDefault="005926A7" w:rsidP="00354CBB">
            <w:pPr>
              <w:spacing w:line="360" w:lineRule="auto"/>
            </w:pPr>
            <w:r>
              <w:t>Description</w:t>
            </w:r>
          </w:p>
        </w:tc>
        <w:tc>
          <w:tcPr>
            <w:tcW w:w="6385" w:type="dxa"/>
          </w:tcPr>
          <w:p w14:paraId="55B0EC8A"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Admin to change some information of dedicated project.</w:t>
            </w:r>
          </w:p>
        </w:tc>
      </w:tr>
      <w:tr w:rsidR="005926A7" w14:paraId="55B0EC8E"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8C" w14:textId="77777777" w:rsidR="005926A7" w:rsidRDefault="005926A7" w:rsidP="00354CBB">
            <w:pPr>
              <w:spacing w:line="360" w:lineRule="auto"/>
            </w:pPr>
            <w:r>
              <w:t>Stakeholders</w:t>
            </w:r>
          </w:p>
        </w:tc>
        <w:tc>
          <w:tcPr>
            <w:tcW w:w="6385" w:type="dxa"/>
          </w:tcPr>
          <w:p w14:paraId="55B0EC8D"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5926A7" w14:paraId="55B0EC91"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8F" w14:textId="77777777" w:rsidR="005926A7" w:rsidRDefault="005926A7" w:rsidP="00354CBB">
            <w:pPr>
              <w:spacing w:line="360" w:lineRule="auto"/>
            </w:pPr>
            <w:r>
              <w:t>Actors</w:t>
            </w:r>
          </w:p>
        </w:tc>
        <w:tc>
          <w:tcPr>
            <w:tcW w:w="6385" w:type="dxa"/>
          </w:tcPr>
          <w:p w14:paraId="55B0EC90"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System Administrator</w:t>
            </w:r>
          </w:p>
        </w:tc>
      </w:tr>
      <w:tr w:rsidR="005926A7" w14:paraId="55B0EC94"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92" w14:textId="77777777" w:rsidR="005926A7" w:rsidRDefault="005926A7" w:rsidP="00354CBB">
            <w:pPr>
              <w:spacing w:line="360" w:lineRule="auto"/>
            </w:pPr>
            <w:r>
              <w:t>Trigger</w:t>
            </w:r>
          </w:p>
        </w:tc>
        <w:tc>
          <w:tcPr>
            <w:tcW w:w="6385" w:type="dxa"/>
          </w:tcPr>
          <w:p w14:paraId="55B0EC93"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Edit Project Detail as admin role.</w:t>
            </w:r>
          </w:p>
        </w:tc>
      </w:tr>
      <w:tr w:rsidR="005926A7" w14:paraId="55B0ECB4" w14:textId="77777777" w:rsidTr="00354CB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65" w:type="dxa"/>
          </w:tcPr>
          <w:p w14:paraId="55B0EC95" w14:textId="77777777" w:rsidR="005926A7" w:rsidRDefault="005926A7" w:rsidP="00354CBB">
            <w:pPr>
              <w:spacing w:line="360" w:lineRule="auto"/>
            </w:pPr>
            <w:r>
              <w:t>Inputs</w:t>
            </w:r>
          </w:p>
        </w:tc>
        <w:tc>
          <w:tcPr>
            <w:tcW w:w="6385" w:type="dxa"/>
          </w:tcPr>
          <w:tbl>
            <w:tblPr>
              <w:tblpPr w:leftFromText="180" w:rightFromText="180" w:vertAnchor="text" w:horzAnchor="margin" w:tblpY="-81"/>
              <w:tblOverlap w:val="never"/>
              <w:tblW w:w="69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16"/>
              <w:gridCol w:w="1228"/>
              <w:gridCol w:w="1579"/>
              <w:gridCol w:w="2803"/>
            </w:tblGrid>
            <w:tr w:rsidR="005926A7" w:rsidRPr="00390617" w14:paraId="55B0EC9A" w14:textId="77777777" w:rsidTr="00E170C7">
              <w:trPr>
                <w:trHeight w:val="288"/>
              </w:trPr>
              <w:tc>
                <w:tcPr>
                  <w:tcW w:w="1316" w:type="dxa"/>
                  <w:shd w:val="pct12" w:color="auto" w:fill="FFFFFF"/>
                </w:tcPr>
                <w:p w14:paraId="55B0EC96" w14:textId="77777777" w:rsidR="005926A7" w:rsidRPr="00390617" w:rsidRDefault="005926A7" w:rsidP="00354CBB">
                  <w:pPr>
                    <w:jc w:val="both"/>
                    <w:rPr>
                      <w:rFonts w:cs="Arial"/>
                      <w:b/>
                      <w:sz w:val="18"/>
                      <w:szCs w:val="18"/>
                    </w:rPr>
                  </w:pPr>
                  <w:r w:rsidRPr="00390617">
                    <w:rPr>
                      <w:rFonts w:cs="Arial"/>
                      <w:b/>
                      <w:sz w:val="18"/>
                      <w:szCs w:val="18"/>
                    </w:rPr>
                    <w:t>Field Name</w:t>
                  </w:r>
                </w:p>
              </w:tc>
              <w:tc>
                <w:tcPr>
                  <w:tcW w:w="1228" w:type="dxa"/>
                  <w:shd w:val="pct12" w:color="auto" w:fill="FFFFFF"/>
                </w:tcPr>
                <w:p w14:paraId="55B0EC97" w14:textId="77777777" w:rsidR="005926A7" w:rsidRPr="00390617" w:rsidRDefault="005926A7" w:rsidP="00354CBB">
                  <w:pPr>
                    <w:jc w:val="both"/>
                    <w:rPr>
                      <w:rFonts w:cs="Arial"/>
                      <w:b/>
                      <w:sz w:val="18"/>
                      <w:szCs w:val="18"/>
                    </w:rPr>
                  </w:pPr>
                  <w:r w:rsidRPr="00390617">
                    <w:rPr>
                      <w:rFonts w:cs="Arial"/>
                      <w:b/>
                      <w:sz w:val="18"/>
                      <w:szCs w:val="18"/>
                    </w:rPr>
                    <w:t>Required</w:t>
                  </w:r>
                </w:p>
              </w:tc>
              <w:tc>
                <w:tcPr>
                  <w:tcW w:w="1579" w:type="dxa"/>
                  <w:shd w:val="pct12" w:color="auto" w:fill="FFFFFF"/>
                </w:tcPr>
                <w:p w14:paraId="55B0EC98" w14:textId="77777777" w:rsidR="005926A7" w:rsidRPr="00390617" w:rsidRDefault="005926A7" w:rsidP="00354CBB">
                  <w:pPr>
                    <w:jc w:val="both"/>
                    <w:rPr>
                      <w:rFonts w:cs="Arial"/>
                      <w:b/>
                      <w:sz w:val="18"/>
                      <w:szCs w:val="18"/>
                    </w:rPr>
                  </w:pPr>
                  <w:r w:rsidRPr="00390617">
                    <w:rPr>
                      <w:rFonts w:cs="Arial"/>
                      <w:b/>
                      <w:sz w:val="18"/>
                      <w:szCs w:val="18"/>
                    </w:rPr>
                    <w:t>Type</w:t>
                  </w:r>
                </w:p>
              </w:tc>
              <w:tc>
                <w:tcPr>
                  <w:tcW w:w="2803" w:type="dxa"/>
                  <w:shd w:val="pct12" w:color="auto" w:fill="FFFFFF"/>
                </w:tcPr>
                <w:p w14:paraId="55B0EC99" w14:textId="77777777" w:rsidR="005926A7" w:rsidRPr="00390617" w:rsidRDefault="005926A7" w:rsidP="00354CBB">
                  <w:pPr>
                    <w:jc w:val="both"/>
                    <w:rPr>
                      <w:rFonts w:cs="Arial"/>
                      <w:b/>
                      <w:sz w:val="18"/>
                      <w:szCs w:val="18"/>
                    </w:rPr>
                  </w:pPr>
                  <w:r w:rsidRPr="00390617">
                    <w:rPr>
                      <w:rFonts w:cs="Arial"/>
                      <w:b/>
                      <w:sz w:val="18"/>
                      <w:szCs w:val="18"/>
                    </w:rPr>
                    <w:t>Remarks</w:t>
                  </w:r>
                </w:p>
              </w:tc>
            </w:tr>
            <w:tr w:rsidR="005926A7" w:rsidRPr="00390617" w14:paraId="55B0ECA0" w14:textId="77777777" w:rsidTr="00E170C7">
              <w:trPr>
                <w:trHeight w:val="1491"/>
              </w:trPr>
              <w:tc>
                <w:tcPr>
                  <w:tcW w:w="1316" w:type="dxa"/>
                </w:tcPr>
                <w:p w14:paraId="55B0EC9B" w14:textId="77777777" w:rsidR="005926A7" w:rsidRPr="00390617" w:rsidRDefault="005926A7" w:rsidP="00354CBB">
                  <w:pPr>
                    <w:jc w:val="both"/>
                    <w:rPr>
                      <w:rFonts w:cs="Arial"/>
                      <w:sz w:val="18"/>
                      <w:szCs w:val="18"/>
                    </w:rPr>
                  </w:pPr>
                  <w:r w:rsidRPr="00390617">
                    <w:t>Project Name</w:t>
                  </w:r>
                </w:p>
              </w:tc>
              <w:tc>
                <w:tcPr>
                  <w:tcW w:w="1228" w:type="dxa"/>
                </w:tcPr>
                <w:p w14:paraId="55B0EC9C" w14:textId="77777777" w:rsidR="005926A7" w:rsidRPr="00390617" w:rsidRDefault="005926A7" w:rsidP="00354CBB">
                  <w:pPr>
                    <w:jc w:val="both"/>
                    <w:rPr>
                      <w:rFonts w:cs="Arial"/>
                      <w:sz w:val="18"/>
                      <w:szCs w:val="18"/>
                    </w:rPr>
                  </w:pPr>
                  <w:r w:rsidRPr="00390617">
                    <w:rPr>
                      <w:rFonts w:cs="Arial"/>
                      <w:sz w:val="18"/>
                      <w:szCs w:val="18"/>
                    </w:rPr>
                    <w:t>Y</w:t>
                  </w:r>
                </w:p>
              </w:tc>
              <w:tc>
                <w:tcPr>
                  <w:tcW w:w="1579" w:type="dxa"/>
                </w:tcPr>
                <w:p w14:paraId="55B0EC9D" w14:textId="77777777" w:rsidR="005926A7" w:rsidRPr="00390617" w:rsidRDefault="005926A7" w:rsidP="00354CBB">
                  <w:pPr>
                    <w:jc w:val="both"/>
                    <w:rPr>
                      <w:rFonts w:cs="Arial"/>
                      <w:sz w:val="18"/>
                      <w:szCs w:val="18"/>
                    </w:rPr>
                  </w:pPr>
                  <w:r w:rsidRPr="00390617">
                    <w:rPr>
                      <w:rFonts w:cs="Arial"/>
                      <w:sz w:val="18"/>
                      <w:szCs w:val="18"/>
                    </w:rPr>
                    <w:t>Input Text (255)</w:t>
                  </w:r>
                </w:p>
              </w:tc>
              <w:tc>
                <w:tcPr>
                  <w:tcW w:w="2803" w:type="dxa"/>
                </w:tcPr>
                <w:p w14:paraId="55B0EC9E" w14:textId="77777777" w:rsidR="005926A7" w:rsidRPr="00390617" w:rsidRDefault="005926A7" w:rsidP="00354CBB">
                  <w:pPr>
                    <w:spacing w:line="240" w:lineRule="auto"/>
                  </w:pPr>
                  <w:r w:rsidRPr="00390617">
                    <w:t>+ Project name must at least 8 characters and does not contain special characters.</w:t>
                  </w:r>
                </w:p>
                <w:p w14:paraId="55B0EC9F" w14:textId="77777777" w:rsidR="005926A7" w:rsidRPr="00390617" w:rsidRDefault="005926A7" w:rsidP="00354CBB">
                  <w:pPr>
                    <w:spacing w:line="240" w:lineRule="auto"/>
                  </w:pPr>
                  <w:r w:rsidRPr="00390617">
                    <w:t>+ Project name must be unique.</w:t>
                  </w:r>
                </w:p>
              </w:tc>
            </w:tr>
            <w:tr w:rsidR="005926A7" w:rsidRPr="00390617" w14:paraId="55B0ECA6" w14:textId="77777777" w:rsidTr="00E170C7">
              <w:trPr>
                <w:trHeight w:val="707"/>
              </w:trPr>
              <w:tc>
                <w:tcPr>
                  <w:tcW w:w="1316" w:type="dxa"/>
                </w:tcPr>
                <w:p w14:paraId="55B0ECA1" w14:textId="77777777" w:rsidR="005926A7" w:rsidRPr="00390617" w:rsidRDefault="005926A7" w:rsidP="00354CBB">
                  <w:pPr>
                    <w:jc w:val="both"/>
                    <w:rPr>
                      <w:rFonts w:cs="Arial"/>
                      <w:sz w:val="18"/>
                      <w:szCs w:val="18"/>
                    </w:rPr>
                  </w:pPr>
                  <w:r w:rsidRPr="00390617">
                    <w:t>Project Status</w:t>
                  </w:r>
                </w:p>
              </w:tc>
              <w:tc>
                <w:tcPr>
                  <w:tcW w:w="1228" w:type="dxa"/>
                </w:tcPr>
                <w:p w14:paraId="55B0ECA2" w14:textId="77777777" w:rsidR="005926A7" w:rsidRPr="00390617" w:rsidRDefault="005926A7" w:rsidP="00354CBB">
                  <w:pPr>
                    <w:jc w:val="both"/>
                    <w:rPr>
                      <w:rFonts w:cs="Arial"/>
                      <w:sz w:val="18"/>
                      <w:szCs w:val="18"/>
                    </w:rPr>
                  </w:pPr>
                  <w:r w:rsidRPr="00390617">
                    <w:rPr>
                      <w:rFonts w:cs="Arial"/>
                      <w:sz w:val="18"/>
                      <w:szCs w:val="18"/>
                    </w:rPr>
                    <w:t>N</w:t>
                  </w:r>
                </w:p>
              </w:tc>
              <w:tc>
                <w:tcPr>
                  <w:tcW w:w="1579" w:type="dxa"/>
                </w:tcPr>
                <w:p w14:paraId="55B0ECA3" w14:textId="77777777" w:rsidR="005926A7" w:rsidRPr="00390617" w:rsidRDefault="005926A7" w:rsidP="00354CBB">
                  <w:pPr>
                    <w:jc w:val="both"/>
                    <w:rPr>
                      <w:rFonts w:cs="Arial"/>
                      <w:sz w:val="18"/>
                      <w:szCs w:val="18"/>
                    </w:rPr>
                  </w:pPr>
                  <w:r w:rsidRPr="00390617">
                    <w:rPr>
                      <w:rFonts w:cs="Arial"/>
                      <w:sz w:val="18"/>
                      <w:szCs w:val="18"/>
                    </w:rPr>
                    <w:t>Option</w:t>
                  </w:r>
                </w:p>
              </w:tc>
              <w:tc>
                <w:tcPr>
                  <w:tcW w:w="2803" w:type="dxa"/>
                </w:tcPr>
                <w:p w14:paraId="55B0ECA4" w14:textId="77777777" w:rsidR="005926A7" w:rsidRPr="00390617" w:rsidRDefault="005926A7" w:rsidP="00354CBB">
                  <w:pPr>
                    <w:spacing w:line="240" w:lineRule="auto"/>
                  </w:pPr>
                  <w:r w:rsidRPr="00390617">
                    <w:t>+ Admin will have 2 options: New and On-going.</w:t>
                  </w:r>
                </w:p>
                <w:p w14:paraId="55B0ECA5" w14:textId="77777777" w:rsidR="005926A7" w:rsidRPr="00390617" w:rsidRDefault="005926A7" w:rsidP="00354CBB">
                  <w:pPr>
                    <w:spacing w:line="240" w:lineRule="auto"/>
                  </w:pPr>
                  <w:r w:rsidRPr="00390617">
                    <w:t>+ Default is New</w:t>
                  </w:r>
                </w:p>
              </w:tc>
            </w:tr>
            <w:tr w:rsidR="005926A7" w:rsidRPr="00390617" w14:paraId="55B0ECAB" w14:textId="77777777" w:rsidTr="00E170C7">
              <w:trPr>
                <w:trHeight w:val="504"/>
              </w:trPr>
              <w:tc>
                <w:tcPr>
                  <w:tcW w:w="1316" w:type="dxa"/>
                </w:tcPr>
                <w:p w14:paraId="55B0ECA7" w14:textId="77777777" w:rsidR="005926A7" w:rsidRPr="00390617" w:rsidRDefault="005926A7" w:rsidP="00354CBB">
                  <w:pPr>
                    <w:jc w:val="both"/>
                    <w:rPr>
                      <w:rFonts w:cs="Arial"/>
                      <w:sz w:val="18"/>
                      <w:szCs w:val="18"/>
                    </w:rPr>
                  </w:pPr>
                  <w:r w:rsidRPr="00390617">
                    <w:t>Project Description</w:t>
                  </w:r>
                </w:p>
              </w:tc>
              <w:tc>
                <w:tcPr>
                  <w:tcW w:w="1228" w:type="dxa"/>
                </w:tcPr>
                <w:p w14:paraId="55B0ECA8" w14:textId="77777777" w:rsidR="005926A7" w:rsidRPr="00390617" w:rsidRDefault="005926A7" w:rsidP="00354CBB">
                  <w:pPr>
                    <w:jc w:val="both"/>
                    <w:rPr>
                      <w:rFonts w:cs="Arial"/>
                      <w:sz w:val="18"/>
                      <w:szCs w:val="18"/>
                    </w:rPr>
                  </w:pPr>
                  <w:r w:rsidRPr="00390617">
                    <w:rPr>
                      <w:rFonts w:cs="Arial"/>
                      <w:sz w:val="18"/>
                      <w:szCs w:val="18"/>
                    </w:rPr>
                    <w:t>N</w:t>
                  </w:r>
                </w:p>
              </w:tc>
              <w:tc>
                <w:tcPr>
                  <w:tcW w:w="1579" w:type="dxa"/>
                </w:tcPr>
                <w:p w14:paraId="55B0ECA9" w14:textId="77777777" w:rsidR="005926A7" w:rsidRPr="00390617" w:rsidRDefault="005926A7" w:rsidP="00354CBB">
                  <w:pPr>
                    <w:jc w:val="both"/>
                    <w:rPr>
                      <w:rFonts w:cs="Arial"/>
                      <w:sz w:val="18"/>
                      <w:szCs w:val="18"/>
                    </w:rPr>
                  </w:pPr>
                  <w:r w:rsidRPr="00390617">
                    <w:rPr>
                      <w:rFonts w:cs="Arial"/>
                      <w:sz w:val="18"/>
                      <w:szCs w:val="18"/>
                    </w:rPr>
                    <w:t>Input Text (255)</w:t>
                  </w:r>
                </w:p>
              </w:tc>
              <w:tc>
                <w:tcPr>
                  <w:tcW w:w="2803" w:type="dxa"/>
                </w:tcPr>
                <w:p w14:paraId="55B0ECAA" w14:textId="77777777" w:rsidR="005926A7" w:rsidRPr="00390617" w:rsidRDefault="005926A7" w:rsidP="00354CBB">
                  <w:pPr>
                    <w:spacing w:line="240" w:lineRule="auto"/>
                  </w:pPr>
                  <w:r w:rsidRPr="00390617">
                    <w:t>+ Project description contains maximum 255 characters.</w:t>
                  </w:r>
                </w:p>
              </w:tc>
            </w:tr>
            <w:tr w:rsidR="005926A7" w:rsidRPr="00390617" w14:paraId="55B0ECB2" w14:textId="77777777" w:rsidTr="00E170C7">
              <w:trPr>
                <w:trHeight w:val="865"/>
              </w:trPr>
              <w:tc>
                <w:tcPr>
                  <w:tcW w:w="1316" w:type="dxa"/>
                </w:tcPr>
                <w:p w14:paraId="55B0ECAC" w14:textId="77777777" w:rsidR="005926A7" w:rsidRPr="00390617" w:rsidRDefault="005926A7" w:rsidP="00354CBB">
                  <w:pPr>
                    <w:jc w:val="both"/>
                    <w:rPr>
                      <w:rFonts w:cs="Arial"/>
                      <w:sz w:val="18"/>
                      <w:szCs w:val="18"/>
                    </w:rPr>
                  </w:pPr>
                  <w:r w:rsidRPr="00390617">
                    <w:t>Project Members</w:t>
                  </w:r>
                </w:p>
              </w:tc>
              <w:tc>
                <w:tcPr>
                  <w:tcW w:w="1228" w:type="dxa"/>
                </w:tcPr>
                <w:p w14:paraId="55B0ECAD" w14:textId="77777777" w:rsidR="005926A7" w:rsidRPr="00390617" w:rsidRDefault="005926A7" w:rsidP="00354CBB">
                  <w:pPr>
                    <w:jc w:val="both"/>
                    <w:rPr>
                      <w:rFonts w:cs="Arial"/>
                      <w:sz w:val="18"/>
                      <w:szCs w:val="18"/>
                    </w:rPr>
                  </w:pPr>
                  <w:r w:rsidRPr="00390617">
                    <w:rPr>
                      <w:rFonts w:cs="Arial"/>
                      <w:sz w:val="18"/>
                      <w:szCs w:val="18"/>
                    </w:rPr>
                    <w:t>N</w:t>
                  </w:r>
                </w:p>
              </w:tc>
              <w:tc>
                <w:tcPr>
                  <w:tcW w:w="1579" w:type="dxa"/>
                </w:tcPr>
                <w:p w14:paraId="55B0ECAE" w14:textId="77777777" w:rsidR="005926A7" w:rsidRPr="00390617" w:rsidRDefault="005926A7" w:rsidP="00354CBB">
                  <w:pPr>
                    <w:jc w:val="both"/>
                    <w:rPr>
                      <w:rFonts w:cs="Arial"/>
                      <w:sz w:val="18"/>
                      <w:szCs w:val="18"/>
                    </w:rPr>
                  </w:pPr>
                  <w:r w:rsidRPr="00390617">
                    <w:rPr>
                      <w:rFonts w:cs="Arial"/>
                      <w:sz w:val="18"/>
                      <w:szCs w:val="18"/>
                    </w:rPr>
                    <w:t>Admin choose from database</w:t>
                  </w:r>
                </w:p>
                <w:p w14:paraId="55B0ECAF" w14:textId="77777777" w:rsidR="005926A7" w:rsidRPr="00390617" w:rsidRDefault="005926A7" w:rsidP="00354CBB">
                  <w:pPr>
                    <w:ind w:left="-108"/>
                    <w:jc w:val="both"/>
                    <w:rPr>
                      <w:rFonts w:cs="Arial"/>
                      <w:sz w:val="18"/>
                      <w:szCs w:val="18"/>
                    </w:rPr>
                  </w:pPr>
                </w:p>
              </w:tc>
              <w:tc>
                <w:tcPr>
                  <w:tcW w:w="2803" w:type="dxa"/>
                </w:tcPr>
                <w:p w14:paraId="55B0ECB0" w14:textId="77777777" w:rsidR="005926A7" w:rsidRPr="00390617" w:rsidRDefault="005926A7" w:rsidP="00354CBB">
                  <w:pPr>
                    <w:spacing w:line="240" w:lineRule="auto"/>
                    <w:jc w:val="both"/>
                    <w:rPr>
                      <w:rFonts w:cs="Arial"/>
                      <w:sz w:val="18"/>
                      <w:szCs w:val="18"/>
                    </w:rPr>
                  </w:pPr>
                  <w:r w:rsidRPr="00390617">
                    <w:t>Admin can add existing users in the system or group into project members</w:t>
                  </w:r>
                </w:p>
                <w:p w14:paraId="55B0ECB1" w14:textId="77777777" w:rsidR="005926A7" w:rsidRPr="00390617" w:rsidRDefault="005926A7" w:rsidP="00354CBB">
                  <w:pPr>
                    <w:jc w:val="both"/>
                    <w:rPr>
                      <w:rFonts w:cs="Arial"/>
                      <w:sz w:val="18"/>
                      <w:szCs w:val="18"/>
                    </w:rPr>
                  </w:pPr>
                </w:p>
              </w:tc>
            </w:tr>
          </w:tbl>
          <w:p w14:paraId="55B0ECB3"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p>
        </w:tc>
      </w:tr>
      <w:tr w:rsidR="005926A7" w14:paraId="55B0ECB7"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B5" w14:textId="77777777" w:rsidR="005926A7" w:rsidRDefault="005926A7" w:rsidP="00354CBB">
            <w:pPr>
              <w:spacing w:line="360" w:lineRule="auto"/>
            </w:pPr>
            <w:r>
              <w:t>Preconditions</w:t>
            </w:r>
          </w:p>
        </w:tc>
        <w:tc>
          <w:tcPr>
            <w:tcW w:w="6385" w:type="dxa"/>
          </w:tcPr>
          <w:p w14:paraId="55B0ECB6"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The user is logged in administrator account.</w:t>
            </w:r>
          </w:p>
        </w:tc>
      </w:tr>
      <w:tr w:rsidR="005926A7" w14:paraId="55B0ECBF"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B8" w14:textId="77777777" w:rsidR="005926A7" w:rsidRDefault="005926A7" w:rsidP="00354CBB">
            <w:pPr>
              <w:spacing w:line="360" w:lineRule="auto"/>
            </w:pPr>
            <w:r>
              <w:t>Main Success Scenario</w:t>
            </w:r>
          </w:p>
        </w:tc>
        <w:tc>
          <w:tcPr>
            <w:tcW w:w="6385" w:type="dxa"/>
          </w:tcPr>
          <w:p w14:paraId="55B0ECB9" w14:textId="77777777" w:rsidR="005926A7" w:rsidRDefault="005926A7" w:rsidP="00B4543E">
            <w:pPr>
              <w:pStyle w:val="ListParagraph"/>
              <w:numPr>
                <w:ilvl w:val="0"/>
                <w:numId w:val="16"/>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will navigate the side bar menu on the left.</w:t>
            </w:r>
          </w:p>
          <w:p w14:paraId="55B0ECBA" w14:textId="77777777" w:rsidR="005926A7" w:rsidRDefault="005926A7" w:rsidP="00B4543E">
            <w:pPr>
              <w:pStyle w:val="ListParagraph"/>
              <w:numPr>
                <w:ilvl w:val="0"/>
                <w:numId w:val="16"/>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click on “Project” tab.</w:t>
            </w:r>
          </w:p>
          <w:p w14:paraId="55B0ECBB" w14:textId="77777777" w:rsidR="005926A7" w:rsidRDefault="005926A7" w:rsidP="00B4543E">
            <w:pPr>
              <w:pStyle w:val="ListParagraph"/>
              <w:numPr>
                <w:ilvl w:val="0"/>
                <w:numId w:val="16"/>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click on “View project list”.</w:t>
            </w:r>
          </w:p>
          <w:p w14:paraId="55B0ECBC" w14:textId="77777777" w:rsidR="005926A7" w:rsidRDefault="005926A7" w:rsidP="00B4543E">
            <w:pPr>
              <w:pStyle w:val="ListParagraph"/>
              <w:numPr>
                <w:ilvl w:val="0"/>
                <w:numId w:val="16"/>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project list view.</w:t>
            </w:r>
          </w:p>
          <w:p w14:paraId="55B0ECBD" w14:textId="77777777" w:rsidR="005926A7" w:rsidRDefault="005926A7" w:rsidP="00B4543E">
            <w:pPr>
              <w:pStyle w:val="ListParagraph"/>
              <w:numPr>
                <w:ilvl w:val="0"/>
                <w:numId w:val="16"/>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must click on Edit button on right side of each project.</w:t>
            </w:r>
          </w:p>
          <w:p w14:paraId="55B0ECBE" w14:textId="77777777" w:rsidR="005926A7" w:rsidRDefault="005926A7" w:rsidP="00B4543E">
            <w:pPr>
              <w:pStyle w:val="ListParagraph"/>
              <w:numPr>
                <w:ilvl w:val="0"/>
                <w:numId w:val="16"/>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Edit Project Form view.</w:t>
            </w:r>
          </w:p>
        </w:tc>
      </w:tr>
      <w:tr w:rsidR="005926A7" w14:paraId="55B0ECC4"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C0" w14:textId="77777777" w:rsidR="005926A7" w:rsidRDefault="005926A7" w:rsidP="00354CBB">
            <w:pPr>
              <w:spacing w:line="360" w:lineRule="auto"/>
            </w:pPr>
            <w:r>
              <w:t>Alternative Scenarios</w:t>
            </w:r>
          </w:p>
        </w:tc>
        <w:tc>
          <w:tcPr>
            <w:tcW w:w="6385" w:type="dxa"/>
          </w:tcPr>
          <w:p w14:paraId="55B0ECC1" w14:textId="77777777" w:rsidR="005926A7" w:rsidRDefault="005926A7" w:rsidP="00B4543E">
            <w:pPr>
              <w:pStyle w:val="ListParagraph"/>
              <w:numPr>
                <w:ilvl w:val="0"/>
                <w:numId w:val="17"/>
              </w:numPr>
              <w:spacing w:before="0" w:line="360" w:lineRule="auto"/>
              <w:ind w:left="298" w:hanging="298"/>
              <w:cnfStyle w:val="000000000000" w:firstRow="0" w:lastRow="0" w:firstColumn="0" w:lastColumn="0" w:oddVBand="0" w:evenVBand="0" w:oddHBand="0" w:evenHBand="0" w:firstRowFirstColumn="0" w:firstRowLastColumn="0" w:lastRowFirstColumn="0" w:lastRowLastColumn="0"/>
            </w:pPr>
            <w:r>
              <w:t>Admin will navigate the side bar menu on the left.</w:t>
            </w:r>
          </w:p>
          <w:p w14:paraId="55B0ECC2" w14:textId="77777777" w:rsidR="005926A7" w:rsidRDefault="005926A7" w:rsidP="00B4543E">
            <w:pPr>
              <w:pStyle w:val="ListParagraph"/>
              <w:numPr>
                <w:ilvl w:val="0"/>
                <w:numId w:val="17"/>
              </w:numPr>
              <w:spacing w:before="0" w:line="360" w:lineRule="auto"/>
              <w:ind w:left="342"/>
              <w:cnfStyle w:val="000000000000" w:firstRow="0" w:lastRow="0" w:firstColumn="0" w:lastColumn="0" w:oddVBand="0" w:evenVBand="0" w:oddHBand="0" w:evenHBand="0" w:firstRowFirstColumn="0" w:firstRowLastColumn="0" w:lastRowFirstColumn="0" w:lastRowLastColumn="0"/>
            </w:pPr>
            <w:r>
              <w:t>Admin click on “Project” tab.</w:t>
            </w:r>
          </w:p>
          <w:p w14:paraId="55B0ECC3" w14:textId="77777777" w:rsidR="005926A7" w:rsidRDefault="005926A7" w:rsidP="00B4543E">
            <w:pPr>
              <w:pStyle w:val="ListParagraph"/>
              <w:numPr>
                <w:ilvl w:val="0"/>
                <w:numId w:val="17"/>
              </w:numPr>
              <w:spacing w:before="0" w:line="360" w:lineRule="auto"/>
              <w:ind w:left="342"/>
              <w:cnfStyle w:val="000000000000" w:firstRow="0" w:lastRow="0" w:firstColumn="0" w:lastColumn="0" w:oddVBand="0" w:evenVBand="0" w:oddHBand="0" w:evenHBand="0" w:firstRowFirstColumn="0" w:firstRowLastColumn="0" w:lastRowFirstColumn="0" w:lastRowLastColumn="0"/>
            </w:pPr>
            <w:r>
              <w:t>Admin click on “Create New Project” tab.</w:t>
            </w:r>
          </w:p>
        </w:tc>
      </w:tr>
      <w:tr w:rsidR="005926A7" w14:paraId="55B0ECC7"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C5" w14:textId="77777777" w:rsidR="005926A7" w:rsidRDefault="005926A7" w:rsidP="00354CBB">
            <w:pPr>
              <w:spacing w:line="360" w:lineRule="auto"/>
            </w:pPr>
            <w:r>
              <w:t>Success End Condition</w:t>
            </w:r>
          </w:p>
        </w:tc>
        <w:tc>
          <w:tcPr>
            <w:tcW w:w="6385" w:type="dxa"/>
          </w:tcPr>
          <w:p w14:paraId="55B0ECC6"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System saves data to database then redirects to Project Detail page and display success message.</w:t>
            </w:r>
          </w:p>
        </w:tc>
      </w:tr>
      <w:tr w:rsidR="005926A7" w14:paraId="55B0ECCA" w14:textId="77777777" w:rsidTr="00354CBB">
        <w:tc>
          <w:tcPr>
            <w:cnfStyle w:val="001000000000" w:firstRow="0" w:lastRow="0" w:firstColumn="1" w:lastColumn="0" w:oddVBand="0" w:evenVBand="0" w:oddHBand="0" w:evenHBand="0" w:firstRowFirstColumn="0" w:firstRowLastColumn="0" w:lastRowFirstColumn="0" w:lastRowLastColumn="0"/>
            <w:tcW w:w="2965" w:type="dxa"/>
          </w:tcPr>
          <w:p w14:paraId="55B0ECC8" w14:textId="77777777" w:rsidR="005926A7" w:rsidRDefault="005926A7" w:rsidP="00354CBB">
            <w:pPr>
              <w:spacing w:line="360" w:lineRule="auto"/>
            </w:pPr>
            <w:r>
              <w:t>Failed End Condition</w:t>
            </w:r>
          </w:p>
        </w:tc>
        <w:tc>
          <w:tcPr>
            <w:tcW w:w="6385" w:type="dxa"/>
          </w:tcPr>
          <w:p w14:paraId="55B0ECC9"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System will stay in same view and display error messages.</w:t>
            </w:r>
          </w:p>
        </w:tc>
      </w:tr>
      <w:tr w:rsidR="005926A7" w14:paraId="55B0ECCE" w14:textId="77777777" w:rsidTr="0035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0ECCB" w14:textId="77777777" w:rsidR="005926A7" w:rsidRDefault="005926A7" w:rsidP="00354CBB">
            <w:pPr>
              <w:spacing w:line="360" w:lineRule="auto"/>
            </w:pPr>
            <w:r>
              <w:t>Special Requirements</w:t>
            </w:r>
          </w:p>
        </w:tc>
        <w:tc>
          <w:tcPr>
            <w:tcW w:w="6385" w:type="dxa"/>
          </w:tcPr>
          <w:p w14:paraId="55B0ECCC" w14:textId="77777777" w:rsidR="005926A7" w:rsidRDefault="005926A7"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5B0ECCD" w14:textId="77777777" w:rsidR="005926A7" w:rsidRDefault="005926A7"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respond time must be under 1 minute.</w:t>
            </w:r>
          </w:p>
        </w:tc>
      </w:tr>
    </w:tbl>
    <w:p w14:paraId="55B0ECCF" w14:textId="77777777" w:rsidR="005926A7" w:rsidRDefault="005926A7" w:rsidP="00B06428"/>
    <w:tbl>
      <w:tblPr>
        <w:tblStyle w:val="GridTable4-Accent1"/>
        <w:tblW w:w="8937" w:type="dxa"/>
        <w:tblLook w:val="04A0" w:firstRow="1" w:lastRow="0" w:firstColumn="1" w:lastColumn="0" w:noHBand="0" w:noVBand="1"/>
      </w:tblPr>
      <w:tblGrid>
        <w:gridCol w:w="2870"/>
        <w:gridCol w:w="6067"/>
      </w:tblGrid>
      <w:tr w:rsidR="005926A7" w14:paraId="55B0ECD2" w14:textId="77777777" w:rsidTr="000302A7">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70" w:type="dxa"/>
          </w:tcPr>
          <w:p w14:paraId="55B0ECD0" w14:textId="68197710" w:rsidR="005926A7" w:rsidRDefault="003C2890" w:rsidP="00354CBB">
            <w:pPr>
              <w:spacing w:line="360" w:lineRule="auto"/>
            </w:pPr>
            <w:r>
              <w:t>RE2-7</w:t>
            </w:r>
          </w:p>
        </w:tc>
        <w:tc>
          <w:tcPr>
            <w:tcW w:w="6067" w:type="dxa"/>
          </w:tcPr>
          <w:p w14:paraId="55B0ECD1" w14:textId="77777777" w:rsidR="005926A7" w:rsidRDefault="005926A7" w:rsidP="00354CBB">
            <w:pPr>
              <w:spacing w:line="360" w:lineRule="auto"/>
              <w:cnfStyle w:val="100000000000" w:firstRow="1" w:lastRow="0" w:firstColumn="0" w:lastColumn="0" w:oddVBand="0" w:evenVBand="0" w:oddHBand="0" w:evenHBand="0" w:firstRowFirstColumn="0" w:firstRowLastColumn="0" w:lastRowFirstColumn="0" w:lastRowLastColumn="0"/>
            </w:pPr>
            <w:r>
              <w:t>Delete Project</w:t>
            </w:r>
          </w:p>
        </w:tc>
      </w:tr>
      <w:tr w:rsidR="005926A7" w14:paraId="55B0ECD5" w14:textId="77777777" w:rsidTr="000302A7">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870" w:type="dxa"/>
          </w:tcPr>
          <w:p w14:paraId="55B0ECD3" w14:textId="77777777" w:rsidR="005926A7" w:rsidRDefault="005926A7" w:rsidP="00354CBB">
            <w:pPr>
              <w:spacing w:line="360" w:lineRule="auto"/>
            </w:pPr>
            <w:r>
              <w:t>Description</w:t>
            </w:r>
          </w:p>
        </w:tc>
        <w:tc>
          <w:tcPr>
            <w:tcW w:w="6067" w:type="dxa"/>
          </w:tcPr>
          <w:p w14:paraId="55B0ECD4"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Admin want to delete dedicated project.</w:t>
            </w:r>
          </w:p>
        </w:tc>
      </w:tr>
      <w:tr w:rsidR="005926A7" w14:paraId="55B0ECD8" w14:textId="77777777" w:rsidTr="000302A7">
        <w:trPr>
          <w:trHeight w:val="358"/>
        </w:trPr>
        <w:tc>
          <w:tcPr>
            <w:cnfStyle w:val="001000000000" w:firstRow="0" w:lastRow="0" w:firstColumn="1" w:lastColumn="0" w:oddVBand="0" w:evenVBand="0" w:oddHBand="0" w:evenHBand="0" w:firstRowFirstColumn="0" w:firstRowLastColumn="0" w:lastRowFirstColumn="0" w:lastRowLastColumn="0"/>
            <w:tcW w:w="2870" w:type="dxa"/>
          </w:tcPr>
          <w:p w14:paraId="55B0ECD6" w14:textId="77777777" w:rsidR="005926A7" w:rsidRDefault="005926A7" w:rsidP="00354CBB">
            <w:pPr>
              <w:spacing w:line="360" w:lineRule="auto"/>
            </w:pPr>
            <w:r>
              <w:t>Stakeholders</w:t>
            </w:r>
          </w:p>
        </w:tc>
        <w:tc>
          <w:tcPr>
            <w:tcW w:w="6067" w:type="dxa"/>
          </w:tcPr>
          <w:p w14:paraId="55B0ECD7"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5926A7" w14:paraId="55B0ECDB" w14:textId="77777777" w:rsidTr="000302A7">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70" w:type="dxa"/>
          </w:tcPr>
          <w:p w14:paraId="55B0ECD9" w14:textId="77777777" w:rsidR="005926A7" w:rsidRDefault="005926A7" w:rsidP="00354CBB">
            <w:pPr>
              <w:spacing w:line="360" w:lineRule="auto"/>
            </w:pPr>
            <w:r>
              <w:t>Actors</w:t>
            </w:r>
          </w:p>
        </w:tc>
        <w:tc>
          <w:tcPr>
            <w:tcW w:w="6067" w:type="dxa"/>
          </w:tcPr>
          <w:p w14:paraId="55B0ECDA"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System Administrator</w:t>
            </w:r>
          </w:p>
        </w:tc>
      </w:tr>
      <w:tr w:rsidR="005926A7" w14:paraId="55B0ECDE" w14:textId="77777777" w:rsidTr="000302A7">
        <w:trPr>
          <w:trHeight w:val="338"/>
        </w:trPr>
        <w:tc>
          <w:tcPr>
            <w:cnfStyle w:val="001000000000" w:firstRow="0" w:lastRow="0" w:firstColumn="1" w:lastColumn="0" w:oddVBand="0" w:evenVBand="0" w:oddHBand="0" w:evenHBand="0" w:firstRowFirstColumn="0" w:firstRowLastColumn="0" w:lastRowFirstColumn="0" w:lastRowLastColumn="0"/>
            <w:tcW w:w="2870" w:type="dxa"/>
          </w:tcPr>
          <w:p w14:paraId="55B0ECDC" w14:textId="77777777" w:rsidR="005926A7" w:rsidRDefault="005926A7" w:rsidP="00354CBB">
            <w:pPr>
              <w:spacing w:line="360" w:lineRule="auto"/>
            </w:pPr>
            <w:r>
              <w:t>Trigger</w:t>
            </w:r>
          </w:p>
        </w:tc>
        <w:tc>
          <w:tcPr>
            <w:tcW w:w="6067" w:type="dxa"/>
          </w:tcPr>
          <w:p w14:paraId="55B0ECDD"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Delete project as admin role.</w:t>
            </w:r>
          </w:p>
        </w:tc>
      </w:tr>
      <w:tr w:rsidR="005926A7" w14:paraId="55B0ECE1" w14:textId="77777777" w:rsidTr="000302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870" w:type="dxa"/>
          </w:tcPr>
          <w:p w14:paraId="55B0ECDF" w14:textId="77777777" w:rsidR="005926A7" w:rsidRDefault="005926A7" w:rsidP="00354CBB">
            <w:pPr>
              <w:spacing w:line="360" w:lineRule="auto"/>
            </w:pPr>
            <w:r>
              <w:t>Inputs</w:t>
            </w:r>
          </w:p>
        </w:tc>
        <w:tc>
          <w:tcPr>
            <w:tcW w:w="6067" w:type="dxa"/>
          </w:tcPr>
          <w:p w14:paraId="55B0ECE0"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5926A7" w14:paraId="55B0ECE5" w14:textId="77777777" w:rsidTr="000302A7">
        <w:trPr>
          <w:trHeight w:val="657"/>
        </w:trPr>
        <w:tc>
          <w:tcPr>
            <w:cnfStyle w:val="001000000000" w:firstRow="0" w:lastRow="0" w:firstColumn="1" w:lastColumn="0" w:oddVBand="0" w:evenVBand="0" w:oddHBand="0" w:evenHBand="0" w:firstRowFirstColumn="0" w:firstRowLastColumn="0" w:lastRowFirstColumn="0" w:lastRowLastColumn="0"/>
            <w:tcW w:w="2870" w:type="dxa"/>
          </w:tcPr>
          <w:p w14:paraId="55B0ECE2" w14:textId="77777777" w:rsidR="005926A7" w:rsidRDefault="005926A7" w:rsidP="00354CBB">
            <w:pPr>
              <w:spacing w:line="360" w:lineRule="auto"/>
            </w:pPr>
            <w:r>
              <w:t>Preconditions</w:t>
            </w:r>
          </w:p>
        </w:tc>
        <w:tc>
          <w:tcPr>
            <w:tcW w:w="6067" w:type="dxa"/>
          </w:tcPr>
          <w:p w14:paraId="55B0ECE3" w14:textId="77777777" w:rsidR="005926A7" w:rsidRDefault="005926A7" w:rsidP="00B4543E">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The user is logged in administrator account.</w:t>
            </w:r>
          </w:p>
          <w:p w14:paraId="55B0ECE4" w14:textId="77777777" w:rsidR="005926A7" w:rsidRDefault="005926A7" w:rsidP="00B4543E">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The project test list must empty or deleted first.</w:t>
            </w:r>
          </w:p>
        </w:tc>
      </w:tr>
      <w:tr w:rsidR="005926A7" w14:paraId="55B0ECEE" w14:textId="77777777" w:rsidTr="000302A7">
        <w:trPr>
          <w:cnfStyle w:val="000000100000" w:firstRow="0" w:lastRow="0" w:firstColumn="0" w:lastColumn="0" w:oddVBand="0" w:evenVBand="0" w:oddHBand="1" w:evenHBand="0" w:firstRowFirstColumn="0" w:firstRowLastColumn="0" w:lastRowFirstColumn="0" w:lastRowLastColumn="0"/>
          <w:trHeight w:val="2590"/>
        </w:trPr>
        <w:tc>
          <w:tcPr>
            <w:cnfStyle w:val="001000000000" w:firstRow="0" w:lastRow="0" w:firstColumn="1" w:lastColumn="0" w:oddVBand="0" w:evenVBand="0" w:oddHBand="0" w:evenHBand="0" w:firstRowFirstColumn="0" w:firstRowLastColumn="0" w:lastRowFirstColumn="0" w:lastRowLastColumn="0"/>
            <w:tcW w:w="2870" w:type="dxa"/>
          </w:tcPr>
          <w:p w14:paraId="55B0ECE6" w14:textId="77777777" w:rsidR="005926A7" w:rsidRDefault="005926A7" w:rsidP="00354CBB">
            <w:pPr>
              <w:spacing w:line="360" w:lineRule="auto"/>
            </w:pPr>
            <w:r>
              <w:t>Main Success Scenario</w:t>
            </w:r>
          </w:p>
        </w:tc>
        <w:tc>
          <w:tcPr>
            <w:tcW w:w="6067" w:type="dxa"/>
          </w:tcPr>
          <w:p w14:paraId="55B0ECE7" w14:textId="77777777" w:rsidR="005926A7" w:rsidRDefault="005926A7" w:rsidP="00B4543E">
            <w:pPr>
              <w:pStyle w:val="ListParagraph"/>
              <w:numPr>
                <w:ilvl w:val="0"/>
                <w:numId w:val="19"/>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will navigate the side bar menu on the left.</w:t>
            </w:r>
          </w:p>
          <w:p w14:paraId="55B0ECE8" w14:textId="77777777" w:rsidR="005926A7" w:rsidRDefault="005926A7" w:rsidP="00B4543E">
            <w:pPr>
              <w:pStyle w:val="ListParagraph"/>
              <w:numPr>
                <w:ilvl w:val="0"/>
                <w:numId w:val="19"/>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click on “Project” tab.</w:t>
            </w:r>
          </w:p>
          <w:p w14:paraId="55B0ECE9" w14:textId="77777777" w:rsidR="005926A7" w:rsidRDefault="005926A7" w:rsidP="00B4543E">
            <w:pPr>
              <w:pStyle w:val="ListParagraph"/>
              <w:numPr>
                <w:ilvl w:val="0"/>
                <w:numId w:val="19"/>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click on “View project list”.</w:t>
            </w:r>
          </w:p>
          <w:p w14:paraId="55B0ECEA" w14:textId="77777777" w:rsidR="005926A7" w:rsidRDefault="005926A7" w:rsidP="00B4543E">
            <w:pPr>
              <w:pStyle w:val="ListParagraph"/>
              <w:numPr>
                <w:ilvl w:val="0"/>
                <w:numId w:val="19"/>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project list view.</w:t>
            </w:r>
          </w:p>
          <w:p w14:paraId="55B0ECEB" w14:textId="77777777" w:rsidR="005926A7" w:rsidRDefault="005926A7" w:rsidP="00B4543E">
            <w:pPr>
              <w:pStyle w:val="ListParagraph"/>
              <w:numPr>
                <w:ilvl w:val="0"/>
                <w:numId w:val="19"/>
              </w:numPr>
              <w:spacing w:before="0" w:line="360" w:lineRule="auto"/>
              <w:ind w:left="342"/>
              <w:cnfStyle w:val="000000100000" w:firstRow="0" w:lastRow="0" w:firstColumn="0" w:lastColumn="0" w:oddVBand="0" w:evenVBand="0" w:oddHBand="1" w:evenHBand="0" w:firstRowFirstColumn="0" w:firstRowLastColumn="0" w:lastRowFirstColumn="0" w:lastRowLastColumn="0"/>
            </w:pPr>
            <w:r>
              <w:t>Admin must click on Delete button on right side of each project.</w:t>
            </w:r>
          </w:p>
          <w:p w14:paraId="55B0ECEC" w14:textId="77777777" w:rsidR="005926A7" w:rsidRDefault="005926A7" w:rsidP="00B4543E">
            <w:pPr>
              <w:pStyle w:val="ListParagraph"/>
              <w:numPr>
                <w:ilvl w:val="0"/>
                <w:numId w:val="19"/>
              </w:numPr>
              <w:spacing w:before="0" w:line="360" w:lineRule="auto"/>
              <w:ind w:left="342"/>
              <w:cnfStyle w:val="000000100000" w:firstRow="0" w:lastRow="0" w:firstColumn="0" w:lastColumn="0" w:oddVBand="0" w:evenVBand="0" w:oddHBand="1" w:evenHBand="0" w:firstRowFirstColumn="0" w:firstRowLastColumn="0" w:lastRowFirstColumn="0" w:lastRowLastColumn="0"/>
            </w:pPr>
            <w:r>
              <w:t>Alert pop-up will appear.</w:t>
            </w:r>
          </w:p>
          <w:p w14:paraId="55B0ECED" w14:textId="77777777" w:rsidR="005926A7" w:rsidRDefault="005926A7" w:rsidP="00B4543E">
            <w:pPr>
              <w:pStyle w:val="ListParagraph"/>
              <w:numPr>
                <w:ilvl w:val="0"/>
                <w:numId w:val="19"/>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project list view and display success message.</w:t>
            </w:r>
          </w:p>
        </w:tc>
      </w:tr>
      <w:tr w:rsidR="005926A7" w14:paraId="55B0ECF4" w14:textId="77777777" w:rsidTr="000302A7">
        <w:trPr>
          <w:trHeight w:val="1335"/>
        </w:trPr>
        <w:tc>
          <w:tcPr>
            <w:cnfStyle w:val="001000000000" w:firstRow="0" w:lastRow="0" w:firstColumn="1" w:lastColumn="0" w:oddVBand="0" w:evenVBand="0" w:oddHBand="0" w:evenHBand="0" w:firstRowFirstColumn="0" w:firstRowLastColumn="0" w:lastRowFirstColumn="0" w:lastRowLastColumn="0"/>
            <w:tcW w:w="2870" w:type="dxa"/>
          </w:tcPr>
          <w:p w14:paraId="55B0ECEF" w14:textId="77777777" w:rsidR="005926A7" w:rsidRDefault="005926A7" w:rsidP="00354CBB">
            <w:pPr>
              <w:spacing w:line="360" w:lineRule="auto"/>
            </w:pPr>
            <w:r>
              <w:t>Alternative Scenarios</w:t>
            </w:r>
          </w:p>
        </w:tc>
        <w:tc>
          <w:tcPr>
            <w:tcW w:w="6067" w:type="dxa"/>
          </w:tcPr>
          <w:p w14:paraId="55B0ECF0"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 xml:space="preserve">3a. </w:t>
            </w:r>
          </w:p>
          <w:p w14:paraId="55B0ECF1" w14:textId="77777777" w:rsidR="005926A7" w:rsidRDefault="005926A7" w:rsidP="00B4543E">
            <w:pPr>
              <w:pStyle w:val="ListParagraph"/>
              <w:numPr>
                <w:ilvl w:val="0"/>
                <w:numId w:val="20"/>
              </w:numPr>
              <w:spacing w:before="0" w:line="360" w:lineRule="auto"/>
              <w:cnfStyle w:val="000000000000" w:firstRow="0" w:lastRow="0" w:firstColumn="0" w:lastColumn="0" w:oddVBand="0" w:evenVBand="0" w:oddHBand="0" w:evenHBand="0" w:firstRowFirstColumn="0" w:firstRowLastColumn="0" w:lastRowFirstColumn="0" w:lastRowLastColumn="0"/>
            </w:pPr>
            <w:r>
              <w:t>Admin can click on project name to view project Detail</w:t>
            </w:r>
          </w:p>
          <w:p w14:paraId="55B0ECF2" w14:textId="77777777" w:rsidR="005926A7" w:rsidRDefault="005926A7" w:rsidP="00B4543E">
            <w:pPr>
              <w:pStyle w:val="ListParagraph"/>
              <w:numPr>
                <w:ilvl w:val="0"/>
                <w:numId w:val="20"/>
              </w:numPr>
              <w:spacing w:before="0" w:line="360" w:lineRule="auto"/>
              <w:cnfStyle w:val="000000000000" w:firstRow="0" w:lastRow="0" w:firstColumn="0" w:lastColumn="0" w:oddVBand="0" w:evenVBand="0" w:oddHBand="0" w:evenHBand="0" w:firstRowFirstColumn="0" w:firstRowLastColumn="0" w:lastRowFirstColumn="0" w:lastRowLastColumn="0"/>
            </w:pPr>
            <w:r>
              <w:t>System redirects to Project Detail view.</w:t>
            </w:r>
          </w:p>
          <w:p w14:paraId="55B0ECF3" w14:textId="77777777" w:rsidR="005926A7" w:rsidRDefault="005926A7" w:rsidP="00B4543E">
            <w:pPr>
              <w:pStyle w:val="ListParagraph"/>
              <w:numPr>
                <w:ilvl w:val="0"/>
                <w:numId w:val="20"/>
              </w:numPr>
              <w:spacing w:before="0" w:line="360" w:lineRule="auto"/>
              <w:cnfStyle w:val="000000000000" w:firstRow="0" w:lastRow="0" w:firstColumn="0" w:lastColumn="0" w:oddVBand="0" w:evenVBand="0" w:oddHBand="0" w:evenHBand="0" w:firstRowFirstColumn="0" w:firstRowLastColumn="0" w:lastRowFirstColumn="0" w:lastRowLastColumn="0"/>
            </w:pPr>
            <w:r>
              <w:t>Admin navigate to Delete Button.</w:t>
            </w:r>
          </w:p>
        </w:tc>
      </w:tr>
      <w:tr w:rsidR="005926A7" w14:paraId="55B0ECF7" w14:textId="77777777" w:rsidTr="000302A7">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2870" w:type="dxa"/>
          </w:tcPr>
          <w:p w14:paraId="55B0ECF5" w14:textId="77777777" w:rsidR="005926A7" w:rsidRDefault="005926A7" w:rsidP="00354CBB">
            <w:pPr>
              <w:spacing w:line="360" w:lineRule="auto"/>
            </w:pPr>
            <w:r>
              <w:t>Success End Condition</w:t>
            </w:r>
          </w:p>
        </w:tc>
        <w:tc>
          <w:tcPr>
            <w:tcW w:w="6067" w:type="dxa"/>
          </w:tcPr>
          <w:p w14:paraId="55B0ECF6" w14:textId="77777777" w:rsidR="005926A7" w:rsidRDefault="005926A7" w:rsidP="00354CBB">
            <w:pPr>
              <w:spacing w:line="360" w:lineRule="auto"/>
              <w:cnfStyle w:val="000000100000" w:firstRow="0" w:lastRow="0" w:firstColumn="0" w:lastColumn="0" w:oddVBand="0" w:evenVBand="0" w:oddHBand="1" w:evenHBand="0" w:firstRowFirstColumn="0" w:firstRowLastColumn="0" w:lastRowFirstColumn="0" w:lastRowLastColumn="0"/>
            </w:pPr>
            <w:r>
              <w:t>System redirects to Project Detail page and display success message.</w:t>
            </w:r>
          </w:p>
        </w:tc>
      </w:tr>
      <w:tr w:rsidR="005926A7" w14:paraId="55B0ECFA" w14:textId="77777777" w:rsidTr="000302A7">
        <w:trPr>
          <w:trHeight w:val="358"/>
        </w:trPr>
        <w:tc>
          <w:tcPr>
            <w:cnfStyle w:val="001000000000" w:firstRow="0" w:lastRow="0" w:firstColumn="1" w:lastColumn="0" w:oddVBand="0" w:evenVBand="0" w:oddHBand="0" w:evenHBand="0" w:firstRowFirstColumn="0" w:firstRowLastColumn="0" w:lastRowFirstColumn="0" w:lastRowLastColumn="0"/>
            <w:tcW w:w="2870" w:type="dxa"/>
          </w:tcPr>
          <w:p w14:paraId="55B0ECF8" w14:textId="77777777" w:rsidR="005926A7" w:rsidRDefault="005926A7" w:rsidP="00354CBB">
            <w:pPr>
              <w:spacing w:line="360" w:lineRule="auto"/>
            </w:pPr>
            <w:r>
              <w:t>Failed End Condition</w:t>
            </w:r>
          </w:p>
        </w:tc>
        <w:tc>
          <w:tcPr>
            <w:tcW w:w="6067" w:type="dxa"/>
          </w:tcPr>
          <w:p w14:paraId="55B0ECF9" w14:textId="77777777" w:rsidR="005926A7" w:rsidRDefault="005926A7" w:rsidP="00354CBB">
            <w:pPr>
              <w:spacing w:line="360" w:lineRule="auto"/>
              <w:cnfStyle w:val="000000000000" w:firstRow="0" w:lastRow="0" w:firstColumn="0" w:lastColumn="0" w:oddVBand="0" w:evenVBand="0" w:oddHBand="0" w:evenHBand="0" w:firstRowFirstColumn="0" w:firstRowLastColumn="0" w:lastRowFirstColumn="0" w:lastRowLastColumn="0"/>
            </w:pPr>
            <w:r>
              <w:t>System will redirect user to login page and display error message.</w:t>
            </w:r>
          </w:p>
        </w:tc>
      </w:tr>
      <w:tr w:rsidR="005926A7" w14:paraId="55B0ECFF" w14:textId="77777777" w:rsidTr="000302A7">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870" w:type="dxa"/>
          </w:tcPr>
          <w:p w14:paraId="55B0ECFB" w14:textId="77777777" w:rsidR="005926A7" w:rsidRDefault="005926A7" w:rsidP="00354CBB">
            <w:pPr>
              <w:spacing w:line="360" w:lineRule="auto"/>
            </w:pPr>
            <w:r>
              <w:t>Special Requirements</w:t>
            </w:r>
          </w:p>
        </w:tc>
        <w:tc>
          <w:tcPr>
            <w:tcW w:w="6067" w:type="dxa"/>
          </w:tcPr>
          <w:p w14:paraId="55B0ECFC" w14:textId="77777777" w:rsidR="005926A7" w:rsidRDefault="005926A7"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5B0ECFD" w14:textId="77777777" w:rsidR="005926A7" w:rsidRDefault="005926A7"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respond time must be under 1 minute.</w:t>
            </w:r>
          </w:p>
          <w:p w14:paraId="55B0ECFE" w14:textId="77777777" w:rsidR="005926A7" w:rsidRDefault="005926A7" w:rsidP="00B4543E">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project list must be emptied.</w:t>
            </w:r>
          </w:p>
        </w:tc>
      </w:tr>
    </w:tbl>
    <w:p w14:paraId="55B0ED00" w14:textId="77777777" w:rsidR="005926A7" w:rsidRPr="00204315" w:rsidRDefault="005926A7" w:rsidP="00B06428"/>
    <w:p w14:paraId="55B0ED01" w14:textId="77777777" w:rsidR="005C4D53" w:rsidRDefault="005C4D53" w:rsidP="005C4D53">
      <w:pPr>
        <w:pStyle w:val="Heading3"/>
      </w:pPr>
      <w:bookmarkStart w:id="777" w:name="_Toc471289479"/>
      <w:bookmarkStart w:id="778" w:name="_Toc471302006"/>
      <w:bookmarkStart w:id="779" w:name="_Toc480721548"/>
      <w:r>
        <w:t>Test management</w:t>
      </w:r>
      <w:bookmarkEnd w:id="777"/>
      <w:bookmarkEnd w:id="778"/>
      <w:bookmarkEnd w:id="779"/>
    </w:p>
    <w:p w14:paraId="55B0ED02" w14:textId="77777777" w:rsidR="005C4D53" w:rsidRDefault="005C4D53" w:rsidP="005C4D53">
      <w:pPr>
        <w:jc w:val="center"/>
      </w:pPr>
      <w:r w:rsidRPr="005C4D53">
        <w:rPr>
          <w:noProof/>
          <w:lang w:eastAsia="en-US"/>
        </w:rPr>
        <w:drawing>
          <wp:inline distT="0" distB="0" distL="0" distR="0" wp14:anchorId="55B0EFE8" wp14:editId="55B0EFE9">
            <wp:extent cx="5179325" cy="4278573"/>
            <wp:effectExtent l="0" t="0" r="2540" b="8255"/>
            <wp:docPr id="8" name="Picture 8" descr="C:\Users\DMA81HC\Downloads\Use Case - Test Suite Mg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A81HC\Downloads\Use Case - Test Suite Mgt(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253" t="7105" r="2007" b="1958"/>
                    <a:stretch/>
                  </pic:blipFill>
                  <pic:spPr bwMode="auto">
                    <a:xfrm>
                      <a:off x="0" y="0"/>
                      <a:ext cx="5180480" cy="427952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dTable4-Accent1"/>
        <w:tblpPr w:leftFromText="180" w:rightFromText="180" w:vertAnchor="page" w:horzAnchor="margin" w:tblpY="1390"/>
        <w:tblW w:w="8995" w:type="dxa"/>
        <w:tblLayout w:type="fixed"/>
        <w:tblLook w:val="04A0" w:firstRow="1" w:lastRow="0" w:firstColumn="1" w:lastColumn="0" w:noHBand="0" w:noVBand="1"/>
      </w:tblPr>
      <w:tblGrid>
        <w:gridCol w:w="2236"/>
        <w:gridCol w:w="6759"/>
      </w:tblGrid>
      <w:tr w:rsidR="00390DB9" w14:paraId="55B0ED05" w14:textId="77777777" w:rsidTr="00390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03" w14:textId="44DCE6F8" w:rsidR="00390DB9" w:rsidRDefault="003C2890" w:rsidP="003C2890">
            <w:r>
              <w:t>RE3-1</w:t>
            </w:r>
          </w:p>
        </w:tc>
        <w:tc>
          <w:tcPr>
            <w:tcW w:w="6759" w:type="dxa"/>
          </w:tcPr>
          <w:p w14:paraId="55B0ED04" w14:textId="77777777" w:rsidR="00390DB9" w:rsidRDefault="00390DB9" w:rsidP="00354CBB">
            <w:pPr>
              <w:cnfStyle w:val="100000000000" w:firstRow="1" w:lastRow="0" w:firstColumn="0" w:lastColumn="0" w:oddVBand="0" w:evenVBand="0" w:oddHBand="0" w:evenHBand="0" w:firstRowFirstColumn="0" w:firstRowLastColumn="0" w:lastRowFirstColumn="0" w:lastRowLastColumn="0"/>
            </w:pPr>
            <w:r>
              <w:t>View list of project test suites</w:t>
            </w:r>
          </w:p>
        </w:tc>
      </w:tr>
      <w:tr w:rsidR="00390DB9" w14:paraId="55B0ED08" w14:textId="77777777" w:rsidTr="00390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06" w14:textId="77777777" w:rsidR="00390DB9" w:rsidRDefault="00390DB9" w:rsidP="00354CBB">
            <w:r>
              <w:t>Summary</w:t>
            </w:r>
          </w:p>
        </w:tc>
        <w:tc>
          <w:tcPr>
            <w:tcW w:w="6759" w:type="dxa"/>
          </w:tcPr>
          <w:p w14:paraId="55B0ED07"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The user want to get the list of all test suites regarding to a specific project</w:t>
            </w:r>
          </w:p>
        </w:tc>
      </w:tr>
      <w:tr w:rsidR="00390DB9" w14:paraId="55B0ED0B" w14:textId="77777777" w:rsidTr="00390DB9">
        <w:tc>
          <w:tcPr>
            <w:cnfStyle w:val="001000000000" w:firstRow="0" w:lastRow="0" w:firstColumn="1" w:lastColumn="0" w:oddVBand="0" w:evenVBand="0" w:oddHBand="0" w:evenHBand="0" w:firstRowFirstColumn="0" w:firstRowLastColumn="0" w:lastRowFirstColumn="0" w:lastRowLastColumn="0"/>
            <w:tcW w:w="2236" w:type="dxa"/>
          </w:tcPr>
          <w:p w14:paraId="55B0ED09" w14:textId="77777777" w:rsidR="00390DB9" w:rsidRDefault="00390DB9" w:rsidP="00354CBB">
            <w:r>
              <w:t>Stakeholders</w:t>
            </w:r>
          </w:p>
        </w:tc>
        <w:tc>
          <w:tcPr>
            <w:tcW w:w="6759" w:type="dxa"/>
          </w:tcPr>
          <w:p w14:paraId="55B0ED0A" w14:textId="77777777" w:rsidR="00390DB9" w:rsidRDefault="00390DB9" w:rsidP="00354CBB">
            <w:pPr>
              <w:cnfStyle w:val="000000000000" w:firstRow="0" w:lastRow="0" w:firstColumn="0" w:lastColumn="0" w:oddVBand="0" w:evenVBand="0" w:oddHBand="0" w:evenHBand="0" w:firstRowFirstColumn="0" w:firstRowLastColumn="0" w:lastRowFirstColumn="0" w:lastRowLastColumn="0"/>
            </w:pPr>
            <w:r>
              <w:t>Testers, project manager, admin</w:t>
            </w:r>
          </w:p>
        </w:tc>
      </w:tr>
      <w:tr w:rsidR="00390DB9" w14:paraId="55B0ED0E" w14:textId="77777777" w:rsidTr="00390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0C" w14:textId="77777777" w:rsidR="00390DB9" w:rsidRDefault="00390DB9" w:rsidP="00354CBB">
            <w:r>
              <w:t>Actors</w:t>
            </w:r>
          </w:p>
        </w:tc>
        <w:tc>
          <w:tcPr>
            <w:tcW w:w="6759" w:type="dxa"/>
          </w:tcPr>
          <w:p w14:paraId="55B0ED0D"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User</w:t>
            </w:r>
          </w:p>
        </w:tc>
      </w:tr>
      <w:tr w:rsidR="00390DB9" w14:paraId="55B0ED11" w14:textId="77777777" w:rsidTr="00390DB9">
        <w:tc>
          <w:tcPr>
            <w:cnfStyle w:val="001000000000" w:firstRow="0" w:lastRow="0" w:firstColumn="1" w:lastColumn="0" w:oddVBand="0" w:evenVBand="0" w:oddHBand="0" w:evenHBand="0" w:firstRowFirstColumn="0" w:firstRowLastColumn="0" w:lastRowFirstColumn="0" w:lastRowLastColumn="0"/>
            <w:tcW w:w="2236" w:type="dxa"/>
          </w:tcPr>
          <w:p w14:paraId="55B0ED0F" w14:textId="77777777" w:rsidR="00390DB9" w:rsidRDefault="00390DB9" w:rsidP="00354CBB">
            <w:r>
              <w:t>Priority</w:t>
            </w:r>
          </w:p>
        </w:tc>
        <w:tc>
          <w:tcPr>
            <w:tcW w:w="6759" w:type="dxa"/>
          </w:tcPr>
          <w:p w14:paraId="55B0ED10" w14:textId="77777777" w:rsidR="00390DB9" w:rsidRDefault="00390DB9" w:rsidP="00354CBB">
            <w:pPr>
              <w:cnfStyle w:val="000000000000" w:firstRow="0" w:lastRow="0" w:firstColumn="0" w:lastColumn="0" w:oddVBand="0" w:evenVBand="0" w:oddHBand="0" w:evenHBand="0" w:firstRowFirstColumn="0" w:firstRowLastColumn="0" w:lastRowFirstColumn="0" w:lastRowLastColumn="0"/>
            </w:pPr>
            <w:r>
              <w:t>Required</w:t>
            </w:r>
          </w:p>
        </w:tc>
      </w:tr>
      <w:tr w:rsidR="00390DB9" w14:paraId="55B0ED14" w14:textId="77777777" w:rsidTr="00390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12" w14:textId="77777777" w:rsidR="00390DB9" w:rsidRDefault="00390DB9" w:rsidP="00354CBB">
            <w:r>
              <w:t>Feature</w:t>
            </w:r>
          </w:p>
        </w:tc>
        <w:tc>
          <w:tcPr>
            <w:tcW w:w="6759" w:type="dxa"/>
          </w:tcPr>
          <w:p w14:paraId="55B0ED13"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Test management</w:t>
            </w:r>
          </w:p>
        </w:tc>
      </w:tr>
      <w:tr w:rsidR="00390DB9" w14:paraId="55B0ED17" w14:textId="77777777" w:rsidTr="00390DB9">
        <w:tc>
          <w:tcPr>
            <w:cnfStyle w:val="001000000000" w:firstRow="0" w:lastRow="0" w:firstColumn="1" w:lastColumn="0" w:oddVBand="0" w:evenVBand="0" w:oddHBand="0" w:evenHBand="0" w:firstRowFirstColumn="0" w:firstRowLastColumn="0" w:lastRowFirstColumn="0" w:lastRowLastColumn="0"/>
            <w:tcW w:w="2236" w:type="dxa"/>
          </w:tcPr>
          <w:p w14:paraId="55B0ED15" w14:textId="77777777" w:rsidR="00390DB9" w:rsidRDefault="00390DB9" w:rsidP="00354CBB">
            <w:r>
              <w:t>Trigger</w:t>
            </w:r>
          </w:p>
        </w:tc>
        <w:tc>
          <w:tcPr>
            <w:tcW w:w="6759" w:type="dxa"/>
          </w:tcPr>
          <w:p w14:paraId="55B0ED16" w14:textId="77777777" w:rsidR="00390DB9" w:rsidRDefault="00390DB9" w:rsidP="00354CBB">
            <w:pPr>
              <w:cnfStyle w:val="000000000000" w:firstRow="0" w:lastRow="0" w:firstColumn="0" w:lastColumn="0" w:oddVBand="0" w:evenVBand="0" w:oddHBand="0" w:evenHBand="0" w:firstRowFirstColumn="0" w:firstRowLastColumn="0" w:lastRowFirstColumn="0" w:lastRowLastColumn="0"/>
            </w:pPr>
            <w:r>
              <w:t>The user want to see the list of all test suites of a project</w:t>
            </w:r>
          </w:p>
        </w:tc>
      </w:tr>
      <w:tr w:rsidR="00390DB9" w14:paraId="55B0ED1A" w14:textId="77777777" w:rsidTr="00390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18" w14:textId="77777777" w:rsidR="00390DB9" w:rsidRDefault="00390DB9" w:rsidP="00354CBB">
            <w:r>
              <w:t>Inputs</w:t>
            </w:r>
          </w:p>
        </w:tc>
        <w:tc>
          <w:tcPr>
            <w:tcW w:w="6759" w:type="dxa"/>
          </w:tcPr>
          <w:p w14:paraId="55B0ED19"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None</w:t>
            </w:r>
          </w:p>
        </w:tc>
      </w:tr>
      <w:tr w:rsidR="00390DB9" w14:paraId="55B0ED1E" w14:textId="77777777" w:rsidTr="00390DB9">
        <w:tc>
          <w:tcPr>
            <w:cnfStyle w:val="001000000000" w:firstRow="0" w:lastRow="0" w:firstColumn="1" w:lastColumn="0" w:oddVBand="0" w:evenVBand="0" w:oddHBand="0" w:evenHBand="0" w:firstRowFirstColumn="0" w:firstRowLastColumn="0" w:lastRowFirstColumn="0" w:lastRowLastColumn="0"/>
            <w:tcW w:w="2236" w:type="dxa"/>
          </w:tcPr>
          <w:p w14:paraId="55B0ED1B" w14:textId="77777777" w:rsidR="00390DB9" w:rsidRDefault="00390DB9" w:rsidP="00354CBB">
            <w:r>
              <w:t>Preconditions</w:t>
            </w:r>
          </w:p>
        </w:tc>
        <w:tc>
          <w:tcPr>
            <w:tcW w:w="6759" w:type="dxa"/>
          </w:tcPr>
          <w:p w14:paraId="55B0ED1C" w14:textId="77777777" w:rsidR="00390DB9" w:rsidRDefault="00390DB9" w:rsidP="00354CBB">
            <w:pPr>
              <w:cnfStyle w:val="000000000000" w:firstRow="0" w:lastRow="0" w:firstColumn="0" w:lastColumn="0" w:oddVBand="0" w:evenVBand="0" w:oddHBand="0" w:evenHBand="0" w:firstRowFirstColumn="0" w:firstRowLastColumn="0" w:lastRowFirstColumn="0" w:lastRowLastColumn="0"/>
            </w:pPr>
            <w:r>
              <w:t>The user is logged in</w:t>
            </w:r>
          </w:p>
          <w:p w14:paraId="55B0ED1D" w14:textId="77777777" w:rsidR="00390DB9" w:rsidRDefault="00390DB9" w:rsidP="00354CBB">
            <w:pPr>
              <w:cnfStyle w:val="000000000000" w:firstRow="0" w:lastRow="0" w:firstColumn="0" w:lastColumn="0" w:oddVBand="0" w:evenVBand="0" w:oddHBand="0" w:evenHBand="0" w:firstRowFirstColumn="0" w:firstRowLastColumn="0" w:lastRowFirstColumn="0" w:lastRowLastColumn="0"/>
            </w:pPr>
            <w:r>
              <w:t>The user belongs to the project having the test suite</w:t>
            </w:r>
          </w:p>
        </w:tc>
      </w:tr>
      <w:tr w:rsidR="00390DB9" w14:paraId="55B0ED22" w14:textId="77777777" w:rsidTr="00390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1F" w14:textId="77777777" w:rsidR="00390DB9" w:rsidRDefault="00390DB9" w:rsidP="00354CBB">
            <w:r>
              <w:t>Main Success Scenario</w:t>
            </w:r>
          </w:p>
        </w:tc>
        <w:tc>
          <w:tcPr>
            <w:tcW w:w="6759" w:type="dxa"/>
          </w:tcPr>
          <w:p w14:paraId="55B0ED20"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1. The user selects a project from the list of projects on his/her project page.</w:t>
            </w:r>
          </w:p>
          <w:p w14:paraId="55B0ED21"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2. The system shows the list of test suite names and some basic information including test descriptions and running status.</w:t>
            </w:r>
          </w:p>
        </w:tc>
      </w:tr>
      <w:tr w:rsidR="00390DB9" w14:paraId="55B0ED25" w14:textId="77777777" w:rsidTr="00390DB9">
        <w:tc>
          <w:tcPr>
            <w:cnfStyle w:val="001000000000" w:firstRow="0" w:lastRow="0" w:firstColumn="1" w:lastColumn="0" w:oddVBand="0" w:evenVBand="0" w:oddHBand="0" w:evenHBand="0" w:firstRowFirstColumn="0" w:firstRowLastColumn="0" w:lastRowFirstColumn="0" w:lastRowLastColumn="0"/>
            <w:tcW w:w="2236" w:type="dxa"/>
          </w:tcPr>
          <w:p w14:paraId="55B0ED23" w14:textId="77777777" w:rsidR="00390DB9" w:rsidRDefault="00390DB9" w:rsidP="00354CBB">
            <w:r>
              <w:t>Alternative Scenarios</w:t>
            </w:r>
          </w:p>
        </w:tc>
        <w:tc>
          <w:tcPr>
            <w:tcW w:w="6759" w:type="dxa"/>
          </w:tcPr>
          <w:p w14:paraId="55B0ED24" w14:textId="77777777" w:rsidR="00390DB9" w:rsidRDefault="00390DB9" w:rsidP="00354CBB">
            <w:pPr>
              <w:cnfStyle w:val="000000000000" w:firstRow="0" w:lastRow="0" w:firstColumn="0" w:lastColumn="0" w:oddVBand="0" w:evenVBand="0" w:oddHBand="0" w:evenHBand="0" w:firstRowFirstColumn="0" w:firstRowLastColumn="0" w:lastRowFirstColumn="0" w:lastRowLastColumn="0"/>
            </w:pPr>
            <w:r>
              <w:t>The user could get the test suite list page from the side bar menu.</w:t>
            </w:r>
          </w:p>
        </w:tc>
      </w:tr>
      <w:tr w:rsidR="00390DB9" w14:paraId="55B0ED3E" w14:textId="77777777" w:rsidTr="00390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26" w14:textId="77777777" w:rsidR="00390DB9" w:rsidRDefault="00390DB9" w:rsidP="00354CBB">
            <w:r>
              <w:t>Success End Condition</w:t>
            </w:r>
          </w:p>
        </w:tc>
        <w:tc>
          <w:tcPr>
            <w:tcW w:w="6759" w:type="dxa"/>
          </w:tcPr>
          <w:p w14:paraId="55B0ED27"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Technically none, the list of test suite with the following information is shown</w:t>
            </w:r>
          </w:p>
          <w:p w14:paraId="55B0ED28"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p>
          <w:tbl>
            <w:tblPr>
              <w:tblStyle w:val="GridTable1Light"/>
              <w:tblW w:w="655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764"/>
              <w:gridCol w:w="1764"/>
              <w:gridCol w:w="3028"/>
            </w:tblGrid>
            <w:tr w:rsidR="00390DB9" w:rsidRPr="00390DB9" w14:paraId="55B0ED2C" w14:textId="77777777" w:rsidTr="00390DB9">
              <w:trPr>
                <w:trHeight w:val="242"/>
              </w:trPr>
              <w:tc>
                <w:tcPr>
                  <w:tcW w:w="1764" w:type="dxa"/>
                  <w:shd w:val="clear" w:color="auto" w:fill="EBE9E2" w:themeFill="accent6" w:themeFillTint="33"/>
                </w:tcPr>
                <w:p w14:paraId="55B0ED29" w14:textId="77777777" w:rsidR="00390DB9" w:rsidRPr="00390DB9" w:rsidRDefault="00390DB9" w:rsidP="00A41349">
                  <w:pPr>
                    <w:framePr w:hSpace="180" w:wrap="around" w:vAnchor="page" w:hAnchor="margin" w:y="1390"/>
                    <w:jc w:val="both"/>
                    <w:rPr>
                      <w:rFonts w:cs="Arial"/>
                      <w:b/>
                      <w:sz w:val="18"/>
                      <w:szCs w:val="18"/>
                    </w:rPr>
                  </w:pPr>
                  <w:r w:rsidRPr="00390DB9">
                    <w:rPr>
                      <w:rFonts w:cs="Arial"/>
                      <w:b/>
                      <w:sz w:val="18"/>
                      <w:szCs w:val="18"/>
                    </w:rPr>
                    <w:t>Field Name</w:t>
                  </w:r>
                </w:p>
              </w:tc>
              <w:tc>
                <w:tcPr>
                  <w:tcW w:w="1764" w:type="dxa"/>
                  <w:shd w:val="clear" w:color="auto" w:fill="EBE9E2" w:themeFill="accent6" w:themeFillTint="33"/>
                </w:tcPr>
                <w:p w14:paraId="55B0ED2A" w14:textId="77777777" w:rsidR="00390DB9" w:rsidRPr="00390DB9" w:rsidRDefault="00390DB9" w:rsidP="00A41349">
                  <w:pPr>
                    <w:framePr w:hSpace="180" w:wrap="around" w:vAnchor="page" w:hAnchor="margin" w:y="1390"/>
                    <w:jc w:val="both"/>
                    <w:rPr>
                      <w:rFonts w:cs="Arial"/>
                      <w:b/>
                      <w:sz w:val="18"/>
                      <w:szCs w:val="18"/>
                    </w:rPr>
                  </w:pPr>
                  <w:r w:rsidRPr="00390DB9">
                    <w:rPr>
                      <w:rFonts w:cs="Arial"/>
                      <w:b/>
                      <w:sz w:val="18"/>
                      <w:szCs w:val="18"/>
                    </w:rPr>
                    <w:t>Type</w:t>
                  </w:r>
                </w:p>
              </w:tc>
              <w:tc>
                <w:tcPr>
                  <w:tcW w:w="3028" w:type="dxa"/>
                  <w:shd w:val="clear" w:color="auto" w:fill="EBE9E2" w:themeFill="accent6" w:themeFillTint="33"/>
                </w:tcPr>
                <w:p w14:paraId="55B0ED2B" w14:textId="77777777" w:rsidR="00390DB9" w:rsidRPr="00390DB9" w:rsidRDefault="00390DB9" w:rsidP="00A41349">
                  <w:pPr>
                    <w:framePr w:hSpace="180" w:wrap="around" w:vAnchor="page" w:hAnchor="margin" w:y="1390"/>
                    <w:jc w:val="both"/>
                    <w:rPr>
                      <w:rFonts w:cs="Arial"/>
                      <w:b/>
                      <w:sz w:val="18"/>
                      <w:szCs w:val="18"/>
                    </w:rPr>
                  </w:pPr>
                  <w:r w:rsidRPr="00390DB9">
                    <w:rPr>
                      <w:rFonts w:cs="Arial"/>
                      <w:b/>
                      <w:sz w:val="18"/>
                      <w:szCs w:val="18"/>
                    </w:rPr>
                    <w:t>Remarks</w:t>
                  </w:r>
                </w:p>
              </w:tc>
            </w:tr>
            <w:tr w:rsidR="00390DB9" w:rsidRPr="00390DB9" w14:paraId="55B0ED30" w14:textId="77777777" w:rsidTr="00390DB9">
              <w:trPr>
                <w:trHeight w:val="251"/>
              </w:trPr>
              <w:tc>
                <w:tcPr>
                  <w:tcW w:w="1764" w:type="dxa"/>
                </w:tcPr>
                <w:p w14:paraId="55B0ED2D"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Name</w:t>
                  </w:r>
                </w:p>
              </w:tc>
              <w:tc>
                <w:tcPr>
                  <w:tcW w:w="1764" w:type="dxa"/>
                </w:tcPr>
                <w:p w14:paraId="55B0ED2E"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Link</w:t>
                  </w:r>
                </w:p>
              </w:tc>
              <w:tc>
                <w:tcPr>
                  <w:tcW w:w="3028" w:type="dxa"/>
                </w:tcPr>
                <w:p w14:paraId="55B0ED2F"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Opens the test suite details page.</w:t>
                  </w:r>
                </w:p>
              </w:tc>
            </w:tr>
            <w:tr w:rsidR="00390DB9" w:rsidRPr="00390DB9" w14:paraId="55B0ED34" w14:textId="77777777" w:rsidTr="00390DB9">
              <w:trPr>
                <w:trHeight w:val="242"/>
              </w:trPr>
              <w:tc>
                <w:tcPr>
                  <w:tcW w:w="1764" w:type="dxa"/>
                </w:tcPr>
                <w:p w14:paraId="55B0ED31"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Description</w:t>
                  </w:r>
                </w:p>
              </w:tc>
              <w:tc>
                <w:tcPr>
                  <w:tcW w:w="1764" w:type="dxa"/>
                </w:tcPr>
                <w:p w14:paraId="55B0ED32"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Text</w:t>
                  </w:r>
                </w:p>
              </w:tc>
              <w:tc>
                <w:tcPr>
                  <w:tcW w:w="3028" w:type="dxa"/>
                </w:tcPr>
                <w:p w14:paraId="55B0ED33"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Only 65 Characters are shown.</w:t>
                  </w:r>
                </w:p>
              </w:tc>
            </w:tr>
            <w:tr w:rsidR="00390DB9" w:rsidRPr="00390DB9" w14:paraId="55B0ED38" w14:textId="77777777" w:rsidTr="00390DB9">
              <w:trPr>
                <w:trHeight w:val="251"/>
              </w:trPr>
              <w:tc>
                <w:tcPr>
                  <w:tcW w:w="1764" w:type="dxa"/>
                </w:tcPr>
                <w:p w14:paraId="55B0ED35"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Running status</w:t>
                  </w:r>
                </w:p>
              </w:tc>
              <w:tc>
                <w:tcPr>
                  <w:tcW w:w="1764" w:type="dxa"/>
                </w:tcPr>
                <w:p w14:paraId="55B0ED36"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Text</w:t>
                  </w:r>
                </w:p>
              </w:tc>
              <w:tc>
                <w:tcPr>
                  <w:tcW w:w="3028" w:type="dxa"/>
                </w:tcPr>
                <w:p w14:paraId="55B0ED37"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Show the test is running or not</w:t>
                  </w:r>
                </w:p>
              </w:tc>
            </w:tr>
            <w:tr w:rsidR="00390DB9" w:rsidRPr="00390DB9" w14:paraId="55B0ED3C" w14:textId="77777777" w:rsidTr="00390DB9">
              <w:trPr>
                <w:trHeight w:val="242"/>
              </w:trPr>
              <w:tc>
                <w:tcPr>
                  <w:tcW w:w="1764" w:type="dxa"/>
                </w:tcPr>
                <w:p w14:paraId="55B0ED39"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Time</w:t>
                  </w:r>
                </w:p>
              </w:tc>
              <w:tc>
                <w:tcPr>
                  <w:tcW w:w="1764" w:type="dxa"/>
                </w:tcPr>
                <w:p w14:paraId="55B0ED3A"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Text</w:t>
                  </w:r>
                </w:p>
              </w:tc>
              <w:tc>
                <w:tcPr>
                  <w:tcW w:w="3028" w:type="dxa"/>
                </w:tcPr>
                <w:p w14:paraId="55B0ED3B" w14:textId="77777777" w:rsidR="00390DB9" w:rsidRPr="00390DB9" w:rsidRDefault="00390DB9" w:rsidP="00A41349">
                  <w:pPr>
                    <w:framePr w:hSpace="180" w:wrap="around" w:vAnchor="page" w:hAnchor="margin" w:y="1390"/>
                    <w:jc w:val="both"/>
                    <w:rPr>
                      <w:rFonts w:cs="Arial"/>
                      <w:sz w:val="18"/>
                      <w:szCs w:val="18"/>
                    </w:rPr>
                  </w:pPr>
                  <w:r w:rsidRPr="00390DB9">
                    <w:rPr>
                      <w:rFonts w:cs="Arial"/>
                      <w:sz w:val="18"/>
                      <w:szCs w:val="18"/>
                    </w:rPr>
                    <w:t>Last run time</w:t>
                  </w:r>
                </w:p>
              </w:tc>
            </w:tr>
          </w:tbl>
          <w:p w14:paraId="55B0ED3D"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p>
        </w:tc>
      </w:tr>
      <w:tr w:rsidR="00390DB9" w14:paraId="55B0ED41" w14:textId="77777777" w:rsidTr="00390DB9">
        <w:tc>
          <w:tcPr>
            <w:cnfStyle w:val="001000000000" w:firstRow="0" w:lastRow="0" w:firstColumn="1" w:lastColumn="0" w:oddVBand="0" w:evenVBand="0" w:oddHBand="0" w:evenHBand="0" w:firstRowFirstColumn="0" w:firstRowLastColumn="0" w:lastRowFirstColumn="0" w:lastRowLastColumn="0"/>
            <w:tcW w:w="2236" w:type="dxa"/>
          </w:tcPr>
          <w:p w14:paraId="55B0ED3F" w14:textId="77777777" w:rsidR="00390DB9" w:rsidRDefault="00390DB9" w:rsidP="00354CBB">
            <w:r>
              <w:t>Failed End Condition</w:t>
            </w:r>
          </w:p>
        </w:tc>
        <w:tc>
          <w:tcPr>
            <w:tcW w:w="6759" w:type="dxa"/>
          </w:tcPr>
          <w:p w14:paraId="55B0ED40" w14:textId="77777777" w:rsidR="00390DB9" w:rsidRDefault="00390DB9" w:rsidP="00354CBB">
            <w:pPr>
              <w:cnfStyle w:val="000000000000" w:firstRow="0" w:lastRow="0" w:firstColumn="0" w:lastColumn="0" w:oddVBand="0" w:evenVBand="0" w:oddHBand="0" w:evenHBand="0" w:firstRowFirstColumn="0" w:firstRowLastColumn="0" w:lastRowFirstColumn="0" w:lastRowLastColumn="0"/>
            </w:pPr>
            <w:r>
              <w:t>The system displays an error message</w:t>
            </w:r>
          </w:p>
        </w:tc>
      </w:tr>
      <w:tr w:rsidR="00390DB9" w14:paraId="55B0ED45" w14:textId="77777777" w:rsidTr="00390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55B0ED42" w14:textId="77777777" w:rsidR="00390DB9" w:rsidRDefault="00390DB9" w:rsidP="00354CBB">
            <w:r>
              <w:t>Special Requirements</w:t>
            </w:r>
          </w:p>
        </w:tc>
        <w:tc>
          <w:tcPr>
            <w:tcW w:w="6759" w:type="dxa"/>
          </w:tcPr>
          <w:p w14:paraId="55B0ED43"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 The System’s interface must be user-friendly.</w:t>
            </w:r>
          </w:p>
          <w:p w14:paraId="55B0ED44" w14:textId="77777777" w:rsidR="00390DB9" w:rsidRDefault="00390DB9" w:rsidP="00354CBB">
            <w:pPr>
              <w:cnfStyle w:val="000000100000" w:firstRow="0" w:lastRow="0" w:firstColumn="0" w:lastColumn="0" w:oddVBand="0" w:evenVBand="0" w:oddHBand="1" w:evenHBand="0" w:firstRowFirstColumn="0" w:firstRowLastColumn="0" w:lastRowFirstColumn="0" w:lastRowLastColumn="0"/>
            </w:pPr>
            <w:r>
              <w:t>+ The respond time must be under 5 seconds.</w:t>
            </w:r>
          </w:p>
        </w:tc>
      </w:tr>
    </w:tbl>
    <w:p w14:paraId="55B0ED46" w14:textId="77777777" w:rsidR="005C4D53" w:rsidRDefault="005C4D53" w:rsidP="005C4D53"/>
    <w:tbl>
      <w:tblPr>
        <w:tblStyle w:val="GridTable4-Accent1"/>
        <w:tblpPr w:leftFromText="180" w:rightFromText="180" w:vertAnchor="page" w:horzAnchor="margin" w:tblpY="8999"/>
        <w:tblW w:w="9085" w:type="dxa"/>
        <w:tblLook w:val="04A0" w:firstRow="1" w:lastRow="0" w:firstColumn="1" w:lastColumn="0" w:noHBand="0" w:noVBand="1"/>
      </w:tblPr>
      <w:tblGrid>
        <w:gridCol w:w="1649"/>
        <w:gridCol w:w="7436"/>
      </w:tblGrid>
      <w:tr w:rsidR="002310AD" w14:paraId="55B0ED49" w14:textId="77777777" w:rsidTr="00AB4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47" w14:textId="57AC7D05" w:rsidR="002310AD" w:rsidRDefault="00FA4A1D" w:rsidP="00354CBB">
            <w:r>
              <w:t>RE3-2</w:t>
            </w:r>
          </w:p>
        </w:tc>
        <w:tc>
          <w:tcPr>
            <w:tcW w:w="6840" w:type="dxa"/>
          </w:tcPr>
          <w:p w14:paraId="55B0ED48" w14:textId="77777777" w:rsidR="002310AD" w:rsidRDefault="002310AD" w:rsidP="00354CBB">
            <w:pPr>
              <w:cnfStyle w:val="100000000000" w:firstRow="1" w:lastRow="0" w:firstColumn="0" w:lastColumn="0" w:oddVBand="0" w:evenVBand="0" w:oddHBand="0" w:evenHBand="0" w:firstRowFirstColumn="0" w:firstRowLastColumn="0" w:lastRowFirstColumn="0" w:lastRowLastColumn="0"/>
            </w:pPr>
            <w:r>
              <w:t>View test suite detail</w:t>
            </w:r>
          </w:p>
        </w:tc>
      </w:tr>
      <w:tr w:rsidR="002310AD" w14:paraId="55B0ED4C"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4A" w14:textId="77777777" w:rsidR="002310AD" w:rsidRDefault="002310AD" w:rsidP="00354CBB">
            <w:r>
              <w:t>Description</w:t>
            </w:r>
          </w:p>
        </w:tc>
        <w:tc>
          <w:tcPr>
            <w:tcW w:w="6840" w:type="dxa"/>
          </w:tcPr>
          <w:p w14:paraId="55B0ED4B"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The user want to get the details of a test suite regarding to a specific project</w:t>
            </w:r>
          </w:p>
        </w:tc>
      </w:tr>
      <w:tr w:rsidR="002310AD" w14:paraId="55B0ED4F"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4D" w14:textId="77777777" w:rsidR="002310AD" w:rsidRDefault="002310AD" w:rsidP="00354CBB">
            <w:r>
              <w:t>Stakeholders</w:t>
            </w:r>
          </w:p>
        </w:tc>
        <w:tc>
          <w:tcPr>
            <w:tcW w:w="6840" w:type="dxa"/>
          </w:tcPr>
          <w:p w14:paraId="55B0ED4E" w14:textId="77777777" w:rsidR="002310AD" w:rsidRDefault="002310AD" w:rsidP="00354CBB">
            <w:pPr>
              <w:cnfStyle w:val="000000000000" w:firstRow="0" w:lastRow="0" w:firstColumn="0" w:lastColumn="0" w:oddVBand="0" w:evenVBand="0" w:oddHBand="0" w:evenHBand="0" w:firstRowFirstColumn="0" w:firstRowLastColumn="0" w:lastRowFirstColumn="0" w:lastRowLastColumn="0"/>
            </w:pPr>
            <w:r>
              <w:t>Testers, project manager, admin</w:t>
            </w:r>
          </w:p>
        </w:tc>
      </w:tr>
      <w:tr w:rsidR="002310AD" w14:paraId="55B0ED52"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50" w14:textId="77777777" w:rsidR="002310AD" w:rsidRDefault="002310AD" w:rsidP="00354CBB">
            <w:r>
              <w:t>Actors</w:t>
            </w:r>
          </w:p>
        </w:tc>
        <w:tc>
          <w:tcPr>
            <w:tcW w:w="6840" w:type="dxa"/>
          </w:tcPr>
          <w:p w14:paraId="55B0ED51"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User</w:t>
            </w:r>
          </w:p>
        </w:tc>
      </w:tr>
      <w:tr w:rsidR="002310AD" w14:paraId="55B0ED55"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53" w14:textId="77777777" w:rsidR="002310AD" w:rsidRDefault="002310AD" w:rsidP="00354CBB">
            <w:r>
              <w:t>Trigger</w:t>
            </w:r>
          </w:p>
        </w:tc>
        <w:tc>
          <w:tcPr>
            <w:tcW w:w="6840" w:type="dxa"/>
          </w:tcPr>
          <w:p w14:paraId="55B0ED54" w14:textId="77777777" w:rsidR="002310AD" w:rsidRDefault="002310AD" w:rsidP="00354CBB">
            <w:pPr>
              <w:cnfStyle w:val="000000000000" w:firstRow="0" w:lastRow="0" w:firstColumn="0" w:lastColumn="0" w:oddVBand="0" w:evenVBand="0" w:oddHBand="0" w:evenHBand="0" w:firstRowFirstColumn="0" w:firstRowLastColumn="0" w:lastRowFirstColumn="0" w:lastRowLastColumn="0"/>
            </w:pPr>
            <w:r>
              <w:t>The user want to know the details of a test suite</w:t>
            </w:r>
          </w:p>
        </w:tc>
      </w:tr>
      <w:tr w:rsidR="002310AD" w14:paraId="55B0ED58"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56" w14:textId="77777777" w:rsidR="002310AD" w:rsidRDefault="002310AD" w:rsidP="00354CBB">
            <w:r>
              <w:t>Inputs</w:t>
            </w:r>
          </w:p>
        </w:tc>
        <w:tc>
          <w:tcPr>
            <w:tcW w:w="6840" w:type="dxa"/>
          </w:tcPr>
          <w:p w14:paraId="55B0ED57"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None</w:t>
            </w:r>
          </w:p>
        </w:tc>
      </w:tr>
      <w:tr w:rsidR="002310AD" w14:paraId="55B0ED5C"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59" w14:textId="77777777" w:rsidR="002310AD" w:rsidRDefault="002310AD" w:rsidP="00354CBB">
            <w:r>
              <w:t>Preconditions</w:t>
            </w:r>
          </w:p>
        </w:tc>
        <w:tc>
          <w:tcPr>
            <w:tcW w:w="6840" w:type="dxa"/>
          </w:tcPr>
          <w:p w14:paraId="55B0ED5A" w14:textId="77777777" w:rsidR="002310AD" w:rsidRDefault="002310AD" w:rsidP="00354CBB">
            <w:pPr>
              <w:cnfStyle w:val="000000000000" w:firstRow="0" w:lastRow="0" w:firstColumn="0" w:lastColumn="0" w:oddVBand="0" w:evenVBand="0" w:oddHBand="0" w:evenHBand="0" w:firstRowFirstColumn="0" w:firstRowLastColumn="0" w:lastRowFirstColumn="0" w:lastRowLastColumn="0"/>
            </w:pPr>
            <w:r>
              <w:t>The user is logged in</w:t>
            </w:r>
          </w:p>
          <w:p w14:paraId="55B0ED5B" w14:textId="77777777" w:rsidR="002310AD" w:rsidRDefault="002310AD" w:rsidP="00354CBB">
            <w:pPr>
              <w:cnfStyle w:val="000000000000" w:firstRow="0" w:lastRow="0" w:firstColumn="0" w:lastColumn="0" w:oddVBand="0" w:evenVBand="0" w:oddHBand="0" w:evenHBand="0" w:firstRowFirstColumn="0" w:firstRowLastColumn="0" w:lastRowFirstColumn="0" w:lastRowLastColumn="0"/>
            </w:pPr>
            <w:r>
              <w:t>The user belongs to the project having the test suite</w:t>
            </w:r>
          </w:p>
        </w:tc>
      </w:tr>
      <w:tr w:rsidR="002310AD" w14:paraId="55B0ED75"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5D" w14:textId="77777777" w:rsidR="002310AD" w:rsidRDefault="002310AD" w:rsidP="00354CBB">
            <w:r>
              <w:t>Main Success Scenario</w:t>
            </w:r>
          </w:p>
        </w:tc>
        <w:tc>
          <w:tcPr>
            <w:tcW w:w="6840" w:type="dxa"/>
          </w:tcPr>
          <w:p w14:paraId="55B0ED5E"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1. The user selects a test suite from the list of test suites on the project detail page.</w:t>
            </w:r>
          </w:p>
          <w:p w14:paraId="55B0ED5F"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2. The system shows the test suite details including</w:t>
            </w:r>
          </w:p>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984"/>
              <w:gridCol w:w="1984"/>
              <w:gridCol w:w="3242"/>
            </w:tblGrid>
            <w:tr w:rsidR="00C3414F" w:rsidRPr="00C723FB" w14:paraId="3FEE212B" w14:textId="77777777" w:rsidTr="0067292D">
              <w:trPr>
                <w:trHeight w:val="373"/>
              </w:trPr>
              <w:tc>
                <w:tcPr>
                  <w:tcW w:w="1984" w:type="dxa"/>
                  <w:shd w:val="pct12" w:color="auto" w:fill="FFFFFF"/>
                </w:tcPr>
                <w:p w14:paraId="57ACB127" w14:textId="77777777" w:rsidR="00C3414F" w:rsidRPr="00C723FB" w:rsidRDefault="00C3414F" w:rsidP="00A41349">
                  <w:pPr>
                    <w:framePr w:hSpace="180" w:wrap="around" w:vAnchor="page" w:hAnchor="margin" w:y="8999"/>
                    <w:jc w:val="both"/>
                    <w:rPr>
                      <w:rFonts w:cs="Arial"/>
                      <w:b/>
                      <w:sz w:val="18"/>
                      <w:szCs w:val="18"/>
                    </w:rPr>
                  </w:pPr>
                  <w:r w:rsidRPr="00C723FB">
                    <w:rPr>
                      <w:rFonts w:cs="Arial"/>
                      <w:b/>
                      <w:sz w:val="18"/>
                      <w:szCs w:val="18"/>
                    </w:rPr>
                    <w:t>Field Name</w:t>
                  </w:r>
                </w:p>
              </w:tc>
              <w:tc>
                <w:tcPr>
                  <w:tcW w:w="1984" w:type="dxa"/>
                  <w:shd w:val="pct12" w:color="auto" w:fill="FFFFFF"/>
                </w:tcPr>
                <w:p w14:paraId="1715060E" w14:textId="77777777" w:rsidR="00C3414F" w:rsidRPr="00C723FB" w:rsidRDefault="00C3414F" w:rsidP="00A41349">
                  <w:pPr>
                    <w:framePr w:hSpace="180" w:wrap="around" w:vAnchor="page" w:hAnchor="margin" w:y="8999"/>
                    <w:jc w:val="both"/>
                    <w:rPr>
                      <w:rFonts w:cs="Arial"/>
                      <w:b/>
                      <w:sz w:val="18"/>
                      <w:szCs w:val="18"/>
                    </w:rPr>
                  </w:pPr>
                  <w:r w:rsidRPr="00C723FB">
                    <w:rPr>
                      <w:rFonts w:cs="Arial"/>
                      <w:b/>
                      <w:sz w:val="18"/>
                      <w:szCs w:val="18"/>
                    </w:rPr>
                    <w:t>Type</w:t>
                  </w:r>
                </w:p>
              </w:tc>
              <w:tc>
                <w:tcPr>
                  <w:tcW w:w="3242" w:type="dxa"/>
                  <w:shd w:val="pct12" w:color="auto" w:fill="FFFFFF"/>
                </w:tcPr>
                <w:p w14:paraId="1C95F53F" w14:textId="77777777" w:rsidR="00C3414F" w:rsidRPr="00C723FB" w:rsidRDefault="00C3414F" w:rsidP="00A41349">
                  <w:pPr>
                    <w:framePr w:hSpace="180" w:wrap="around" w:vAnchor="page" w:hAnchor="margin" w:y="8999"/>
                    <w:jc w:val="both"/>
                    <w:rPr>
                      <w:rFonts w:cs="Arial"/>
                      <w:b/>
                      <w:sz w:val="18"/>
                      <w:szCs w:val="18"/>
                    </w:rPr>
                  </w:pPr>
                  <w:r w:rsidRPr="00C723FB">
                    <w:rPr>
                      <w:rFonts w:cs="Arial"/>
                      <w:b/>
                      <w:sz w:val="18"/>
                      <w:szCs w:val="18"/>
                    </w:rPr>
                    <w:t>Remarks</w:t>
                  </w:r>
                </w:p>
              </w:tc>
            </w:tr>
            <w:tr w:rsidR="00C3414F" w:rsidRPr="00C723FB" w14:paraId="41BA1DF6" w14:textId="77777777" w:rsidTr="0067292D">
              <w:trPr>
                <w:trHeight w:val="386"/>
              </w:trPr>
              <w:tc>
                <w:tcPr>
                  <w:tcW w:w="1984" w:type="dxa"/>
                </w:tcPr>
                <w:p w14:paraId="2D7B39B3" w14:textId="77777777" w:rsidR="00C3414F" w:rsidRPr="00C723FB" w:rsidRDefault="00C3414F" w:rsidP="00A41349">
                  <w:pPr>
                    <w:framePr w:hSpace="180" w:wrap="around" w:vAnchor="page" w:hAnchor="margin" w:y="8999"/>
                    <w:jc w:val="both"/>
                    <w:rPr>
                      <w:rFonts w:cs="Arial"/>
                      <w:sz w:val="18"/>
                      <w:szCs w:val="18"/>
                    </w:rPr>
                  </w:pPr>
                  <w:r w:rsidRPr="00C723FB">
                    <w:t>Name</w:t>
                  </w:r>
                </w:p>
              </w:tc>
              <w:tc>
                <w:tcPr>
                  <w:tcW w:w="1984" w:type="dxa"/>
                </w:tcPr>
                <w:p w14:paraId="6B616204" w14:textId="77777777" w:rsidR="00C3414F" w:rsidRPr="00C723FB" w:rsidRDefault="00C3414F" w:rsidP="00A41349">
                  <w:pPr>
                    <w:framePr w:hSpace="180" w:wrap="around" w:vAnchor="page" w:hAnchor="margin" w:y="8999"/>
                    <w:ind w:left="720" w:hanging="720"/>
                    <w:jc w:val="both"/>
                    <w:rPr>
                      <w:rFonts w:cs="Arial"/>
                      <w:sz w:val="18"/>
                      <w:szCs w:val="18"/>
                    </w:rPr>
                  </w:pPr>
                  <w:r w:rsidRPr="00C723FB">
                    <w:rPr>
                      <w:rFonts w:cs="Arial"/>
                      <w:sz w:val="18"/>
                      <w:szCs w:val="18"/>
                    </w:rPr>
                    <w:t>Text</w:t>
                  </w:r>
                </w:p>
              </w:tc>
              <w:tc>
                <w:tcPr>
                  <w:tcW w:w="3242" w:type="dxa"/>
                </w:tcPr>
                <w:p w14:paraId="11FA1311" w14:textId="77777777" w:rsidR="00C3414F" w:rsidRPr="00C723FB" w:rsidRDefault="00C3414F" w:rsidP="00A41349">
                  <w:pPr>
                    <w:framePr w:hSpace="180" w:wrap="around" w:vAnchor="page" w:hAnchor="margin" w:y="8999"/>
                    <w:jc w:val="both"/>
                    <w:rPr>
                      <w:rFonts w:cs="Arial"/>
                      <w:sz w:val="18"/>
                      <w:szCs w:val="18"/>
                    </w:rPr>
                  </w:pPr>
                  <w:r w:rsidRPr="00C723FB">
                    <w:t>The test suite name</w:t>
                  </w:r>
                </w:p>
              </w:tc>
            </w:tr>
            <w:tr w:rsidR="00C3414F" w:rsidRPr="00C723FB" w14:paraId="7E59773B" w14:textId="77777777" w:rsidTr="0067292D">
              <w:trPr>
                <w:trHeight w:val="399"/>
              </w:trPr>
              <w:tc>
                <w:tcPr>
                  <w:tcW w:w="1984" w:type="dxa"/>
                </w:tcPr>
                <w:p w14:paraId="1C1C3558" w14:textId="77777777" w:rsidR="00C3414F" w:rsidRPr="00C723FB" w:rsidRDefault="00C3414F" w:rsidP="00A41349">
                  <w:pPr>
                    <w:framePr w:hSpace="180" w:wrap="around" w:vAnchor="page" w:hAnchor="margin" w:y="8999"/>
                    <w:jc w:val="both"/>
                    <w:rPr>
                      <w:rFonts w:cs="Arial"/>
                      <w:sz w:val="18"/>
                      <w:szCs w:val="18"/>
                    </w:rPr>
                  </w:pPr>
                  <w:r w:rsidRPr="00C723FB">
                    <w:t>Threads</w:t>
                  </w:r>
                </w:p>
              </w:tc>
              <w:tc>
                <w:tcPr>
                  <w:tcW w:w="1984" w:type="dxa"/>
                </w:tcPr>
                <w:p w14:paraId="013735AF" w14:textId="77777777" w:rsidR="00C3414F" w:rsidRPr="00C723FB" w:rsidRDefault="00C3414F"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3E131D57" w14:textId="77777777" w:rsidR="00C3414F" w:rsidRPr="00C723FB" w:rsidRDefault="00C3414F" w:rsidP="00A41349">
                  <w:pPr>
                    <w:framePr w:hSpace="180" w:wrap="around" w:vAnchor="page" w:hAnchor="margin" w:y="8999"/>
                    <w:jc w:val="both"/>
                    <w:rPr>
                      <w:rFonts w:cs="Arial"/>
                      <w:sz w:val="18"/>
                      <w:szCs w:val="18"/>
                    </w:rPr>
                  </w:pPr>
                  <w:r w:rsidRPr="00C723FB">
                    <w:t>Test parameter</w:t>
                  </w:r>
                </w:p>
              </w:tc>
            </w:tr>
            <w:tr w:rsidR="00C3414F" w:rsidRPr="00C723FB" w14:paraId="5A9333D1" w14:textId="77777777" w:rsidTr="0067292D">
              <w:trPr>
                <w:trHeight w:val="399"/>
              </w:trPr>
              <w:tc>
                <w:tcPr>
                  <w:tcW w:w="1984" w:type="dxa"/>
                </w:tcPr>
                <w:p w14:paraId="49401BED" w14:textId="77777777" w:rsidR="00C3414F" w:rsidRPr="00C723FB" w:rsidRDefault="00C3414F" w:rsidP="00A41349">
                  <w:pPr>
                    <w:framePr w:hSpace="180" w:wrap="around" w:vAnchor="page" w:hAnchor="margin" w:y="8999"/>
                    <w:jc w:val="both"/>
                  </w:pPr>
                  <w:r w:rsidRPr="00C723FB">
                    <w:t>Ramp-up</w:t>
                  </w:r>
                </w:p>
              </w:tc>
              <w:tc>
                <w:tcPr>
                  <w:tcW w:w="1984" w:type="dxa"/>
                </w:tcPr>
                <w:p w14:paraId="3B7C38ED" w14:textId="77777777" w:rsidR="00C3414F" w:rsidRPr="00C723FB" w:rsidRDefault="00C3414F"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27A0B02B" w14:textId="77777777" w:rsidR="00C3414F" w:rsidRPr="00C723FB" w:rsidRDefault="00C3414F" w:rsidP="00A41349">
                  <w:pPr>
                    <w:framePr w:hSpace="180" w:wrap="around" w:vAnchor="page" w:hAnchor="margin" w:y="8999"/>
                    <w:jc w:val="both"/>
                  </w:pPr>
                  <w:r w:rsidRPr="00C723FB">
                    <w:t>Test parameter</w:t>
                  </w:r>
                </w:p>
              </w:tc>
            </w:tr>
            <w:tr w:rsidR="00C3414F" w:rsidRPr="00C723FB" w14:paraId="651E8465" w14:textId="77777777" w:rsidTr="0067292D">
              <w:trPr>
                <w:trHeight w:val="399"/>
              </w:trPr>
              <w:tc>
                <w:tcPr>
                  <w:tcW w:w="1984" w:type="dxa"/>
                </w:tcPr>
                <w:p w14:paraId="5C37BCBB" w14:textId="77777777" w:rsidR="00C3414F" w:rsidRPr="00C723FB" w:rsidRDefault="00C3414F" w:rsidP="00A41349">
                  <w:pPr>
                    <w:framePr w:hSpace="180" w:wrap="around" w:vAnchor="page" w:hAnchor="margin" w:y="8999"/>
                    <w:jc w:val="both"/>
                  </w:pPr>
                  <w:r>
                    <w:t>Duration</w:t>
                  </w:r>
                </w:p>
              </w:tc>
              <w:tc>
                <w:tcPr>
                  <w:tcW w:w="1984" w:type="dxa"/>
                </w:tcPr>
                <w:p w14:paraId="615029AC" w14:textId="77777777" w:rsidR="00C3414F" w:rsidRPr="00C723FB" w:rsidRDefault="00C3414F" w:rsidP="00A41349">
                  <w:pPr>
                    <w:framePr w:hSpace="180" w:wrap="around" w:vAnchor="page" w:hAnchor="margin" w:y="8999"/>
                    <w:jc w:val="both"/>
                    <w:rPr>
                      <w:rFonts w:cs="Arial"/>
                      <w:sz w:val="18"/>
                      <w:szCs w:val="18"/>
                    </w:rPr>
                  </w:pPr>
                  <w:r>
                    <w:rPr>
                      <w:rFonts w:cs="Arial"/>
                      <w:sz w:val="18"/>
                      <w:szCs w:val="18"/>
                    </w:rPr>
                    <w:t>Number</w:t>
                  </w:r>
                </w:p>
              </w:tc>
              <w:tc>
                <w:tcPr>
                  <w:tcW w:w="3242" w:type="dxa"/>
                </w:tcPr>
                <w:p w14:paraId="5B5BA039" w14:textId="77777777" w:rsidR="00C3414F" w:rsidRPr="00C723FB" w:rsidRDefault="00C3414F" w:rsidP="00A41349">
                  <w:pPr>
                    <w:framePr w:hSpace="180" w:wrap="around" w:vAnchor="page" w:hAnchor="margin" w:y="8999"/>
                    <w:jc w:val="both"/>
                  </w:pPr>
                  <w:r>
                    <w:t>Test parameter</w:t>
                  </w:r>
                </w:p>
              </w:tc>
            </w:tr>
            <w:tr w:rsidR="00C3414F" w:rsidRPr="00C723FB" w14:paraId="5FD12A41" w14:textId="77777777" w:rsidTr="0067292D">
              <w:trPr>
                <w:trHeight w:val="399"/>
              </w:trPr>
              <w:tc>
                <w:tcPr>
                  <w:tcW w:w="1984" w:type="dxa"/>
                </w:tcPr>
                <w:p w14:paraId="5ECA00CA" w14:textId="77777777" w:rsidR="00C3414F" w:rsidRDefault="00C3414F" w:rsidP="00A41349">
                  <w:pPr>
                    <w:framePr w:hSpace="180" w:wrap="around" w:vAnchor="page" w:hAnchor="margin" w:y="8999"/>
                    <w:jc w:val="both"/>
                  </w:pPr>
                  <w:r>
                    <w:t>Delay</w:t>
                  </w:r>
                </w:p>
              </w:tc>
              <w:tc>
                <w:tcPr>
                  <w:tcW w:w="1984" w:type="dxa"/>
                </w:tcPr>
                <w:p w14:paraId="068D2705" w14:textId="77777777" w:rsidR="00C3414F" w:rsidRDefault="00C3414F" w:rsidP="00A41349">
                  <w:pPr>
                    <w:framePr w:hSpace="180" w:wrap="around" w:vAnchor="page" w:hAnchor="margin" w:y="8999"/>
                    <w:jc w:val="both"/>
                    <w:rPr>
                      <w:rFonts w:cs="Arial"/>
                      <w:sz w:val="18"/>
                      <w:szCs w:val="18"/>
                    </w:rPr>
                  </w:pPr>
                  <w:r>
                    <w:rPr>
                      <w:rFonts w:cs="Arial"/>
                      <w:sz w:val="18"/>
                      <w:szCs w:val="18"/>
                    </w:rPr>
                    <w:t>Number</w:t>
                  </w:r>
                </w:p>
              </w:tc>
              <w:tc>
                <w:tcPr>
                  <w:tcW w:w="3242" w:type="dxa"/>
                </w:tcPr>
                <w:p w14:paraId="701E91ED" w14:textId="77777777" w:rsidR="00C3414F" w:rsidRDefault="00C3414F" w:rsidP="00A41349">
                  <w:pPr>
                    <w:framePr w:hSpace="180" w:wrap="around" w:vAnchor="page" w:hAnchor="margin" w:y="8999"/>
                    <w:jc w:val="both"/>
                  </w:pPr>
                  <w:r>
                    <w:t>Test parameter</w:t>
                  </w:r>
                </w:p>
              </w:tc>
            </w:tr>
            <w:tr w:rsidR="00247098" w:rsidRPr="00C723FB" w14:paraId="73A108AA" w14:textId="77777777" w:rsidTr="0067292D">
              <w:trPr>
                <w:trHeight w:val="399"/>
              </w:trPr>
              <w:tc>
                <w:tcPr>
                  <w:tcW w:w="1984" w:type="dxa"/>
                </w:tcPr>
                <w:p w14:paraId="0CD7234C" w14:textId="58F8386B" w:rsidR="00247098" w:rsidRDefault="00247098" w:rsidP="00A41349">
                  <w:pPr>
                    <w:framePr w:hSpace="180" w:wrap="around" w:vAnchor="page" w:hAnchor="margin" w:y="8999"/>
                    <w:jc w:val="both"/>
                  </w:pPr>
                  <w:r>
                    <w:t>Loop</w:t>
                  </w:r>
                </w:p>
              </w:tc>
              <w:tc>
                <w:tcPr>
                  <w:tcW w:w="1984" w:type="dxa"/>
                </w:tcPr>
                <w:p w14:paraId="3471D5F4" w14:textId="45994281" w:rsidR="00247098" w:rsidRDefault="00247098" w:rsidP="00A41349">
                  <w:pPr>
                    <w:framePr w:hSpace="180" w:wrap="around" w:vAnchor="page" w:hAnchor="margin" w:y="8999"/>
                    <w:jc w:val="both"/>
                    <w:rPr>
                      <w:rFonts w:cs="Arial"/>
                      <w:sz w:val="18"/>
                      <w:szCs w:val="18"/>
                    </w:rPr>
                  </w:pPr>
                  <w:r>
                    <w:rPr>
                      <w:rFonts w:cs="Arial"/>
                      <w:sz w:val="18"/>
                      <w:szCs w:val="18"/>
                    </w:rPr>
                    <w:t>Number</w:t>
                  </w:r>
                </w:p>
              </w:tc>
              <w:tc>
                <w:tcPr>
                  <w:tcW w:w="3242" w:type="dxa"/>
                </w:tcPr>
                <w:p w14:paraId="0E29C617" w14:textId="0C23F5AA" w:rsidR="00247098" w:rsidRDefault="00247098" w:rsidP="00A41349">
                  <w:pPr>
                    <w:framePr w:hSpace="180" w:wrap="around" w:vAnchor="page" w:hAnchor="margin" w:y="8999"/>
                    <w:jc w:val="both"/>
                  </w:pPr>
                  <w:r>
                    <w:t>Test parameter</w:t>
                  </w:r>
                </w:p>
              </w:tc>
            </w:tr>
            <w:tr w:rsidR="00C3414F" w:rsidRPr="00C723FB" w14:paraId="2150C515" w14:textId="77777777" w:rsidTr="0067292D">
              <w:trPr>
                <w:trHeight w:val="399"/>
              </w:trPr>
              <w:tc>
                <w:tcPr>
                  <w:tcW w:w="1984" w:type="dxa"/>
                </w:tcPr>
                <w:p w14:paraId="764EF4E0" w14:textId="77777777" w:rsidR="00C3414F" w:rsidRPr="00C723FB" w:rsidRDefault="00C3414F" w:rsidP="00A41349">
                  <w:pPr>
                    <w:framePr w:hSpace="180" w:wrap="around" w:vAnchor="page" w:hAnchor="margin" w:y="8999"/>
                    <w:jc w:val="both"/>
                  </w:pPr>
                  <w:r w:rsidRPr="00C723FB">
                    <w:t>Agent</w:t>
                  </w:r>
                </w:p>
              </w:tc>
              <w:tc>
                <w:tcPr>
                  <w:tcW w:w="1984" w:type="dxa"/>
                </w:tcPr>
                <w:p w14:paraId="4E15197B" w14:textId="77777777" w:rsidR="00C3414F" w:rsidRPr="00C723FB" w:rsidRDefault="00C3414F" w:rsidP="00A41349">
                  <w:pPr>
                    <w:framePr w:hSpace="180" w:wrap="around" w:vAnchor="page" w:hAnchor="margin" w:y="8999"/>
                    <w:jc w:val="both"/>
                    <w:rPr>
                      <w:rFonts w:cs="Arial"/>
                      <w:sz w:val="18"/>
                      <w:szCs w:val="18"/>
                    </w:rPr>
                  </w:pPr>
                  <w:r w:rsidRPr="00C723FB">
                    <w:rPr>
                      <w:rFonts w:cs="Arial"/>
                      <w:sz w:val="18"/>
                      <w:szCs w:val="18"/>
                    </w:rPr>
                    <w:t>Text</w:t>
                  </w:r>
                </w:p>
              </w:tc>
              <w:tc>
                <w:tcPr>
                  <w:tcW w:w="3242" w:type="dxa"/>
                </w:tcPr>
                <w:p w14:paraId="1A7F50F0" w14:textId="77777777" w:rsidR="00C3414F" w:rsidRPr="00C723FB" w:rsidRDefault="00C3414F" w:rsidP="00A41349">
                  <w:pPr>
                    <w:framePr w:hSpace="180" w:wrap="around" w:vAnchor="page" w:hAnchor="margin" w:y="8999"/>
                    <w:jc w:val="both"/>
                  </w:pPr>
                  <w:r w:rsidRPr="00C723FB">
                    <w:t>IP v4 format</w:t>
                  </w:r>
                </w:p>
              </w:tc>
            </w:tr>
            <w:tr w:rsidR="00C3414F" w:rsidRPr="00C723FB" w14:paraId="01EC09C8" w14:textId="77777777" w:rsidTr="0067292D">
              <w:trPr>
                <w:trHeight w:val="386"/>
              </w:trPr>
              <w:tc>
                <w:tcPr>
                  <w:tcW w:w="1984" w:type="dxa"/>
                </w:tcPr>
                <w:p w14:paraId="32A56B74" w14:textId="77777777" w:rsidR="00C3414F" w:rsidRPr="00C723FB" w:rsidRDefault="00C3414F" w:rsidP="00A41349">
                  <w:pPr>
                    <w:framePr w:hSpace="180" w:wrap="around" w:vAnchor="page" w:hAnchor="margin" w:y="8999"/>
                    <w:jc w:val="both"/>
                  </w:pPr>
                  <w:r w:rsidRPr="00C723FB">
                    <w:t>File Upload</w:t>
                  </w:r>
                </w:p>
              </w:tc>
              <w:tc>
                <w:tcPr>
                  <w:tcW w:w="1984" w:type="dxa"/>
                </w:tcPr>
                <w:p w14:paraId="0F181D28" w14:textId="77777777" w:rsidR="00C3414F" w:rsidRPr="00C723FB" w:rsidRDefault="00C3414F" w:rsidP="00A41349">
                  <w:pPr>
                    <w:framePr w:hSpace="180" w:wrap="around" w:vAnchor="page" w:hAnchor="margin" w:y="8999"/>
                    <w:jc w:val="both"/>
                    <w:rPr>
                      <w:rFonts w:cs="Arial"/>
                      <w:sz w:val="18"/>
                      <w:szCs w:val="18"/>
                    </w:rPr>
                  </w:pPr>
                  <w:r w:rsidRPr="00C723FB">
                    <w:rPr>
                      <w:rFonts w:cs="Arial"/>
                      <w:sz w:val="18"/>
                      <w:szCs w:val="18"/>
                    </w:rPr>
                    <w:t>File</w:t>
                  </w:r>
                </w:p>
              </w:tc>
              <w:tc>
                <w:tcPr>
                  <w:tcW w:w="3242" w:type="dxa"/>
                </w:tcPr>
                <w:p w14:paraId="2B233D1B" w14:textId="77777777" w:rsidR="00C3414F" w:rsidRPr="00C723FB" w:rsidRDefault="00C3414F" w:rsidP="00A41349">
                  <w:pPr>
                    <w:framePr w:hSpace="180" w:wrap="around" w:vAnchor="page" w:hAnchor="margin" w:y="8999"/>
                    <w:jc w:val="both"/>
                  </w:pPr>
                  <w:r w:rsidRPr="00C723FB">
                    <w:t>script *.jmx, data  *.csv, *.txt</w:t>
                  </w:r>
                </w:p>
              </w:tc>
            </w:tr>
          </w:tbl>
          <w:p w14:paraId="2141A41A" w14:textId="161A12F9" w:rsidR="00C3414F" w:rsidRDefault="00C3414F" w:rsidP="00354CBB">
            <w:pPr>
              <w:cnfStyle w:val="000000100000" w:firstRow="0" w:lastRow="0" w:firstColumn="0" w:lastColumn="0" w:oddVBand="0" w:evenVBand="0" w:oddHBand="1" w:evenHBand="0" w:firstRowFirstColumn="0" w:firstRowLastColumn="0" w:lastRowFirstColumn="0" w:lastRowLastColumn="0"/>
            </w:pPr>
            <w:r>
              <w:t>Or in</w:t>
            </w:r>
            <w:r w:rsidR="00F2782E">
              <w:t xml:space="preserve"> detail</w:t>
            </w:r>
            <w:r>
              <w:t xml:space="preserve"> advance mode:</w:t>
            </w:r>
          </w:p>
          <w:p w14:paraId="4477EF31" w14:textId="77777777" w:rsidR="00C3414F" w:rsidRDefault="00C3414F" w:rsidP="00354CBB">
            <w:pPr>
              <w:cnfStyle w:val="000000100000" w:firstRow="0" w:lastRow="0" w:firstColumn="0" w:lastColumn="0" w:oddVBand="0" w:evenVBand="0" w:oddHBand="1" w:evenHBand="0" w:firstRowFirstColumn="0" w:firstRowLastColumn="0" w:lastRowFirstColumn="0" w:lastRowLastColumn="0"/>
            </w:pPr>
          </w:p>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984"/>
              <w:gridCol w:w="1984"/>
              <w:gridCol w:w="3242"/>
            </w:tblGrid>
            <w:tr w:rsidR="00247098" w:rsidRPr="00C723FB" w14:paraId="362EB7C7" w14:textId="77777777" w:rsidTr="0067292D">
              <w:trPr>
                <w:trHeight w:val="373"/>
              </w:trPr>
              <w:tc>
                <w:tcPr>
                  <w:tcW w:w="1984" w:type="dxa"/>
                  <w:shd w:val="pct12" w:color="auto" w:fill="FFFFFF"/>
                </w:tcPr>
                <w:p w14:paraId="74D7AE0F" w14:textId="77777777" w:rsidR="00247098" w:rsidRPr="00C723FB" w:rsidRDefault="00247098" w:rsidP="00A41349">
                  <w:pPr>
                    <w:framePr w:hSpace="180" w:wrap="around" w:vAnchor="page" w:hAnchor="margin" w:y="8999"/>
                    <w:jc w:val="both"/>
                    <w:rPr>
                      <w:rFonts w:cs="Arial"/>
                      <w:b/>
                      <w:sz w:val="18"/>
                      <w:szCs w:val="18"/>
                    </w:rPr>
                  </w:pPr>
                  <w:r w:rsidRPr="00C723FB">
                    <w:rPr>
                      <w:rFonts w:cs="Arial"/>
                      <w:b/>
                      <w:sz w:val="18"/>
                      <w:szCs w:val="18"/>
                    </w:rPr>
                    <w:t>Field Name</w:t>
                  </w:r>
                </w:p>
              </w:tc>
              <w:tc>
                <w:tcPr>
                  <w:tcW w:w="1984" w:type="dxa"/>
                  <w:shd w:val="pct12" w:color="auto" w:fill="FFFFFF"/>
                </w:tcPr>
                <w:p w14:paraId="113D694B" w14:textId="77777777" w:rsidR="00247098" w:rsidRPr="00C723FB" w:rsidRDefault="00247098" w:rsidP="00A41349">
                  <w:pPr>
                    <w:framePr w:hSpace="180" w:wrap="around" w:vAnchor="page" w:hAnchor="margin" w:y="8999"/>
                    <w:jc w:val="both"/>
                    <w:rPr>
                      <w:rFonts w:cs="Arial"/>
                      <w:b/>
                      <w:sz w:val="18"/>
                      <w:szCs w:val="18"/>
                    </w:rPr>
                  </w:pPr>
                  <w:r w:rsidRPr="00C723FB">
                    <w:rPr>
                      <w:rFonts w:cs="Arial"/>
                      <w:b/>
                      <w:sz w:val="18"/>
                      <w:szCs w:val="18"/>
                    </w:rPr>
                    <w:t>Type</w:t>
                  </w:r>
                </w:p>
              </w:tc>
              <w:tc>
                <w:tcPr>
                  <w:tcW w:w="3242" w:type="dxa"/>
                  <w:shd w:val="pct12" w:color="auto" w:fill="FFFFFF"/>
                </w:tcPr>
                <w:p w14:paraId="7BFD0ED3" w14:textId="77777777" w:rsidR="00247098" w:rsidRPr="00C723FB" w:rsidRDefault="00247098" w:rsidP="00A41349">
                  <w:pPr>
                    <w:framePr w:hSpace="180" w:wrap="around" w:vAnchor="page" w:hAnchor="margin" w:y="8999"/>
                    <w:jc w:val="both"/>
                    <w:rPr>
                      <w:rFonts w:cs="Arial"/>
                      <w:b/>
                      <w:sz w:val="18"/>
                      <w:szCs w:val="18"/>
                    </w:rPr>
                  </w:pPr>
                  <w:r w:rsidRPr="00C723FB">
                    <w:rPr>
                      <w:rFonts w:cs="Arial"/>
                      <w:b/>
                      <w:sz w:val="18"/>
                      <w:szCs w:val="18"/>
                    </w:rPr>
                    <w:t>Remarks</w:t>
                  </w:r>
                </w:p>
              </w:tc>
            </w:tr>
            <w:tr w:rsidR="00247098" w:rsidRPr="00C723FB" w14:paraId="4133824A" w14:textId="77777777" w:rsidTr="0067292D">
              <w:trPr>
                <w:trHeight w:val="386"/>
              </w:trPr>
              <w:tc>
                <w:tcPr>
                  <w:tcW w:w="1984" w:type="dxa"/>
                </w:tcPr>
                <w:p w14:paraId="394D2256" w14:textId="77777777" w:rsidR="00247098" w:rsidRPr="00C723FB" w:rsidRDefault="00247098" w:rsidP="00A41349">
                  <w:pPr>
                    <w:framePr w:hSpace="180" w:wrap="around" w:vAnchor="page" w:hAnchor="margin" w:y="8999"/>
                    <w:jc w:val="both"/>
                    <w:rPr>
                      <w:rFonts w:cs="Arial"/>
                      <w:sz w:val="18"/>
                      <w:szCs w:val="18"/>
                    </w:rPr>
                  </w:pPr>
                  <w:r w:rsidRPr="00C723FB">
                    <w:t>Name</w:t>
                  </w:r>
                </w:p>
              </w:tc>
              <w:tc>
                <w:tcPr>
                  <w:tcW w:w="1984" w:type="dxa"/>
                </w:tcPr>
                <w:p w14:paraId="5F2B1D4C" w14:textId="77777777" w:rsidR="00247098" w:rsidRPr="00C723FB" w:rsidRDefault="00247098" w:rsidP="00A41349">
                  <w:pPr>
                    <w:framePr w:hSpace="180" w:wrap="around" w:vAnchor="page" w:hAnchor="margin" w:y="8999"/>
                    <w:ind w:left="720" w:hanging="720"/>
                    <w:jc w:val="both"/>
                    <w:rPr>
                      <w:rFonts w:cs="Arial"/>
                      <w:sz w:val="18"/>
                      <w:szCs w:val="18"/>
                    </w:rPr>
                  </w:pPr>
                  <w:r w:rsidRPr="00C723FB">
                    <w:rPr>
                      <w:rFonts w:cs="Arial"/>
                      <w:sz w:val="18"/>
                      <w:szCs w:val="18"/>
                    </w:rPr>
                    <w:t>Text</w:t>
                  </w:r>
                </w:p>
              </w:tc>
              <w:tc>
                <w:tcPr>
                  <w:tcW w:w="3242" w:type="dxa"/>
                </w:tcPr>
                <w:p w14:paraId="140FE792" w14:textId="77777777" w:rsidR="00247098" w:rsidRPr="00C723FB" w:rsidRDefault="00247098" w:rsidP="00A41349">
                  <w:pPr>
                    <w:framePr w:hSpace="180" w:wrap="around" w:vAnchor="page" w:hAnchor="margin" w:y="8999"/>
                    <w:jc w:val="both"/>
                    <w:rPr>
                      <w:rFonts w:cs="Arial"/>
                      <w:sz w:val="18"/>
                      <w:szCs w:val="18"/>
                    </w:rPr>
                  </w:pPr>
                  <w:r w:rsidRPr="00C723FB">
                    <w:t>The test suite name</w:t>
                  </w:r>
                </w:p>
              </w:tc>
            </w:tr>
            <w:tr w:rsidR="00247098" w:rsidRPr="00C723FB" w14:paraId="1B7265DC" w14:textId="77777777" w:rsidTr="0067292D">
              <w:trPr>
                <w:trHeight w:val="399"/>
              </w:trPr>
              <w:tc>
                <w:tcPr>
                  <w:tcW w:w="1984" w:type="dxa"/>
                </w:tcPr>
                <w:p w14:paraId="701A17D6" w14:textId="77777777" w:rsidR="00247098" w:rsidRPr="00C723FB" w:rsidRDefault="00247098" w:rsidP="00A41349">
                  <w:pPr>
                    <w:framePr w:hSpace="180" w:wrap="around" w:vAnchor="page" w:hAnchor="margin" w:y="8999"/>
                    <w:jc w:val="both"/>
                    <w:rPr>
                      <w:rFonts w:cs="Arial"/>
                      <w:sz w:val="18"/>
                      <w:szCs w:val="18"/>
                    </w:rPr>
                  </w:pPr>
                  <w:r w:rsidRPr="00C723FB">
                    <w:t>Threads</w:t>
                  </w:r>
                  <w:r>
                    <w:t xml:space="preserve"> Count Burst</w:t>
                  </w:r>
                </w:p>
              </w:tc>
              <w:tc>
                <w:tcPr>
                  <w:tcW w:w="1984" w:type="dxa"/>
                </w:tcPr>
                <w:p w14:paraId="34116D78"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1BA170D5" w14:textId="77777777" w:rsidR="00247098" w:rsidRPr="00C723FB" w:rsidRDefault="00247098" w:rsidP="00A41349">
                  <w:pPr>
                    <w:framePr w:hSpace="180" w:wrap="around" w:vAnchor="page" w:hAnchor="margin" w:y="8999"/>
                    <w:jc w:val="both"/>
                    <w:rPr>
                      <w:rFonts w:cs="Arial"/>
                      <w:sz w:val="18"/>
                      <w:szCs w:val="18"/>
                    </w:rPr>
                  </w:pPr>
                  <w:r w:rsidRPr="00C723FB">
                    <w:t>Test parameter</w:t>
                  </w:r>
                </w:p>
              </w:tc>
            </w:tr>
            <w:tr w:rsidR="00247098" w:rsidRPr="00C723FB" w14:paraId="4A2312C6" w14:textId="77777777" w:rsidTr="0067292D">
              <w:trPr>
                <w:trHeight w:val="399"/>
              </w:trPr>
              <w:tc>
                <w:tcPr>
                  <w:tcW w:w="1984" w:type="dxa"/>
                </w:tcPr>
                <w:p w14:paraId="0EBA7188" w14:textId="77777777" w:rsidR="00247098" w:rsidRPr="00C723FB" w:rsidRDefault="00247098" w:rsidP="00A41349">
                  <w:pPr>
                    <w:framePr w:hSpace="180" w:wrap="around" w:vAnchor="page" w:hAnchor="margin" w:y="8999"/>
                    <w:jc w:val="both"/>
                  </w:pPr>
                  <w:r>
                    <w:t>Start Thread Count</w:t>
                  </w:r>
                </w:p>
              </w:tc>
              <w:tc>
                <w:tcPr>
                  <w:tcW w:w="1984" w:type="dxa"/>
                </w:tcPr>
                <w:p w14:paraId="21A22242"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64090C20" w14:textId="77777777" w:rsidR="00247098" w:rsidRPr="00C723FB" w:rsidRDefault="00247098" w:rsidP="00A41349">
                  <w:pPr>
                    <w:framePr w:hSpace="180" w:wrap="around" w:vAnchor="page" w:hAnchor="margin" w:y="8999"/>
                    <w:jc w:val="both"/>
                  </w:pPr>
                  <w:r w:rsidRPr="00C723FB">
                    <w:t>Test parameter</w:t>
                  </w:r>
                </w:p>
              </w:tc>
            </w:tr>
            <w:tr w:rsidR="00247098" w:rsidRPr="00C723FB" w14:paraId="4A01B816" w14:textId="77777777" w:rsidTr="0067292D">
              <w:trPr>
                <w:trHeight w:val="399"/>
              </w:trPr>
              <w:tc>
                <w:tcPr>
                  <w:tcW w:w="1984" w:type="dxa"/>
                </w:tcPr>
                <w:p w14:paraId="3E940607" w14:textId="77777777" w:rsidR="00247098" w:rsidRDefault="00247098" w:rsidP="00A41349">
                  <w:pPr>
                    <w:framePr w:hSpace="180" w:wrap="around" w:vAnchor="page" w:hAnchor="margin" w:y="8999"/>
                    <w:jc w:val="both"/>
                  </w:pPr>
                  <w:r>
                    <w:t>Thread Number</w:t>
                  </w:r>
                </w:p>
              </w:tc>
              <w:tc>
                <w:tcPr>
                  <w:tcW w:w="1984" w:type="dxa"/>
                </w:tcPr>
                <w:p w14:paraId="4FB81B0D"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64F299C3" w14:textId="77777777" w:rsidR="00247098" w:rsidRPr="00C723FB" w:rsidRDefault="00247098" w:rsidP="00A41349">
                  <w:pPr>
                    <w:framePr w:hSpace="180" w:wrap="around" w:vAnchor="page" w:hAnchor="margin" w:y="8999"/>
                    <w:jc w:val="both"/>
                  </w:pPr>
                  <w:r w:rsidRPr="00C723FB">
                    <w:t>Test parameter</w:t>
                  </w:r>
                </w:p>
              </w:tc>
            </w:tr>
            <w:tr w:rsidR="00247098" w:rsidRPr="00C723FB" w14:paraId="7E7D738F" w14:textId="77777777" w:rsidTr="0067292D">
              <w:trPr>
                <w:trHeight w:val="399"/>
              </w:trPr>
              <w:tc>
                <w:tcPr>
                  <w:tcW w:w="1984" w:type="dxa"/>
                </w:tcPr>
                <w:p w14:paraId="3F001390" w14:textId="77777777" w:rsidR="00247098" w:rsidRPr="00C723FB" w:rsidRDefault="00247098" w:rsidP="00A41349">
                  <w:pPr>
                    <w:framePr w:hSpace="180" w:wrap="around" w:vAnchor="page" w:hAnchor="margin" w:y="8999"/>
                    <w:jc w:val="both"/>
                  </w:pPr>
                  <w:r>
                    <w:t>Start Thread Ramp Up</w:t>
                  </w:r>
                </w:p>
              </w:tc>
              <w:tc>
                <w:tcPr>
                  <w:tcW w:w="1984" w:type="dxa"/>
                </w:tcPr>
                <w:p w14:paraId="00FB408D"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41E80E68" w14:textId="77777777" w:rsidR="00247098" w:rsidRPr="00C723FB" w:rsidRDefault="00247098" w:rsidP="00A41349">
                  <w:pPr>
                    <w:framePr w:hSpace="180" w:wrap="around" w:vAnchor="page" w:hAnchor="margin" w:y="8999"/>
                    <w:jc w:val="both"/>
                  </w:pPr>
                  <w:r w:rsidRPr="00C723FB">
                    <w:t>Test parameter</w:t>
                  </w:r>
                </w:p>
              </w:tc>
            </w:tr>
            <w:tr w:rsidR="00247098" w:rsidRPr="00C723FB" w14:paraId="68AF6162" w14:textId="77777777" w:rsidTr="0067292D">
              <w:trPr>
                <w:trHeight w:val="399"/>
              </w:trPr>
              <w:tc>
                <w:tcPr>
                  <w:tcW w:w="1984" w:type="dxa"/>
                </w:tcPr>
                <w:p w14:paraId="2DC74111" w14:textId="77777777" w:rsidR="00247098" w:rsidRDefault="00247098" w:rsidP="00A41349">
                  <w:pPr>
                    <w:framePr w:hSpace="180" w:wrap="around" w:vAnchor="page" w:hAnchor="margin" w:y="8999"/>
                    <w:jc w:val="both"/>
                  </w:pPr>
                  <w:r>
                    <w:t>Start Thread Period</w:t>
                  </w:r>
                </w:p>
              </w:tc>
              <w:tc>
                <w:tcPr>
                  <w:tcW w:w="1984" w:type="dxa"/>
                </w:tcPr>
                <w:p w14:paraId="5017F66D"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425597DA" w14:textId="77777777" w:rsidR="00247098" w:rsidRPr="00C723FB" w:rsidRDefault="00247098" w:rsidP="00A41349">
                  <w:pPr>
                    <w:framePr w:hSpace="180" w:wrap="around" w:vAnchor="page" w:hAnchor="margin" w:y="8999"/>
                    <w:jc w:val="both"/>
                  </w:pPr>
                  <w:r w:rsidRPr="00C723FB">
                    <w:t>Test parameter</w:t>
                  </w:r>
                </w:p>
              </w:tc>
            </w:tr>
            <w:tr w:rsidR="00247098" w:rsidRPr="00C723FB" w14:paraId="7C1479AF" w14:textId="77777777" w:rsidTr="0067292D">
              <w:trPr>
                <w:trHeight w:val="399"/>
              </w:trPr>
              <w:tc>
                <w:tcPr>
                  <w:tcW w:w="1984" w:type="dxa"/>
                </w:tcPr>
                <w:p w14:paraId="2B37C89D" w14:textId="77777777" w:rsidR="00247098" w:rsidRPr="00C723FB" w:rsidRDefault="00247098" w:rsidP="00A41349">
                  <w:pPr>
                    <w:framePr w:hSpace="180" w:wrap="around" w:vAnchor="page" w:hAnchor="margin" w:y="8999"/>
                    <w:jc w:val="both"/>
                  </w:pPr>
                  <w:r>
                    <w:t>Stop Thread Count</w:t>
                  </w:r>
                </w:p>
              </w:tc>
              <w:tc>
                <w:tcPr>
                  <w:tcW w:w="1984" w:type="dxa"/>
                </w:tcPr>
                <w:p w14:paraId="16180AFA"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3369C76D" w14:textId="77777777" w:rsidR="00247098" w:rsidRPr="00C723FB" w:rsidRDefault="00247098" w:rsidP="00A41349">
                  <w:pPr>
                    <w:framePr w:hSpace="180" w:wrap="around" w:vAnchor="page" w:hAnchor="margin" w:y="8999"/>
                    <w:jc w:val="both"/>
                  </w:pPr>
                  <w:r w:rsidRPr="00C723FB">
                    <w:t>Test parameter</w:t>
                  </w:r>
                </w:p>
              </w:tc>
            </w:tr>
            <w:tr w:rsidR="00247098" w:rsidRPr="00C723FB" w14:paraId="6E06EA71" w14:textId="77777777" w:rsidTr="0067292D">
              <w:trPr>
                <w:trHeight w:val="399"/>
              </w:trPr>
              <w:tc>
                <w:tcPr>
                  <w:tcW w:w="1984" w:type="dxa"/>
                </w:tcPr>
                <w:p w14:paraId="388D2DA7" w14:textId="77777777" w:rsidR="00247098" w:rsidRDefault="00247098" w:rsidP="00A41349">
                  <w:pPr>
                    <w:framePr w:hSpace="180" w:wrap="around" w:vAnchor="page" w:hAnchor="margin" w:y="8999"/>
                    <w:jc w:val="both"/>
                  </w:pPr>
                  <w:r>
                    <w:t>Stop Thread Period</w:t>
                  </w:r>
                </w:p>
              </w:tc>
              <w:tc>
                <w:tcPr>
                  <w:tcW w:w="1984" w:type="dxa"/>
                </w:tcPr>
                <w:p w14:paraId="1B1D3BE8"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Number</w:t>
                  </w:r>
                </w:p>
              </w:tc>
              <w:tc>
                <w:tcPr>
                  <w:tcW w:w="3242" w:type="dxa"/>
                </w:tcPr>
                <w:p w14:paraId="4B8FFDC2" w14:textId="77777777" w:rsidR="00247098" w:rsidRPr="00C723FB" w:rsidRDefault="00247098" w:rsidP="00A41349">
                  <w:pPr>
                    <w:framePr w:hSpace="180" w:wrap="around" w:vAnchor="page" w:hAnchor="margin" w:y="8999"/>
                    <w:jc w:val="both"/>
                  </w:pPr>
                  <w:r w:rsidRPr="00C723FB">
                    <w:t>Test parameter</w:t>
                  </w:r>
                </w:p>
              </w:tc>
            </w:tr>
            <w:tr w:rsidR="00247098" w:rsidRPr="00C723FB" w14:paraId="6B894B08" w14:textId="77777777" w:rsidTr="0067292D">
              <w:trPr>
                <w:trHeight w:val="399"/>
              </w:trPr>
              <w:tc>
                <w:tcPr>
                  <w:tcW w:w="1984" w:type="dxa"/>
                </w:tcPr>
                <w:p w14:paraId="1A5CF1A1" w14:textId="77777777" w:rsidR="00247098" w:rsidRDefault="00247098" w:rsidP="00A41349">
                  <w:pPr>
                    <w:framePr w:hSpace="180" w:wrap="around" w:vAnchor="page" w:hAnchor="margin" w:y="8999"/>
                    <w:jc w:val="both"/>
                  </w:pPr>
                  <w:r>
                    <w:t>Flight Time</w:t>
                  </w:r>
                </w:p>
              </w:tc>
              <w:tc>
                <w:tcPr>
                  <w:tcW w:w="1984" w:type="dxa"/>
                </w:tcPr>
                <w:p w14:paraId="7AAE7BA3" w14:textId="77777777" w:rsidR="00247098" w:rsidRPr="00C723FB" w:rsidRDefault="00247098" w:rsidP="00A41349">
                  <w:pPr>
                    <w:framePr w:hSpace="180" w:wrap="around" w:vAnchor="page" w:hAnchor="margin" w:y="8999"/>
                    <w:jc w:val="both"/>
                    <w:rPr>
                      <w:rFonts w:cs="Arial"/>
                      <w:sz w:val="18"/>
                      <w:szCs w:val="18"/>
                    </w:rPr>
                  </w:pPr>
                  <w:r>
                    <w:rPr>
                      <w:rFonts w:cs="Arial"/>
                      <w:sz w:val="18"/>
                      <w:szCs w:val="18"/>
                    </w:rPr>
                    <w:t>Number</w:t>
                  </w:r>
                </w:p>
              </w:tc>
              <w:tc>
                <w:tcPr>
                  <w:tcW w:w="3242" w:type="dxa"/>
                </w:tcPr>
                <w:p w14:paraId="12CA075E" w14:textId="77777777" w:rsidR="00247098" w:rsidRPr="00C723FB" w:rsidRDefault="00247098" w:rsidP="00A41349">
                  <w:pPr>
                    <w:framePr w:hSpace="180" w:wrap="around" w:vAnchor="page" w:hAnchor="margin" w:y="8999"/>
                    <w:jc w:val="both"/>
                  </w:pPr>
                  <w:r>
                    <w:t>Test Parameter</w:t>
                  </w:r>
                </w:p>
              </w:tc>
            </w:tr>
            <w:tr w:rsidR="00247098" w:rsidRPr="00C723FB" w14:paraId="1C9FE9E0" w14:textId="77777777" w:rsidTr="0067292D">
              <w:trPr>
                <w:trHeight w:val="399"/>
              </w:trPr>
              <w:tc>
                <w:tcPr>
                  <w:tcW w:w="1984" w:type="dxa"/>
                </w:tcPr>
                <w:p w14:paraId="0D10605B" w14:textId="77777777" w:rsidR="00247098" w:rsidRPr="00C723FB" w:rsidRDefault="00247098" w:rsidP="00A41349">
                  <w:pPr>
                    <w:framePr w:hSpace="180" w:wrap="around" w:vAnchor="page" w:hAnchor="margin" w:y="8999"/>
                    <w:jc w:val="both"/>
                  </w:pPr>
                  <w:r>
                    <w:t>Thread Initial Delay</w:t>
                  </w:r>
                </w:p>
              </w:tc>
              <w:tc>
                <w:tcPr>
                  <w:tcW w:w="1984" w:type="dxa"/>
                </w:tcPr>
                <w:p w14:paraId="484D2CA5" w14:textId="77777777" w:rsidR="00247098" w:rsidRPr="00C723FB" w:rsidRDefault="00247098" w:rsidP="00A41349">
                  <w:pPr>
                    <w:framePr w:hSpace="180" w:wrap="around" w:vAnchor="page" w:hAnchor="margin" w:y="8999"/>
                    <w:jc w:val="both"/>
                    <w:rPr>
                      <w:rFonts w:cs="Arial"/>
                      <w:sz w:val="18"/>
                      <w:szCs w:val="18"/>
                    </w:rPr>
                  </w:pPr>
                  <w:r>
                    <w:rPr>
                      <w:rFonts w:cs="Arial"/>
                      <w:sz w:val="18"/>
                      <w:szCs w:val="18"/>
                    </w:rPr>
                    <w:t>Number</w:t>
                  </w:r>
                </w:p>
              </w:tc>
              <w:tc>
                <w:tcPr>
                  <w:tcW w:w="3242" w:type="dxa"/>
                </w:tcPr>
                <w:p w14:paraId="53B68883" w14:textId="77777777" w:rsidR="00247098" w:rsidRPr="00C723FB" w:rsidRDefault="00247098" w:rsidP="00A41349">
                  <w:pPr>
                    <w:framePr w:hSpace="180" w:wrap="around" w:vAnchor="page" w:hAnchor="margin" w:y="8999"/>
                    <w:jc w:val="both"/>
                  </w:pPr>
                  <w:r>
                    <w:t>Test parameter</w:t>
                  </w:r>
                </w:p>
              </w:tc>
            </w:tr>
            <w:tr w:rsidR="00247098" w:rsidRPr="00C723FB" w14:paraId="0226973D" w14:textId="77777777" w:rsidTr="0067292D">
              <w:trPr>
                <w:trHeight w:val="399"/>
              </w:trPr>
              <w:tc>
                <w:tcPr>
                  <w:tcW w:w="1984" w:type="dxa"/>
                </w:tcPr>
                <w:p w14:paraId="3DDBF983" w14:textId="77777777" w:rsidR="00247098" w:rsidRPr="00C723FB" w:rsidRDefault="00247098" w:rsidP="00A41349">
                  <w:pPr>
                    <w:framePr w:hSpace="180" w:wrap="around" w:vAnchor="page" w:hAnchor="margin" w:y="8999"/>
                    <w:jc w:val="both"/>
                  </w:pPr>
                  <w:r w:rsidRPr="00C723FB">
                    <w:t>Agent</w:t>
                  </w:r>
                </w:p>
              </w:tc>
              <w:tc>
                <w:tcPr>
                  <w:tcW w:w="1984" w:type="dxa"/>
                </w:tcPr>
                <w:p w14:paraId="3AFFE6D7"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Text</w:t>
                  </w:r>
                </w:p>
              </w:tc>
              <w:tc>
                <w:tcPr>
                  <w:tcW w:w="3242" w:type="dxa"/>
                </w:tcPr>
                <w:p w14:paraId="06478E31" w14:textId="77777777" w:rsidR="00247098" w:rsidRPr="00C723FB" w:rsidRDefault="00247098" w:rsidP="00A41349">
                  <w:pPr>
                    <w:framePr w:hSpace="180" w:wrap="around" w:vAnchor="page" w:hAnchor="margin" w:y="8999"/>
                    <w:jc w:val="both"/>
                  </w:pPr>
                  <w:r w:rsidRPr="00C723FB">
                    <w:t>IP v4 format</w:t>
                  </w:r>
                </w:p>
              </w:tc>
            </w:tr>
            <w:tr w:rsidR="00247098" w:rsidRPr="00C723FB" w14:paraId="6C634783" w14:textId="77777777" w:rsidTr="0067292D">
              <w:trPr>
                <w:trHeight w:val="386"/>
              </w:trPr>
              <w:tc>
                <w:tcPr>
                  <w:tcW w:w="1984" w:type="dxa"/>
                </w:tcPr>
                <w:p w14:paraId="1D84C3CC" w14:textId="77777777" w:rsidR="00247098" w:rsidRPr="00C723FB" w:rsidRDefault="00247098" w:rsidP="00A41349">
                  <w:pPr>
                    <w:framePr w:hSpace="180" w:wrap="around" w:vAnchor="page" w:hAnchor="margin" w:y="8999"/>
                    <w:jc w:val="both"/>
                  </w:pPr>
                  <w:r w:rsidRPr="00C723FB">
                    <w:t>File Upload</w:t>
                  </w:r>
                </w:p>
              </w:tc>
              <w:tc>
                <w:tcPr>
                  <w:tcW w:w="1984" w:type="dxa"/>
                </w:tcPr>
                <w:p w14:paraId="09582B47" w14:textId="77777777" w:rsidR="00247098" w:rsidRPr="00C723FB" w:rsidRDefault="00247098" w:rsidP="00A41349">
                  <w:pPr>
                    <w:framePr w:hSpace="180" w:wrap="around" w:vAnchor="page" w:hAnchor="margin" w:y="8999"/>
                    <w:jc w:val="both"/>
                    <w:rPr>
                      <w:rFonts w:cs="Arial"/>
                      <w:sz w:val="18"/>
                      <w:szCs w:val="18"/>
                    </w:rPr>
                  </w:pPr>
                  <w:r w:rsidRPr="00C723FB">
                    <w:rPr>
                      <w:rFonts w:cs="Arial"/>
                      <w:sz w:val="18"/>
                      <w:szCs w:val="18"/>
                    </w:rPr>
                    <w:t>File</w:t>
                  </w:r>
                </w:p>
              </w:tc>
              <w:tc>
                <w:tcPr>
                  <w:tcW w:w="3242" w:type="dxa"/>
                </w:tcPr>
                <w:p w14:paraId="1680F5D2" w14:textId="77777777" w:rsidR="00247098" w:rsidRPr="00C723FB" w:rsidRDefault="00247098" w:rsidP="00A41349">
                  <w:pPr>
                    <w:framePr w:hSpace="180" w:wrap="around" w:vAnchor="page" w:hAnchor="margin" w:y="8999"/>
                    <w:jc w:val="both"/>
                  </w:pPr>
                  <w:r w:rsidRPr="00C723FB">
                    <w:t>script *.jmx, data  *.csv, *.txt</w:t>
                  </w:r>
                </w:p>
              </w:tc>
            </w:tr>
          </w:tbl>
          <w:p w14:paraId="25B3D9E9" w14:textId="77777777" w:rsidR="00247098" w:rsidRDefault="00247098" w:rsidP="00354CBB">
            <w:pPr>
              <w:cnfStyle w:val="000000100000" w:firstRow="0" w:lastRow="0" w:firstColumn="0" w:lastColumn="0" w:oddVBand="0" w:evenVBand="0" w:oddHBand="1" w:evenHBand="0" w:firstRowFirstColumn="0" w:firstRowLastColumn="0" w:lastRowFirstColumn="0" w:lastRowLastColumn="0"/>
            </w:pPr>
          </w:p>
          <w:p w14:paraId="3984DEF3" w14:textId="77777777" w:rsidR="00C3414F" w:rsidRDefault="00C3414F" w:rsidP="00354CBB">
            <w:pPr>
              <w:cnfStyle w:val="000000100000" w:firstRow="0" w:lastRow="0" w:firstColumn="0" w:lastColumn="0" w:oddVBand="0" w:evenVBand="0" w:oddHBand="1" w:evenHBand="0" w:firstRowFirstColumn="0" w:firstRowLastColumn="0" w:lastRowFirstColumn="0" w:lastRowLastColumn="0"/>
            </w:pPr>
          </w:p>
          <w:p w14:paraId="55B0ED74" w14:textId="6E413C21" w:rsidR="002310AD" w:rsidRDefault="002310AD" w:rsidP="00354CBB">
            <w:pPr>
              <w:cnfStyle w:val="000000100000" w:firstRow="0" w:lastRow="0" w:firstColumn="0" w:lastColumn="0" w:oddVBand="0" w:evenVBand="0" w:oddHBand="1" w:evenHBand="0" w:firstRowFirstColumn="0" w:firstRowLastColumn="0" w:lastRowFirstColumn="0" w:lastRowLastColumn="0"/>
            </w:pPr>
            <w:r>
              <w:t xml:space="preserve">And </w:t>
            </w:r>
            <w:r w:rsidR="00875794">
              <w:t xml:space="preserve">the </w:t>
            </w:r>
            <w:r>
              <w:t>run timeline.</w:t>
            </w:r>
          </w:p>
        </w:tc>
      </w:tr>
      <w:tr w:rsidR="002310AD" w14:paraId="55B0ED78"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76" w14:textId="482005D7" w:rsidR="002310AD" w:rsidRDefault="002310AD" w:rsidP="00354CBB">
            <w:r>
              <w:t>Alternative Scenarios</w:t>
            </w:r>
          </w:p>
        </w:tc>
        <w:tc>
          <w:tcPr>
            <w:tcW w:w="6840" w:type="dxa"/>
          </w:tcPr>
          <w:p w14:paraId="55B0ED77" w14:textId="77777777" w:rsidR="002310AD" w:rsidRDefault="002310AD" w:rsidP="00354CBB">
            <w:pPr>
              <w:cnfStyle w:val="000000000000" w:firstRow="0" w:lastRow="0" w:firstColumn="0" w:lastColumn="0" w:oddVBand="0" w:evenVBand="0" w:oddHBand="0" w:evenHBand="0" w:firstRowFirstColumn="0" w:firstRowLastColumn="0" w:lastRowFirstColumn="0" w:lastRowLastColumn="0"/>
            </w:pPr>
            <w:r>
              <w:t>The user could open the test suite detail page from an anchor on the corresponding report page.</w:t>
            </w:r>
          </w:p>
        </w:tc>
      </w:tr>
      <w:tr w:rsidR="002310AD" w14:paraId="55B0ED7B"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79" w14:textId="77777777" w:rsidR="002310AD" w:rsidRDefault="002310AD" w:rsidP="00354CBB">
            <w:r>
              <w:t>Success End Condition</w:t>
            </w:r>
          </w:p>
        </w:tc>
        <w:tc>
          <w:tcPr>
            <w:tcW w:w="6840" w:type="dxa"/>
          </w:tcPr>
          <w:p w14:paraId="55B0ED7A"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Technically none, but the user has known the details</w:t>
            </w:r>
          </w:p>
        </w:tc>
      </w:tr>
      <w:tr w:rsidR="002310AD" w14:paraId="55B0ED7E"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7C" w14:textId="77777777" w:rsidR="002310AD" w:rsidRDefault="002310AD" w:rsidP="00354CBB">
            <w:r>
              <w:t>Failed End Condition</w:t>
            </w:r>
          </w:p>
        </w:tc>
        <w:tc>
          <w:tcPr>
            <w:tcW w:w="6840" w:type="dxa"/>
          </w:tcPr>
          <w:p w14:paraId="55B0ED7D" w14:textId="77777777" w:rsidR="002310AD" w:rsidRDefault="002310AD" w:rsidP="00354CBB">
            <w:pPr>
              <w:cnfStyle w:val="000000000000" w:firstRow="0" w:lastRow="0" w:firstColumn="0" w:lastColumn="0" w:oddVBand="0" w:evenVBand="0" w:oddHBand="0" w:evenHBand="0" w:firstRowFirstColumn="0" w:firstRowLastColumn="0" w:lastRowFirstColumn="0" w:lastRowLastColumn="0"/>
            </w:pPr>
            <w:r>
              <w:t>The system displays an error message</w:t>
            </w:r>
          </w:p>
        </w:tc>
      </w:tr>
      <w:tr w:rsidR="002310AD" w14:paraId="55B0ED82"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7F" w14:textId="77777777" w:rsidR="002310AD" w:rsidRDefault="002310AD" w:rsidP="00354CBB">
            <w:r>
              <w:t>Special Requirements</w:t>
            </w:r>
          </w:p>
        </w:tc>
        <w:tc>
          <w:tcPr>
            <w:tcW w:w="6840" w:type="dxa"/>
          </w:tcPr>
          <w:p w14:paraId="55B0ED80"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 The System’s interface must be user-friendly.</w:t>
            </w:r>
          </w:p>
          <w:p w14:paraId="55B0ED81" w14:textId="77777777" w:rsidR="002310AD" w:rsidRDefault="002310AD" w:rsidP="00354CBB">
            <w:pPr>
              <w:cnfStyle w:val="000000100000" w:firstRow="0" w:lastRow="0" w:firstColumn="0" w:lastColumn="0" w:oddVBand="0" w:evenVBand="0" w:oddHBand="1" w:evenHBand="0" w:firstRowFirstColumn="0" w:firstRowLastColumn="0" w:lastRowFirstColumn="0" w:lastRowLastColumn="0"/>
            </w:pPr>
            <w:r>
              <w:t>+ The respond time must be under 5 seconds.</w:t>
            </w:r>
          </w:p>
        </w:tc>
      </w:tr>
    </w:tbl>
    <w:p w14:paraId="55B0ED83" w14:textId="77777777" w:rsidR="002310AD" w:rsidRDefault="002310AD" w:rsidP="005C4D53"/>
    <w:tbl>
      <w:tblPr>
        <w:tblStyle w:val="GridTable4-Accent1"/>
        <w:tblpPr w:leftFromText="180" w:rightFromText="180" w:vertAnchor="page" w:horzAnchor="margin" w:tblpY="4321"/>
        <w:tblW w:w="9092" w:type="dxa"/>
        <w:tblLook w:val="04A0" w:firstRow="1" w:lastRow="0" w:firstColumn="1" w:lastColumn="0" w:noHBand="0" w:noVBand="1"/>
      </w:tblPr>
      <w:tblGrid>
        <w:gridCol w:w="1656"/>
        <w:gridCol w:w="7436"/>
      </w:tblGrid>
      <w:tr w:rsidR="00C723FB" w14:paraId="55B0ED86" w14:textId="77777777" w:rsidTr="00AB4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B0ED84" w14:textId="4646785C" w:rsidR="00C723FB" w:rsidRDefault="00FA4A1D" w:rsidP="00C723FB">
            <w:r>
              <w:t>RE3-3</w:t>
            </w:r>
          </w:p>
        </w:tc>
        <w:tc>
          <w:tcPr>
            <w:tcW w:w="7297" w:type="dxa"/>
          </w:tcPr>
          <w:p w14:paraId="55B0ED85" w14:textId="77777777" w:rsidR="00C723FB" w:rsidRDefault="00C723FB" w:rsidP="00C723FB">
            <w:pPr>
              <w:cnfStyle w:val="100000000000" w:firstRow="1" w:lastRow="0" w:firstColumn="0" w:lastColumn="0" w:oddVBand="0" w:evenVBand="0" w:oddHBand="0" w:evenHBand="0" w:firstRowFirstColumn="0" w:firstRowLastColumn="0" w:lastRowFirstColumn="0" w:lastRowLastColumn="0"/>
            </w:pPr>
            <w:r>
              <w:t>Create a test suite</w:t>
            </w:r>
          </w:p>
        </w:tc>
      </w:tr>
      <w:tr w:rsidR="00C723FB" w14:paraId="55B0ED89"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B0ED87" w14:textId="77777777" w:rsidR="00C723FB" w:rsidRDefault="00C723FB" w:rsidP="00C723FB">
            <w:r>
              <w:t>Description</w:t>
            </w:r>
          </w:p>
        </w:tc>
        <w:tc>
          <w:tcPr>
            <w:tcW w:w="7297" w:type="dxa"/>
          </w:tcPr>
          <w:p w14:paraId="55B0ED88"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The user creates a test suite after joining a project</w:t>
            </w:r>
          </w:p>
        </w:tc>
      </w:tr>
      <w:tr w:rsidR="00C723FB" w14:paraId="55B0ED8C" w14:textId="77777777" w:rsidTr="00AB4F8D">
        <w:tc>
          <w:tcPr>
            <w:cnfStyle w:val="001000000000" w:firstRow="0" w:lastRow="0" w:firstColumn="1" w:lastColumn="0" w:oddVBand="0" w:evenVBand="0" w:oddHBand="0" w:evenHBand="0" w:firstRowFirstColumn="0" w:firstRowLastColumn="0" w:lastRowFirstColumn="0" w:lastRowLastColumn="0"/>
            <w:tcW w:w="1795" w:type="dxa"/>
          </w:tcPr>
          <w:p w14:paraId="55B0ED8A" w14:textId="77777777" w:rsidR="00C723FB" w:rsidRDefault="00C723FB" w:rsidP="00C723FB">
            <w:r>
              <w:t>Stakeholders</w:t>
            </w:r>
          </w:p>
        </w:tc>
        <w:tc>
          <w:tcPr>
            <w:tcW w:w="7297" w:type="dxa"/>
          </w:tcPr>
          <w:p w14:paraId="55B0ED8B" w14:textId="77777777" w:rsidR="00C723FB" w:rsidRDefault="00C723FB" w:rsidP="00C723FB">
            <w:pPr>
              <w:cnfStyle w:val="000000000000" w:firstRow="0" w:lastRow="0" w:firstColumn="0" w:lastColumn="0" w:oddVBand="0" w:evenVBand="0" w:oddHBand="0" w:evenHBand="0" w:firstRowFirstColumn="0" w:firstRowLastColumn="0" w:lastRowFirstColumn="0" w:lastRowLastColumn="0"/>
            </w:pPr>
            <w:r>
              <w:t>Testers, project manager, admin</w:t>
            </w:r>
          </w:p>
        </w:tc>
      </w:tr>
      <w:tr w:rsidR="00C723FB" w14:paraId="55B0ED8F"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B0ED8D" w14:textId="77777777" w:rsidR="00C723FB" w:rsidRDefault="00C723FB" w:rsidP="00C723FB">
            <w:r>
              <w:t>Actors</w:t>
            </w:r>
          </w:p>
        </w:tc>
        <w:tc>
          <w:tcPr>
            <w:tcW w:w="7297" w:type="dxa"/>
          </w:tcPr>
          <w:p w14:paraId="55B0ED8E"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User</w:t>
            </w:r>
          </w:p>
        </w:tc>
      </w:tr>
      <w:tr w:rsidR="00C723FB" w14:paraId="55B0ED92" w14:textId="77777777" w:rsidTr="00AB4F8D">
        <w:tc>
          <w:tcPr>
            <w:cnfStyle w:val="001000000000" w:firstRow="0" w:lastRow="0" w:firstColumn="1" w:lastColumn="0" w:oddVBand="0" w:evenVBand="0" w:oddHBand="0" w:evenHBand="0" w:firstRowFirstColumn="0" w:firstRowLastColumn="0" w:lastRowFirstColumn="0" w:lastRowLastColumn="0"/>
            <w:tcW w:w="1795" w:type="dxa"/>
          </w:tcPr>
          <w:p w14:paraId="55B0ED90" w14:textId="77777777" w:rsidR="00C723FB" w:rsidRDefault="00C723FB" w:rsidP="00C723FB">
            <w:r>
              <w:t>Trigger</w:t>
            </w:r>
          </w:p>
        </w:tc>
        <w:tc>
          <w:tcPr>
            <w:tcW w:w="7297" w:type="dxa"/>
          </w:tcPr>
          <w:p w14:paraId="112FB89F" w14:textId="77777777" w:rsidR="00C723FB" w:rsidRDefault="00C723FB" w:rsidP="00C723FB">
            <w:pPr>
              <w:cnfStyle w:val="000000000000" w:firstRow="0" w:lastRow="0" w:firstColumn="0" w:lastColumn="0" w:oddVBand="0" w:evenVBand="0" w:oddHBand="0" w:evenHBand="0" w:firstRowFirstColumn="0" w:firstRowLastColumn="0" w:lastRowFirstColumn="0" w:lastRowLastColumn="0"/>
            </w:pPr>
            <w:r>
              <w:t>The user want to create test suite. Usually this happens when the user want to run a performance test suite.</w:t>
            </w:r>
          </w:p>
          <w:p w14:paraId="55B0ED91" w14:textId="77777777" w:rsidR="00A93BC6" w:rsidRDefault="00A93BC6" w:rsidP="00C723FB">
            <w:pPr>
              <w:cnfStyle w:val="000000000000" w:firstRow="0" w:lastRow="0" w:firstColumn="0" w:lastColumn="0" w:oddVBand="0" w:evenVBand="0" w:oddHBand="0" w:evenHBand="0" w:firstRowFirstColumn="0" w:firstRowLastColumn="0" w:lastRowFirstColumn="0" w:lastRowLastColumn="0"/>
            </w:pPr>
          </w:p>
        </w:tc>
      </w:tr>
      <w:tr w:rsidR="00C723FB" w14:paraId="55B0EDAD"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35D6670" w14:textId="77777777" w:rsidR="00C723FB" w:rsidRDefault="00C723FB" w:rsidP="00C723FB">
            <w:r>
              <w:t>Inputs</w:t>
            </w:r>
          </w:p>
          <w:p w14:paraId="55B0ED93" w14:textId="77777777" w:rsidR="00A93BC6" w:rsidRDefault="00A93BC6" w:rsidP="00C723FB"/>
        </w:tc>
        <w:tc>
          <w:tcPr>
            <w:tcW w:w="7297" w:type="dxa"/>
          </w:tcPr>
          <w:p w14:paraId="71394C36"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p>
          <w:p w14:paraId="4330C756" w14:textId="241C00AD" w:rsidR="00A93BC6" w:rsidRDefault="00A93BC6" w:rsidP="00C723FB">
            <w:pPr>
              <w:cnfStyle w:val="000000100000" w:firstRow="0" w:lastRow="0" w:firstColumn="0" w:lastColumn="0" w:oddVBand="0" w:evenVBand="0" w:oddHBand="1" w:evenHBand="0" w:firstRowFirstColumn="0" w:firstRowLastColumn="0" w:lastRowFirstColumn="0" w:lastRowLastColumn="0"/>
            </w:pPr>
            <w:r>
              <w:t>SIMPLE THREAD GROUP TEST FIELD:</w:t>
            </w:r>
          </w:p>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984"/>
              <w:gridCol w:w="1984"/>
              <w:gridCol w:w="3242"/>
            </w:tblGrid>
            <w:tr w:rsidR="00C3414F" w:rsidRPr="00C723FB" w14:paraId="2E73D018" w14:textId="77777777" w:rsidTr="0067292D">
              <w:trPr>
                <w:trHeight w:val="373"/>
              </w:trPr>
              <w:tc>
                <w:tcPr>
                  <w:tcW w:w="1984" w:type="dxa"/>
                  <w:shd w:val="pct12" w:color="auto" w:fill="FFFFFF"/>
                </w:tcPr>
                <w:p w14:paraId="127A5C5B" w14:textId="77777777" w:rsidR="00C3414F" w:rsidRPr="00C723FB" w:rsidRDefault="00C3414F" w:rsidP="00A41349">
                  <w:pPr>
                    <w:framePr w:hSpace="180" w:wrap="around" w:vAnchor="page" w:hAnchor="margin" w:y="4321"/>
                    <w:jc w:val="both"/>
                    <w:rPr>
                      <w:rFonts w:cs="Arial"/>
                      <w:b/>
                      <w:sz w:val="18"/>
                      <w:szCs w:val="18"/>
                    </w:rPr>
                  </w:pPr>
                  <w:r w:rsidRPr="00C723FB">
                    <w:rPr>
                      <w:rFonts w:cs="Arial"/>
                      <w:b/>
                      <w:sz w:val="18"/>
                      <w:szCs w:val="18"/>
                    </w:rPr>
                    <w:t>Field Name</w:t>
                  </w:r>
                </w:p>
              </w:tc>
              <w:tc>
                <w:tcPr>
                  <w:tcW w:w="1984" w:type="dxa"/>
                  <w:shd w:val="pct12" w:color="auto" w:fill="FFFFFF"/>
                </w:tcPr>
                <w:p w14:paraId="7B35C381" w14:textId="77777777" w:rsidR="00C3414F" w:rsidRPr="00C723FB" w:rsidRDefault="00C3414F" w:rsidP="00A41349">
                  <w:pPr>
                    <w:framePr w:hSpace="180" w:wrap="around" w:vAnchor="page" w:hAnchor="margin" w:y="4321"/>
                    <w:jc w:val="both"/>
                    <w:rPr>
                      <w:rFonts w:cs="Arial"/>
                      <w:b/>
                      <w:sz w:val="18"/>
                      <w:szCs w:val="18"/>
                    </w:rPr>
                  </w:pPr>
                  <w:r w:rsidRPr="00C723FB">
                    <w:rPr>
                      <w:rFonts w:cs="Arial"/>
                      <w:b/>
                      <w:sz w:val="18"/>
                      <w:szCs w:val="18"/>
                    </w:rPr>
                    <w:t>Type</w:t>
                  </w:r>
                </w:p>
              </w:tc>
              <w:tc>
                <w:tcPr>
                  <w:tcW w:w="3242" w:type="dxa"/>
                  <w:shd w:val="pct12" w:color="auto" w:fill="FFFFFF"/>
                </w:tcPr>
                <w:p w14:paraId="589A31C2" w14:textId="77777777" w:rsidR="00C3414F" w:rsidRPr="00C723FB" w:rsidRDefault="00C3414F" w:rsidP="00A41349">
                  <w:pPr>
                    <w:framePr w:hSpace="180" w:wrap="around" w:vAnchor="page" w:hAnchor="margin" w:y="4321"/>
                    <w:jc w:val="both"/>
                    <w:rPr>
                      <w:rFonts w:cs="Arial"/>
                      <w:b/>
                      <w:sz w:val="18"/>
                      <w:szCs w:val="18"/>
                    </w:rPr>
                  </w:pPr>
                  <w:r w:rsidRPr="00C723FB">
                    <w:rPr>
                      <w:rFonts w:cs="Arial"/>
                      <w:b/>
                      <w:sz w:val="18"/>
                      <w:szCs w:val="18"/>
                    </w:rPr>
                    <w:t>Remarks</w:t>
                  </w:r>
                </w:p>
              </w:tc>
            </w:tr>
            <w:tr w:rsidR="00C3414F" w:rsidRPr="00C723FB" w14:paraId="65FDF100" w14:textId="77777777" w:rsidTr="0067292D">
              <w:trPr>
                <w:trHeight w:val="386"/>
              </w:trPr>
              <w:tc>
                <w:tcPr>
                  <w:tcW w:w="1984" w:type="dxa"/>
                </w:tcPr>
                <w:p w14:paraId="2C0302C9" w14:textId="77777777" w:rsidR="00C3414F" w:rsidRPr="00C723FB" w:rsidRDefault="00C3414F" w:rsidP="00A41349">
                  <w:pPr>
                    <w:framePr w:hSpace="180" w:wrap="around" w:vAnchor="page" w:hAnchor="margin" w:y="4321"/>
                    <w:jc w:val="both"/>
                    <w:rPr>
                      <w:rFonts w:cs="Arial"/>
                      <w:sz w:val="18"/>
                      <w:szCs w:val="18"/>
                    </w:rPr>
                  </w:pPr>
                  <w:r w:rsidRPr="00C723FB">
                    <w:t>Name</w:t>
                  </w:r>
                </w:p>
              </w:tc>
              <w:tc>
                <w:tcPr>
                  <w:tcW w:w="1984" w:type="dxa"/>
                </w:tcPr>
                <w:p w14:paraId="0A8E993D" w14:textId="77777777" w:rsidR="00C3414F" w:rsidRPr="00C723FB" w:rsidRDefault="00C3414F" w:rsidP="00A41349">
                  <w:pPr>
                    <w:framePr w:hSpace="180" w:wrap="around" w:vAnchor="page" w:hAnchor="margin" w:y="4321"/>
                    <w:ind w:left="720" w:hanging="720"/>
                    <w:jc w:val="both"/>
                    <w:rPr>
                      <w:rFonts w:cs="Arial"/>
                      <w:sz w:val="18"/>
                      <w:szCs w:val="18"/>
                    </w:rPr>
                  </w:pPr>
                  <w:r w:rsidRPr="00C723FB">
                    <w:rPr>
                      <w:rFonts w:cs="Arial"/>
                      <w:sz w:val="18"/>
                      <w:szCs w:val="18"/>
                    </w:rPr>
                    <w:t>Text</w:t>
                  </w:r>
                </w:p>
              </w:tc>
              <w:tc>
                <w:tcPr>
                  <w:tcW w:w="3242" w:type="dxa"/>
                </w:tcPr>
                <w:p w14:paraId="1B995FD3" w14:textId="77777777" w:rsidR="00C3414F" w:rsidRPr="00C723FB" w:rsidRDefault="00C3414F" w:rsidP="00A41349">
                  <w:pPr>
                    <w:framePr w:hSpace="180" w:wrap="around" w:vAnchor="page" w:hAnchor="margin" w:y="4321"/>
                    <w:jc w:val="both"/>
                    <w:rPr>
                      <w:rFonts w:cs="Arial"/>
                      <w:sz w:val="18"/>
                      <w:szCs w:val="18"/>
                    </w:rPr>
                  </w:pPr>
                  <w:r w:rsidRPr="00C723FB">
                    <w:t>The test suite name</w:t>
                  </w:r>
                </w:p>
              </w:tc>
            </w:tr>
            <w:tr w:rsidR="00C3414F" w:rsidRPr="00C723FB" w14:paraId="73A88AE7" w14:textId="77777777" w:rsidTr="0067292D">
              <w:trPr>
                <w:trHeight w:val="399"/>
              </w:trPr>
              <w:tc>
                <w:tcPr>
                  <w:tcW w:w="1984" w:type="dxa"/>
                </w:tcPr>
                <w:p w14:paraId="5A13748D" w14:textId="77777777" w:rsidR="00C3414F" w:rsidRPr="00C723FB" w:rsidRDefault="00C3414F" w:rsidP="00A41349">
                  <w:pPr>
                    <w:framePr w:hSpace="180" w:wrap="around" w:vAnchor="page" w:hAnchor="margin" w:y="4321"/>
                    <w:jc w:val="both"/>
                    <w:rPr>
                      <w:rFonts w:cs="Arial"/>
                      <w:sz w:val="18"/>
                      <w:szCs w:val="18"/>
                    </w:rPr>
                  </w:pPr>
                  <w:r w:rsidRPr="00C723FB">
                    <w:t>Threads</w:t>
                  </w:r>
                </w:p>
              </w:tc>
              <w:tc>
                <w:tcPr>
                  <w:tcW w:w="1984" w:type="dxa"/>
                </w:tcPr>
                <w:p w14:paraId="376B201D" w14:textId="77777777" w:rsidR="00C3414F" w:rsidRPr="00C723FB" w:rsidRDefault="00C3414F"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23BBB8AD" w14:textId="77777777" w:rsidR="00C3414F" w:rsidRPr="00C723FB" w:rsidRDefault="00C3414F" w:rsidP="00A41349">
                  <w:pPr>
                    <w:framePr w:hSpace="180" w:wrap="around" w:vAnchor="page" w:hAnchor="margin" w:y="4321"/>
                    <w:jc w:val="both"/>
                    <w:rPr>
                      <w:rFonts w:cs="Arial"/>
                      <w:sz w:val="18"/>
                      <w:szCs w:val="18"/>
                    </w:rPr>
                  </w:pPr>
                  <w:r w:rsidRPr="00C723FB">
                    <w:t>Test parameter</w:t>
                  </w:r>
                </w:p>
              </w:tc>
            </w:tr>
            <w:tr w:rsidR="00C3414F" w:rsidRPr="00C723FB" w14:paraId="198566C1" w14:textId="77777777" w:rsidTr="0067292D">
              <w:trPr>
                <w:trHeight w:val="399"/>
              </w:trPr>
              <w:tc>
                <w:tcPr>
                  <w:tcW w:w="1984" w:type="dxa"/>
                </w:tcPr>
                <w:p w14:paraId="23E5B9C1" w14:textId="77777777" w:rsidR="00C3414F" w:rsidRPr="00C723FB" w:rsidRDefault="00C3414F" w:rsidP="00A41349">
                  <w:pPr>
                    <w:framePr w:hSpace="180" w:wrap="around" w:vAnchor="page" w:hAnchor="margin" w:y="4321"/>
                    <w:jc w:val="both"/>
                  </w:pPr>
                  <w:r w:rsidRPr="00C723FB">
                    <w:t>Ramp-up</w:t>
                  </w:r>
                </w:p>
              </w:tc>
              <w:tc>
                <w:tcPr>
                  <w:tcW w:w="1984" w:type="dxa"/>
                </w:tcPr>
                <w:p w14:paraId="3F13E214" w14:textId="77777777" w:rsidR="00C3414F" w:rsidRPr="00C723FB" w:rsidRDefault="00C3414F"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78D4DF3F" w14:textId="77777777" w:rsidR="00C3414F" w:rsidRPr="00C723FB" w:rsidRDefault="00C3414F" w:rsidP="00A41349">
                  <w:pPr>
                    <w:framePr w:hSpace="180" w:wrap="around" w:vAnchor="page" w:hAnchor="margin" w:y="4321"/>
                    <w:jc w:val="both"/>
                  </w:pPr>
                  <w:r w:rsidRPr="00C723FB">
                    <w:t>Test parameter</w:t>
                  </w:r>
                </w:p>
              </w:tc>
            </w:tr>
            <w:tr w:rsidR="00C3414F" w:rsidRPr="00C723FB" w14:paraId="45D3E6FF" w14:textId="77777777" w:rsidTr="0067292D">
              <w:trPr>
                <w:trHeight w:val="399"/>
              </w:trPr>
              <w:tc>
                <w:tcPr>
                  <w:tcW w:w="1984" w:type="dxa"/>
                </w:tcPr>
                <w:p w14:paraId="2DC3BF20" w14:textId="77777777" w:rsidR="00C3414F" w:rsidRPr="00C723FB" w:rsidRDefault="00C3414F" w:rsidP="00A41349">
                  <w:pPr>
                    <w:framePr w:hSpace="180" w:wrap="around" w:vAnchor="page" w:hAnchor="margin" w:y="4321"/>
                    <w:jc w:val="both"/>
                  </w:pPr>
                  <w:r>
                    <w:t>Duration</w:t>
                  </w:r>
                </w:p>
              </w:tc>
              <w:tc>
                <w:tcPr>
                  <w:tcW w:w="1984" w:type="dxa"/>
                </w:tcPr>
                <w:p w14:paraId="4987ED44" w14:textId="77777777" w:rsidR="00C3414F" w:rsidRPr="00C723FB" w:rsidRDefault="00C3414F" w:rsidP="00A41349">
                  <w:pPr>
                    <w:framePr w:hSpace="180" w:wrap="around" w:vAnchor="page" w:hAnchor="margin" w:y="4321"/>
                    <w:jc w:val="both"/>
                    <w:rPr>
                      <w:rFonts w:cs="Arial"/>
                      <w:sz w:val="18"/>
                      <w:szCs w:val="18"/>
                    </w:rPr>
                  </w:pPr>
                  <w:r>
                    <w:rPr>
                      <w:rFonts w:cs="Arial"/>
                      <w:sz w:val="18"/>
                      <w:szCs w:val="18"/>
                    </w:rPr>
                    <w:t>Number</w:t>
                  </w:r>
                </w:p>
              </w:tc>
              <w:tc>
                <w:tcPr>
                  <w:tcW w:w="3242" w:type="dxa"/>
                </w:tcPr>
                <w:p w14:paraId="7EA61DD8" w14:textId="77777777" w:rsidR="00C3414F" w:rsidRPr="00C723FB" w:rsidRDefault="00C3414F" w:rsidP="00A41349">
                  <w:pPr>
                    <w:framePr w:hSpace="180" w:wrap="around" w:vAnchor="page" w:hAnchor="margin" w:y="4321"/>
                    <w:jc w:val="both"/>
                  </w:pPr>
                  <w:r>
                    <w:t>Test parameter</w:t>
                  </w:r>
                </w:p>
              </w:tc>
            </w:tr>
            <w:tr w:rsidR="00C3414F" w:rsidRPr="00C723FB" w14:paraId="1B017406" w14:textId="77777777" w:rsidTr="0067292D">
              <w:trPr>
                <w:trHeight w:val="399"/>
              </w:trPr>
              <w:tc>
                <w:tcPr>
                  <w:tcW w:w="1984" w:type="dxa"/>
                </w:tcPr>
                <w:p w14:paraId="6D51A478" w14:textId="77777777" w:rsidR="00C3414F" w:rsidRDefault="00C3414F" w:rsidP="00A41349">
                  <w:pPr>
                    <w:framePr w:hSpace="180" w:wrap="around" w:vAnchor="page" w:hAnchor="margin" w:y="4321"/>
                    <w:jc w:val="both"/>
                  </w:pPr>
                  <w:r>
                    <w:t>Delay</w:t>
                  </w:r>
                </w:p>
              </w:tc>
              <w:tc>
                <w:tcPr>
                  <w:tcW w:w="1984" w:type="dxa"/>
                </w:tcPr>
                <w:p w14:paraId="701F75A5" w14:textId="77777777" w:rsidR="00C3414F" w:rsidRDefault="00C3414F" w:rsidP="00A41349">
                  <w:pPr>
                    <w:framePr w:hSpace="180" w:wrap="around" w:vAnchor="page" w:hAnchor="margin" w:y="4321"/>
                    <w:jc w:val="both"/>
                    <w:rPr>
                      <w:rFonts w:cs="Arial"/>
                      <w:sz w:val="18"/>
                      <w:szCs w:val="18"/>
                    </w:rPr>
                  </w:pPr>
                  <w:r>
                    <w:rPr>
                      <w:rFonts w:cs="Arial"/>
                      <w:sz w:val="18"/>
                      <w:szCs w:val="18"/>
                    </w:rPr>
                    <w:t>Number</w:t>
                  </w:r>
                </w:p>
              </w:tc>
              <w:tc>
                <w:tcPr>
                  <w:tcW w:w="3242" w:type="dxa"/>
                </w:tcPr>
                <w:p w14:paraId="01F12412" w14:textId="77777777" w:rsidR="00C3414F" w:rsidRDefault="00C3414F" w:rsidP="00A41349">
                  <w:pPr>
                    <w:framePr w:hSpace="180" w:wrap="around" w:vAnchor="page" w:hAnchor="margin" w:y="4321"/>
                    <w:jc w:val="both"/>
                  </w:pPr>
                  <w:r>
                    <w:t>Test parameter</w:t>
                  </w:r>
                </w:p>
              </w:tc>
            </w:tr>
            <w:tr w:rsidR="00C3414F" w:rsidRPr="00C723FB" w14:paraId="134E36E1" w14:textId="77777777" w:rsidTr="0067292D">
              <w:trPr>
                <w:trHeight w:val="399"/>
              </w:trPr>
              <w:tc>
                <w:tcPr>
                  <w:tcW w:w="1984" w:type="dxa"/>
                </w:tcPr>
                <w:p w14:paraId="21CCC77A" w14:textId="77777777" w:rsidR="00C3414F" w:rsidRPr="00C723FB" w:rsidRDefault="00C3414F" w:rsidP="00A41349">
                  <w:pPr>
                    <w:framePr w:hSpace="180" w:wrap="around" w:vAnchor="page" w:hAnchor="margin" w:y="4321"/>
                    <w:jc w:val="both"/>
                  </w:pPr>
                  <w:r w:rsidRPr="00C723FB">
                    <w:t>Agent</w:t>
                  </w:r>
                </w:p>
              </w:tc>
              <w:tc>
                <w:tcPr>
                  <w:tcW w:w="1984" w:type="dxa"/>
                </w:tcPr>
                <w:p w14:paraId="480D4DC4" w14:textId="77777777" w:rsidR="00C3414F" w:rsidRPr="00C723FB" w:rsidRDefault="00C3414F" w:rsidP="00A41349">
                  <w:pPr>
                    <w:framePr w:hSpace="180" w:wrap="around" w:vAnchor="page" w:hAnchor="margin" w:y="4321"/>
                    <w:jc w:val="both"/>
                    <w:rPr>
                      <w:rFonts w:cs="Arial"/>
                      <w:sz w:val="18"/>
                      <w:szCs w:val="18"/>
                    </w:rPr>
                  </w:pPr>
                  <w:r w:rsidRPr="00C723FB">
                    <w:rPr>
                      <w:rFonts w:cs="Arial"/>
                      <w:sz w:val="18"/>
                      <w:szCs w:val="18"/>
                    </w:rPr>
                    <w:t>Text</w:t>
                  </w:r>
                </w:p>
              </w:tc>
              <w:tc>
                <w:tcPr>
                  <w:tcW w:w="3242" w:type="dxa"/>
                </w:tcPr>
                <w:p w14:paraId="416D25C1" w14:textId="77777777" w:rsidR="00C3414F" w:rsidRPr="00C723FB" w:rsidRDefault="00C3414F" w:rsidP="00A41349">
                  <w:pPr>
                    <w:framePr w:hSpace="180" w:wrap="around" w:vAnchor="page" w:hAnchor="margin" w:y="4321"/>
                    <w:jc w:val="both"/>
                  </w:pPr>
                  <w:r w:rsidRPr="00C723FB">
                    <w:t>IP v4 format</w:t>
                  </w:r>
                </w:p>
              </w:tc>
            </w:tr>
            <w:tr w:rsidR="00247098" w:rsidRPr="00C723FB" w14:paraId="52F4C3EC" w14:textId="77777777" w:rsidTr="0067292D">
              <w:trPr>
                <w:trHeight w:val="399"/>
              </w:trPr>
              <w:tc>
                <w:tcPr>
                  <w:tcW w:w="1984" w:type="dxa"/>
                </w:tcPr>
                <w:p w14:paraId="55F59BDC" w14:textId="5A9942EF" w:rsidR="00247098" w:rsidRPr="00C723FB" w:rsidRDefault="00247098" w:rsidP="00A41349">
                  <w:pPr>
                    <w:framePr w:hSpace="180" w:wrap="around" w:vAnchor="page" w:hAnchor="margin" w:y="4321"/>
                    <w:jc w:val="both"/>
                  </w:pPr>
                  <w:r>
                    <w:t>Loop</w:t>
                  </w:r>
                </w:p>
              </w:tc>
              <w:tc>
                <w:tcPr>
                  <w:tcW w:w="1984" w:type="dxa"/>
                </w:tcPr>
                <w:p w14:paraId="4A692C73" w14:textId="44A9C389" w:rsidR="00247098" w:rsidRPr="00C723FB" w:rsidRDefault="00247098" w:rsidP="00A41349">
                  <w:pPr>
                    <w:framePr w:hSpace="180" w:wrap="around" w:vAnchor="page" w:hAnchor="margin" w:y="4321"/>
                    <w:jc w:val="both"/>
                    <w:rPr>
                      <w:rFonts w:cs="Arial"/>
                      <w:sz w:val="18"/>
                      <w:szCs w:val="18"/>
                    </w:rPr>
                  </w:pPr>
                  <w:r>
                    <w:rPr>
                      <w:rFonts w:cs="Arial"/>
                      <w:sz w:val="18"/>
                      <w:szCs w:val="18"/>
                    </w:rPr>
                    <w:t>Number</w:t>
                  </w:r>
                </w:p>
              </w:tc>
              <w:tc>
                <w:tcPr>
                  <w:tcW w:w="3242" w:type="dxa"/>
                </w:tcPr>
                <w:p w14:paraId="3FDB1656" w14:textId="3FBF2A26" w:rsidR="00247098" w:rsidRPr="00C723FB" w:rsidRDefault="00247098" w:rsidP="00A41349">
                  <w:pPr>
                    <w:framePr w:hSpace="180" w:wrap="around" w:vAnchor="page" w:hAnchor="margin" w:y="4321"/>
                    <w:jc w:val="both"/>
                  </w:pPr>
                  <w:r>
                    <w:t>Test parameter</w:t>
                  </w:r>
                </w:p>
              </w:tc>
            </w:tr>
            <w:tr w:rsidR="00C3414F" w:rsidRPr="00C723FB" w14:paraId="0D2A8089" w14:textId="77777777" w:rsidTr="0067292D">
              <w:trPr>
                <w:trHeight w:val="386"/>
              </w:trPr>
              <w:tc>
                <w:tcPr>
                  <w:tcW w:w="1984" w:type="dxa"/>
                </w:tcPr>
                <w:p w14:paraId="3A9C2071" w14:textId="77777777" w:rsidR="00C3414F" w:rsidRPr="00C723FB" w:rsidRDefault="00C3414F" w:rsidP="00A41349">
                  <w:pPr>
                    <w:framePr w:hSpace="180" w:wrap="around" w:vAnchor="page" w:hAnchor="margin" w:y="4321"/>
                    <w:jc w:val="both"/>
                  </w:pPr>
                  <w:r w:rsidRPr="00C723FB">
                    <w:t>File Upload</w:t>
                  </w:r>
                </w:p>
              </w:tc>
              <w:tc>
                <w:tcPr>
                  <w:tcW w:w="1984" w:type="dxa"/>
                </w:tcPr>
                <w:p w14:paraId="12956C90" w14:textId="77777777" w:rsidR="00C3414F" w:rsidRPr="00C723FB" w:rsidRDefault="00C3414F" w:rsidP="00A41349">
                  <w:pPr>
                    <w:framePr w:hSpace="180" w:wrap="around" w:vAnchor="page" w:hAnchor="margin" w:y="4321"/>
                    <w:jc w:val="both"/>
                    <w:rPr>
                      <w:rFonts w:cs="Arial"/>
                      <w:sz w:val="18"/>
                      <w:szCs w:val="18"/>
                    </w:rPr>
                  </w:pPr>
                  <w:r w:rsidRPr="00C723FB">
                    <w:rPr>
                      <w:rFonts w:cs="Arial"/>
                      <w:sz w:val="18"/>
                      <w:szCs w:val="18"/>
                    </w:rPr>
                    <w:t>File</w:t>
                  </w:r>
                </w:p>
              </w:tc>
              <w:tc>
                <w:tcPr>
                  <w:tcW w:w="3242" w:type="dxa"/>
                </w:tcPr>
                <w:p w14:paraId="09729E2B" w14:textId="77777777" w:rsidR="00C3414F" w:rsidRPr="00C723FB" w:rsidRDefault="00C3414F" w:rsidP="00A41349">
                  <w:pPr>
                    <w:framePr w:hSpace="180" w:wrap="around" w:vAnchor="page" w:hAnchor="margin" w:y="4321"/>
                    <w:jc w:val="both"/>
                  </w:pPr>
                  <w:r w:rsidRPr="00C723FB">
                    <w:t>script *.jmx, data  *.csv, *.txt</w:t>
                  </w:r>
                </w:p>
              </w:tc>
            </w:tr>
          </w:tbl>
          <w:p w14:paraId="6152B680" w14:textId="77777777" w:rsidR="00A93BC6" w:rsidRDefault="00A93BC6" w:rsidP="00C723FB">
            <w:pPr>
              <w:cnfStyle w:val="000000100000" w:firstRow="0" w:lastRow="0" w:firstColumn="0" w:lastColumn="0" w:oddVBand="0" w:evenVBand="0" w:oddHBand="1" w:evenHBand="0" w:firstRowFirstColumn="0" w:firstRowLastColumn="0" w:lastRowFirstColumn="0" w:lastRowLastColumn="0"/>
            </w:pPr>
          </w:p>
          <w:p w14:paraId="3D303B8B" w14:textId="77777777" w:rsidR="00A93BC6" w:rsidRDefault="00A93BC6" w:rsidP="00C723FB">
            <w:pPr>
              <w:cnfStyle w:val="000000100000" w:firstRow="0" w:lastRow="0" w:firstColumn="0" w:lastColumn="0" w:oddVBand="0" w:evenVBand="0" w:oddHBand="1" w:evenHBand="0" w:firstRowFirstColumn="0" w:firstRowLastColumn="0" w:lastRowFirstColumn="0" w:lastRowLastColumn="0"/>
            </w:pPr>
            <w:r>
              <w:t>STEPPING THREAD GROUP TEST FIELD:</w:t>
            </w:r>
          </w:p>
          <w:p w14:paraId="79239CAE" w14:textId="77777777" w:rsidR="00A93BC6" w:rsidRDefault="00A93BC6" w:rsidP="00C723FB">
            <w:pPr>
              <w:cnfStyle w:val="000000100000" w:firstRow="0" w:lastRow="0" w:firstColumn="0" w:lastColumn="0" w:oddVBand="0" w:evenVBand="0" w:oddHBand="1" w:evenHBand="0" w:firstRowFirstColumn="0" w:firstRowLastColumn="0" w:lastRowFirstColumn="0" w:lastRowLastColumn="0"/>
            </w:pPr>
          </w:p>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984"/>
              <w:gridCol w:w="1984"/>
              <w:gridCol w:w="3242"/>
            </w:tblGrid>
            <w:tr w:rsidR="00A93BC6" w:rsidRPr="00C723FB" w14:paraId="5C35F254" w14:textId="77777777" w:rsidTr="0067292D">
              <w:trPr>
                <w:trHeight w:val="373"/>
              </w:trPr>
              <w:tc>
                <w:tcPr>
                  <w:tcW w:w="1984" w:type="dxa"/>
                  <w:shd w:val="pct12" w:color="auto" w:fill="FFFFFF"/>
                </w:tcPr>
                <w:p w14:paraId="0E454E39" w14:textId="77777777" w:rsidR="00A93BC6" w:rsidRPr="00C723FB" w:rsidRDefault="00A93BC6" w:rsidP="00A41349">
                  <w:pPr>
                    <w:framePr w:hSpace="180" w:wrap="around" w:vAnchor="page" w:hAnchor="margin" w:y="4321"/>
                    <w:jc w:val="both"/>
                    <w:rPr>
                      <w:rFonts w:cs="Arial"/>
                      <w:b/>
                      <w:sz w:val="18"/>
                      <w:szCs w:val="18"/>
                    </w:rPr>
                  </w:pPr>
                  <w:r w:rsidRPr="00C723FB">
                    <w:rPr>
                      <w:rFonts w:cs="Arial"/>
                      <w:b/>
                      <w:sz w:val="18"/>
                      <w:szCs w:val="18"/>
                    </w:rPr>
                    <w:t>Field Name</w:t>
                  </w:r>
                </w:p>
              </w:tc>
              <w:tc>
                <w:tcPr>
                  <w:tcW w:w="1984" w:type="dxa"/>
                  <w:shd w:val="pct12" w:color="auto" w:fill="FFFFFF"/>
                </w:tcPr>
                <w:p w14:paraId="13D6A233" w14:textId="77777777" w:rsidR="00A93BC6" w:rsidRPr="00C723FB" w:rsidRDefault="00A93BC6" w:rsidP="00A41349">
                  <w:pPr>
                    <w:framePr w:hSpace="180" w:wrap="around" w:vAnchor="page" w:hAnchor="margin" w:y="4321"/>
                    <w:jc w:val="both"/>
                    <w:rPr>
                      <w:rFonts w:cs="Arial"/>
                      <w:b/>
                      <w:sz w:val="18"/>
                      <w:szCs w:val="18"/>
                    </w:rPr>
                  </w:pPr>
                  <w:r w:rsidRPr="00C723FB">
                    <w:rPr>
                      <w:rFonts w:cs="Arial"/>
                      <w:b/>
                      <w:sz w:val="18"/>
                      <w:szCs w:val="18"/>
                    </w:rPr>
                    <w:t>Type</w:t>
                  </w:r>
                </w:p>
              </w:tc>
              <w:tc>
                <w:tcPr>
                  <w:tcW w:w="3242" w:type="dxa"/>
                  <w:shd w:val="pct12" w:color="auto" w:fill="FFFFFF"/>
                </w:tcPr>
                <w:p w14:paraId="2C192890" w14:textId="77777777" w:rsidR="00A93BC6" w:rsidRPr="00C723FB" w:rsidRDefault="00A93BC6" w:rsidP="00A41349">
                  <w:pPr>
                    <w:framePr w:hSpace="180" w:wrap="around" w:vAnchor="page" w:hAnchor="margin" w:y="4321"/>
                    <w:jc w:val="both"/>
                    <w:rPr>
                      <w:rFonts w:cs="Arial"/>
                      <w:b/>
                      <w:sz w:val="18"/>
                      <w:szCs w:val="18"/>
                    </w:rPr>
                  </w:pPr>
                  <w:r w:rsidRPr="00C723FB">
                    <w:rPr>
                      <w:rFonts w:cs="Arial"/>
                      <w:b/>
                      <w:sz w:val="18"/>
                      <w:szCs w:val="18"/>
                    </w:rPr>
                    <w:t>Remarks</w:t>
                  </w:r>
                </w:p>
              </w:tc>
            </w:tr>
            <w:tr w:rsidR="00A93BC6" w:rsidRPr="00C723FB" w14:paraId="4CC10DB8" w14:textId="77777777" w:rsidTr="0067292D">
              <w:trPr>
                <w:trHeight w:val="386"/>
              </w:trPr>
              <w:tc>
                <w:tcPr>
                  <w:tcW w:w="1984" w:type="dxa"/>
                </w:tcPr>
                <w:p w14:paraId="1C9E6E70" w14:textId="77777777" w:rsidR="00A93BC6" w:rsidRPr="00C723FB" w:rsidRDefault="00A93BC6" w:rsidP="00A41349">
                  <w:pPr>
                    <w:framePr w:hSpace="180" w:wrap="around" w:vAnchor="page" w:hAnchor="margin" w:y="4321"/>
                    <w:jc w:val="both"/>
                    <w:rPr>
                      <w:rFonts w:cs="Arial"/>
                      <w:sz w:val="18"/>
                      <w:szCs w:val="18"/>
                    </w:rPr>
                  </w:pPr>
                  <w:r w:rsidRPr="00C723FB">
                    <w:t>Name</w:t>
                  </w:r>
                </w:p>
              </w:tc>
              <w:tc>
                <w:tcPr>
                  <w:tcW w:w="1984" w:type="dxa"/>
                </w:tcPr>
                <w:p w14:paraId="04FF8413" w14:textId="77777777" w:rsidR="00A93BC6" w:rsidRPr="00C723FB" w:rsidRDefault="00A93BC6" w:rsidP="00A41349">
                  <w:pPr>
                    <w:framePr w:hSpace="180" w:wrap="around" w:vAnchor="page" w:hAnchor="margin" w:y="4321"/>
                    <w:ind w:left="720" w:hanging="720"/>
                    <w:jc w:val="both"/>
                    <w:rPr>
                      <w:rFonts w:cs="Arial"/>
                      <w:sz w:val="18"/>
                      <w:szCs w:val="18"/>
                    </w:rPr>
                  </w:pPr>
                  <w:r w:rsidRPr="00C723FB">
                    <w:rPr>
                      <w:rFonts w:cs="Arial"/>
                      <w:sz w:val="18"/>
                      <w:szCs w:val="18"/>
                    </w:rPr>
                    <w:t>Text</w:t>
                  </w:r>
                </w:p>
              </w:tc>
              <w:tc>
                <w:tcPr>
                  <w:tcW w:w="3242" w:type="dxa"/>
                </w:tcPr>
                <w:p w14:paraId="597A8805" w14:textId="77777777" w:rsidR="00A93BC6" w:rsidRPr="00C723FB" w:rsidRDefault="00A93BC6" w:rsidP="00A41349">
                  <w:pPr>
                    <w:framePr w:hSpace="180" w:wrap="around" w:vAnchor="page" w:hAnchor="margin" w:y="4321"/>
                    <w:jc w:val="both"/>
                    <w:rPr>
                      <w:rFonts w:cs="Arial"/>
                      <w:sz w:val="18"/>
                      <w:szCs w:val="18"/>
                    </w:rPr>
                  </w:pPr>
                  <w:r w:rsidRPr="00C723FB">
                    <w:t>The test suite name</w:t>
                  </w:r>
                </w:p>
              </w:tc>
            </w:tr>
            <w:tr w:rsidR="00A93BC6" w:rsidRPr="00C723FB" w14:paraId="65B8B356" w14:textId="77777777" w:rsidTr="0067292D">
              <w:trPr>
                <w:trHeight w:val="399"/>
              </w:trPr>
              <w:tc>
                <w:tcPr>
                  <w:tcW w:w="1984" w:type="dxa"/>
                </w:tcPr>
                <w:p w14:paraId="253826E2" w14:textId="52F6C37A" w:rsidR="00A93BC6" w:rsidRPr="00C723FB" w:rsidRDefault="00A93BC6" w:rsidP="00A41349">
                  <w:pPr>
                    <w:framePr w:hSpace="180" w:wrap="around" w:vAnchor="page" w:hAnchor="margin" w:y="4321"/>
                    <w:jc w:val="both"/>
                    <w:rPr>
                      <w:rFonts w:cs="Arial"/>
                      <w:sz w:val="18"/>
                      <w:szCs w:val="18"/>
                    </w:rPr>
                  </w:pPr>
                  <w:r w:rsidRPr="00C723FB">
                    <w:t>Threads</w:t>
                  </w:r>
                  <w:r w:rsidR="00010917">
                    <w:t xml:space="preserve"> Count Burst</w:t>
                  </w:r>
                </w:p>
              </w:tc>
              <w:tc>
                <w:tcPr>
                  <w:tcW w:w="1984" w:type="dxa"/>
                </w:tcPr>
                <w:p w14:paraId="76387A2D" w14:textId="77777777" w:rsidR="00A93BC6" w:rsidRPr="00C723FB" w:rsidRDefault="00A93BC6"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6FB3F486" w14:textId="77777777" w:rsidR="00A93BC6" w:rsidRPr="00C723FB" w:rsidRDefault="00A93BC6" w:rsidP="00A41349">
                  <w:pPr>
                    <w:framePr w:hSpace="180" w:wrap="around" w:vAnchor="page" w:hAnchor="margin" w:y="4321"/>
                    <w:jc w:val="both"/>
                    <w:rPr>
                      <w:rFonts w:cs="Arial"/>
                      <w:sz w:val="18"/>
                      <w:szCs w:val="18"/>
                    </w:rPr>
                  </w:pPr>
                  <w:r w:rsidRPr="00C723FB">
                    <w:t>Test parameter</w:t>
                  </w:r>
                </w:p>
              </w:tc>
            </w:tr>
            <w:tr w:rsidR="00010917" w:rsidRPr="00C723FB" w14:paraId="0804E5A6" w14:textId="77777777" w:rsidTr="0067292D">
              <w:trPr>
                <w:trHeight w:val="399"/>
              </w:trPr>
              <w:tc>
                <w:tcPr>
                  <w:tcW w:w="1984" w:type="dxa"/>
                </w:tcPr>
                <w:p w14:paraId="64CE8543" w14:textId="38110731" w:rsidR="00010917" w:rsidRPr="00C723FB" w:rsidRDefault="00010917" w:rsidP="00A41349">
                  <w:pPr>
                    <w:framePr w:hSpace="180" w:wrap="around" w:vAnchor="page" w:hAnchor="margin" w:y="4321"/>
                    <w:jc w:val="both"/>
                  </w:pPr>
                  <w:r>
                    <w:t>Start Thread Count</w:t>
                  </w:r>
                </w:p>
              </w:tc>
              <w:tc>
                <w:tcPr>
                  <w:tcW w:w="1984" w:type="dxa"/>
                </w:tcPr>
                <w:p w14:paraId="61DB50D3" w14:textId="6B84BECF"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35B8A7AA" w14:textId="040C809C" w:rsidR="00010917" w:rsidRPr="00C723FB" w:rsidRDefault="00010917" w:rsidP="00A41349">
                  <w:pPr>
                    <w:framePr w:hSpace="180" w:wrap="around" w:vAnchor="page" w:hAnchor="margin" w:y="4321"/>
                    <w:jc w:val="both"/>
                  </w:pPr>
                  <w:r w:rsidRPr="00C723FB">
                    <w:t>Test parameter</w:t>
                  </w:r>
                </w:p>
              </w:tc>
            </w:tr>
            <w:tr w:rsidR="00010917" w:rsidRPr="00C723FB" w14:paraId="62EE1EA6" w14:textId="77777777" w:rsidTr="0067292D">
              <w:trPr>
                <w:trHeight w:val="399"/>
              </w:trPr>
              <w:tc>
                <w:tcPr>
                  <w:tcW w:w="1984" w:type="dxa"/>
                </w:tcPr>
                <w:p w14:paraId="3E916F5B" w14:textId="609ADAAA" w:rsidR="00010917" w:rsidRDefault="00010917" w:rsidP="00A41349">
                  <w:pPr>
                    <w:framePr w:hSpace="180" w:wrap="around" w:vAnchor="page" w:hAnchor="margin" w:y="4321"/>
                    <w:jc w:val="both"/>
                  </w:pPr>
                  <w:r>
                    <w:t>Thread Number</w:t>
                  </w:r>
                </w:p>
              </w:tc>
              <w:tc>
                <w:tcPr>
                  <w:tcW w:w="1984" w:type="dxa"/>
                </w:tcPr>
                <w:p w14:paraId="6C69D969" w14:textId="1A14B80E"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33C68BCE" w14:textId="27E5A83C" w:rsidR="00010917" w:rsidRPr="00C723FB" w:rsidRDefault="00010917" w:rsidP="00A41349">
                  <w:pPr>
                    <w:framePr w:hSpace="180" w:wrap="around" w:vAnchor="page" w:hAnchor="margin" w:y="4321"/>
                    <w:jc w:val="both"/>
                  </w:pPr>
                  <w:r w:rsidRPr="00C723FB">
                    <w:t>Test parameter</w:t>
                  </w:r>
                </w:p>
              </w:tc>
            </w:tr>
            <w:tr w:rsidR="00010917" w:rsidRPr="00C723FB" w14:paraId="37065790" w14:textId="77777777" w:rsidTr="0067292D">
              <w:trPr>
                <w:trHeight w:val="399"/>
              </w:trPr>
              <w:tc>
                <w:tcPr>
                  <w:tcW w:w="1984" w:type="dxa"/>
                </w:tcPr>
                <w:p w14:paraId="073F92BC" w14:textId="004DBA79" w:rsidR="00010917" w:rsidRPr="00C723FB" w:rsidRDefault="00010917" w:rsidP="00A41349">
                  <w:pPr>
                    <w:framePr w:hSpace="180" w:wrap="around" w:vAnchor="page" w:hAnchor="margin" w:y="4321"/>
                    <w:jc w:val="both"/>
                  </w:pPr>
                  <w:r>
                    <w:t>Start Thread Ramp Up</w:t>
                  </w:r>
                </w:p>
              </w:tc>
              <w:tc>
                <w:tcPr>
                  <w:tcW w:w="1984" w:type="dxa"/>
                </w:tcPr>
                <w:p w14:paraId="2CECFCCE" w14:textId="5E99034F"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1AAB41C1" w14:textId="6EAE8323" w:rsidR="00010917" w:rsidRPr="00C723FB" w:rsidRDefault="00010917" w:rsidP="00A41349">
                  <w:pPr>
                    <w:framePr w:hSpace="180" w:wrap="around" w:vAnchor="page" w:hAnchor="margin" w:y="4321"/>
                    <w:jc w:val="both"/>
                  </w:pPr>
                  <w:r w:rsidRPr="00C723FB">
                    <w:t>Test parameter</w:t>
                  </w:r>
                </w:p>
              </w:tc>
            </w:tr>
            <w:tr w:rsidR="00010917" w:rsidRPr="00C723FB" w14:paraId="266E1545" w14:textId="77777777" w:rsidTr="0067292D">
              <w:trPr>
                <w:trHeight w:val="399"/>
              </w:trPr>
              <w:tc>
                <w:tcPr>
                  <w:tcW w:w="1984" w:type="dxa"/>
                </w:tcPr>
                <w:p w14:paraId="1C76936B" w14:textId="5FB60C57" w:rsidR="00010917" w:rsidRDefault="00010917" w:rsidP="00A41349">
                  <w:pPr>
                    <w:framePr w:hSpace="180" w:wrap="around" w:vAnchor="page" w:hAnchor="margin" w:y="4321"/>
                    <w:jc w:val="both"/>
                  </w:pPr>
                  <w:r>
                    <w:t>Start Thread Period</w:t>
                  </w:r>
                </w:p>
              </w:tc>
              <w:tc>
                <w:tcPr>
                  <w:tcW w:w="1984" w:type="dxa"/>
                </w:tcPr>
                <w:p w14:paraId="0C024285" w14:textId="0CD9A6C6"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4DBEA934" w14:textId="14DFAC22" w:rsidR="00010917" w:rsidRPr="00C723FB" w:rsidRDefault="00010917" w:rsidP="00A41349">
                  <w:pPr>
                    <w:framePr w:hSpace="180" w:wrap="around" w:vAnchor="page" w:hAnchor="margin" w:y="4321"/>
                    <w:jc w:val="both"/>
                  </w:pPr>
                  <w:r w:rsidRPr="00C723FB">
                    <w:t>Test parameter</w:t>
                  </w:r>
                </w:p>
              </w:tc>
            </w:tr>
            <w:tr w:rsidR="00010917" w:rsidRPr="00C723FB" w14:paraId="54943C1A" w14:textId="77777777" w:rsidTr="0067292D">
              <w:trPr>
                <w:trHeight w:val="399"/>
              </w:trPr>
              <w:tc>
                <w:tcPr>
                  <w:tcW w:w="1984" w:type="dxa"/>
                </w:tcPr>
                <w:p w14:paraId="79C4D16A" w14:textId="1E31079B" w:rsidR="00010917" w:rsidRPr="00C723FB" w:rsidRDefault="00010917" w:rsidP="00A41349">
                  <w:pPr>
                    <w:framePr w:hSpace="180" w:wrap="around" w:vAnchor="page" w:hAnchor="margin" w:y="4321"/>
                    <w:jc w:val="both"/>
                  </w:pPr>
                  <w:r>
                    <w:t>Stop Thread Count</w:t>
                  </w:r>
                </w:p>
              </w:tc>
              <w:tc>
                <w:tcPr>
                  <w:tcW w:w="1984" w:type="dxa"/>
                </w:tcPr>
                <w:p w14:paraId="0EA2D449" w14:textId="77777777"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17B6A2E7" w14:textId="77777777" w:rsidR="00010917" w:rsidRPr="00C723FB" w:rsidRDefault="00010917" w:rsidP="00A41349">
                  <w:pPr>
                    <w:framePr w:hSpace="180" w:wrap="around" w:vAnchor="page" w:hAnchor="margin" w:y="4321"/>
                    <w:jc w:val="both"/>
                  </w:pPr>
                  <w:r w:rsidRPr="00C723FB">
                    <w:t>Test parameter</w:t>
                  </w:r>
                </w:p>
              </w:tc>
            </w:tr>
            <w:tr w:rsidR="00010917" w:rsidRPr="00C723FB" w14:paraId="50A457FA" w14:textId="77777777" w:rsidTr="0067292D">
              <w:trPr>
                <w:trHeight w:val="399"/>
              </w:trPr>
              <w:tc>
                <w:tcPr>
                  <w:tcW w:w="1984" w:type="dxa"/>
                </w:tcPr>
                <w:p w14:paraId="7636D443" w14:textId="3BFFA9B3" w:rsidR="00010917" w:rsidRDefault="00010917" w:rsidP="00A41349">
                  <w:pPr>
                    <w:framePr w:hSpace="180" w:wrap="around" w:vAnchor="page" w:hAnchor="margin" w:y="4321"/>
                    <w:jc w:val="both"/>
                  </w:pPr>
                  <w:r>
                    <w:t>Stop Thread Period</w:t>
                  </w:r>
                </w:p>
              </w:tc>
              <w:tc>
                <w:tcPr>
                  <w:tcW w:w="1984" w:type="dxa"/>
                </w:tcPr>
                <w:p w14:paraId="3079FBE3" w14:textId="50804253"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Number</w:t>
                  </w:r>
                </w:p>
              </w:tc>
              <w:tc>
                <w:tcPr>
                  <w:tcW w:w="3242" w:type="dxa"/>
                </w:tcPr>
                <w:p w14:paraId="52C0FC85" w14:textId="637D47BC" w:rsidR="00010917" w:rsidRPr="00C723FB" w:rsidRDefault="00010917" w:rsidP="00A41349">
                  <w:pPr>
                    <w:framePr w:hSpace="180" w:wrap="around" w:vAnchor="page" w:hAnchor="margin" w:y="4321"/>
                    <w:jc w:val="both"/>
                  </w:pPr>
                  <w:r w:rsidRPr="00C723FB">
                    <w:t>Test parameter</w:t>
                  </w:r>
                </w:p>
              </w:tc>
            </w:tr>
            <w:tr w:rsidR="00010917" w:rsidRPr="00C723FB" w14:paraId="07F28993" w14:textId="77777777" w:rsidTr="0067292D">
              <w:trPr>
                <w:trHeight w:val="399"/>
              </w:trPr>
              <w:tc>
                <w:tcPr>
                  <w:tcW w:w="1984" w:type="dxa"/>
                </w:tcPr>
                <w:p w14:paraId="0141E967" w14:textId="7E946F8A" w:rsidR="00010917" w:rsidRDefault="00010917" w:rsidP="00A41349">
                  <w:pPr>
                    <w:framePr w:hSpace="180" w:wrap="around" w:vAnchor="page" w:hAnchor="margin" w:y="4321"/>
                    <w:jc w:val="both"/>
                  </w:pPr>
                  <w:r>
                    <w:t>Flight Time</w:t>
                  </w:r>
                </w:p>
              </w:tc>
              <w:tc>
                <w:tcPr>
                  <w:tcW w:w="1984" w:type="dxa"/>
                </w:tcPr>
                <w:p w14:paraId="58A3B935" w14:textId="1F88089B" w:rsidR="00010917" w:rsidRPr="00C723FB" w:rsidRDefault="00010917" w:rsidP="00A41349">
                  <w:pPr>
                    <w:framePr w:hSpace="180" w:wrap="around" w:vAnchor="page" w:hAnchor="margin" w:y="4321"/>
                    <w:jc w:val="both"/>
                    <w:rPr>
                      <w:rFonts w:cs="Arial"/>
                      <w:sz w:val="18"/>
                      <w:szCs w:val="18"/>
                    </w:rPr>
                  </w:pPr>
                  <w:r>
                    <w:rPr>
                      <w:rFonts w:cs="Arial"/>
                      <w:sz w:val="18"/>
                      <w:szCs w:val="18"/>
                    </w:rPr>
                    <w:t>Number</w:t>
                  </w:r>
                </w:p>
              </w:tc>
              <w:tc>
                <w:tcPr>
                  <w:tcW w:w="3242" w:type="dxa"/>
                </w:tcPr>
                <w:p w14:paraId="1C050737" w14:textId="40BEE55F" w:rsidR="00010917" w:rsidRPr="00C723FB" w:rsidRDefault="00010917" w:rsidP="00A41349">
                  <w:pPr>
                    <w:framePr w:hSpace="180" w:wrap="around" w:vAnchor="page" w:hAnchor="margin" w:y="4321"/>
                    <w:jc w:val="both"/>
                  </w:pPr>
                  <w:r>
                    <w:t>Test Parameter</w:t>
                  </w:r>
                </w:p>
              </w:tc>
            </w:tr>
            <w:tr w:rsidR="00010917" w:rsidRPr="00C723FB" w14:paraId="5F5EE7EC" w14:textId="77777777" w:rsidTr="0067292D">
              <w:trPr>
                <w:trHeight w:val="399"/>
              </w:trPr>
              <w:tc>
                <w:tcPr>
                  <w:tcW w:w="1984" w:type="dxa"/>
                </w:tcPr>
                <w:p w14:paraId="371FF57E" w14:textId="69B04CBF" w:rsidR="00010917" w:rsidRPr="00C723FB" w:rsidRDefault="00010917" w:rsidP="00A41349">
                  <w:pPr>
                    <w:framePr w:hSpace="180" w:wrap="around" w:vAnchor="page" w:hAnchor="margin" w:y="4321"/>
                    <w:jc w:val="both"/>
                  </w:pPr>
                  <w:r>
                    <w:t>Thread Initial Delay</w:t>
                  </w:r>
                </w:p>
              </w:tc>
              <w:tc>
                <w:tcPr>
                  <w:tcW w:w="1984" w:type="dxa"/>
                </w:tcPr>
                <w:p w14:paraId="6019B7F7" w14:textId="6F664CFE" w:rsidR="00010917" w:rsidRPr="00C723FB" w:rsidRDefault="00010917" w:rsidP="00A41349">
                  <w:pPr>
                    <w:framePr w:hSpace="180" w:wrap="around" w:vAnchor="page" w:hAnchor="margin" w:y="4321"/>
                    <w:jc w:val="both"/>
                    <w:rPr>
                      <w:rFonts w:cs="Arial"/>
                      <w:sz w:val="18"/>
                      <w:szCs w:val="18"/>
                    </w:rPr>
                  </w:pPr>
                  <w:r>
                    <w:rPr>
                      <w:rFonts w:cs="Arial"/>
                      <w:sz w:val="18"/>
                      <w:szCs w:val="18"/>
                    </w:rPr>
                    <w:t>Number</w:t>
                  </w:r>
                </w:p>
              </w:tc>
              <w:tc>
                <w:tcPr>
                  <w:tcW w:w="3242" w:type="dxa"/>
                </w:tcPr>
                <w:p w14:paraId="55B36CB9" w14:textId="42A4AA27" w:rsidR="00010917" w:rsidRPr="00C723FB" w:rsidRDefault="00010917" w:rsidP="00A41349">
                  <w:pPr>
                    <w:framePr w:hSpace="180" w:wrap="around" w:vAnchor="page" w:hAnchor="margin" w:y="4321"/>
                    <w:jc w:val="both"/>
                  </w:pPr>
                  <w:r>
                    <w:t>Test parameter</w:t>
                  </w:r>
                </w:p>
              </w:tc>
            </w:tr>
            <w:tr w:rsidR="00010917" w:rsidRPr="00C723FB" w14:paraId="27FCFA71" w14:textId="77777777" w:rsidTr="0067292D">
              <w:trPr>
                <w:trHeight w:val="399"/>
              </w:trPr>
              <w:tc>
                <w:tcPr>
                  <w:tcW w:w="1984" w:type="dxa"/>
                </w:tcPr>
                <w:p w14:paraId="55D29686" w14:textId="77777777" w:rsidR="00010917" w:rsidRPr="00C723FB" w:rsidRDefault="00010917" w:rsidP="00A41349">
                  <w:pPr>
                    <w:framePr w:hSpace="180" w:wrap="around" w:vAnchor="page" w:hAnchor="margin" w:y="4321"/>
                    <w:jc w:val="both"/>
                  </w:pPr>
                  <w:r w:rsidRPr="00C723FB">
                    <w:t>Agent</w:t>
                  </w:r>
                </w:p>
              </w:tc>
              <w:tc>
                <w:tcPr>
                  <w:tcW w:w="1984" w:type="dxa"/>
                </w:tcPr>
                <w:p w14:paraId="0AE56DCC" w14:textId="77777777"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Text</w:t>
                  </w:r>
                </w:p>
              </w:tc>
              <w:tc>
                <w:tcPr>
                  <w:tcW w:w="3242" w:type="dxa"/>
                </w:tcPr>
                <w:p w14:paraId="1EB1D9CB" w14:textId="77777777" w:rsidR="00010917" w:rsidRPr="00C723FB" w:rsidRDefault="00010917" w:rsidP="00A41349">
                  <w:pPr>
                    <w:framePr w:hSpace="180" w:wrap="around" w:vAnchor="page" w:hAnchor="margin" w:y="4321"/>
                    <w:jc w:val="both"/>
                  </w:pPr>
                  <w:r w:rsidRPr="00C723FB">
                    <w:t>IP v4 format</w:t>
                  </w:r>
                </w:p>
              </w:tc>
            </w:tr>
            <w:tr w:rsidR="00010917" w:rsidRPr="00C723FB" w14:paraId="2DE073DC" w14:textId="77777777" w:rsidTr="0067292D">
              <w:trPr>
                <w:trHeight w:val="386"/>
              </w:trPr>
              <w:tc>
                <w:tcPr>
                  <w:tcW w:w="1984" w:type="dxa"/>
                </w:tcPr>
                <w:p w14:paraId="2F2095A5" w14:textId="77777777" w:rsidR="00010917" w:rsidRPr="00C723FB" w:rsidRDefault="00010917" w:rsidP="00A41349">
                  <w:pPr>
                    <w:framePr w:hSpace="180" w:wrap="around" w:vAnchor="page" w:hAnchor="margin" w:y="4321"/>
                    <w:jc w:val="both"/>
                  </w:pPr>
                  <w:r w:rsidRPr="00C723FB">
                    <w:t>File Upload</w:t>
                  </w:r>
                </w:p>
              </w:tc>
              <w:tc>
                <w:tcPr>
                  <w:tcW w:w="1984" w:type="dxa"/>
                </w:tcPr>
                <w:p w14:paraId="1019B78E" w14:textId="77777777" w:rsidR="00010917" w:rsidRPr="00C723FB" w:rsidRDefault="00010917" w:rsidP="00A41349">
                  <w:pPr>
                    <w:framePr w:hSpace="180" w:wrap="around" w:vAnchor="page" w:hAnchor="margin" w:y="4321"/>
                    <w:jc w:val="both"/>
                    <w:rPr>
                      <w:rFonts w:cs="Arial"/>
                      <w:sz w:val="18"/>
                      <w:szCs w:val="18"/>
                    </w:rPr>
                  </w:pPr>
                  <w:r w:rsidRPr="00C723FB">
                    <w:rPr>
                      <w:rFonts w:cs="Arial"/>
                      <w:sz w:val="18"/>
                      <w:szCs w:val="18"/>
                    </w:rPr>
                    <w:t>File</w:t>
                  </w:r>
                </w:p>
              </w:tc>
              <w:tc>
                <w:tcPr>
                  <w:tcW w:w="3242" w:type="dxa"/>
                </w:tcPr>
                <w:p w14:paraId="45A3898B" w14:textId="77777777" w:rsidR="00010917" w:rsidRPr="00C723FB" w:rsidRDefault="00010917" w:rsidP="00A41349">
                  <w:pPr>
                    <w:framePr w:hSpace="180" w:wrap="around" w:vAnchor="page" w:hAnchor="margin" w:y="4321"/>
                    <w:jc w:val="both"/>
                  </w:pPr>
                  <w:r w:rsidRPr="00C723FB">
                    <w:t>script *.jmx, data  *.csv, *.txt</w:t>
                  </w:r>
                </w:p>
              </w:tc>
            </w:tr>
          </w:tbl>
          <w:p w14:paraId="663EB226" w14:textId="77777777" w:rsidR="00A93BC6" w:rsidRDefault="00A93BC6" w:rsidP="00C723FB">
            <w:pPr>
              <w:cnfStyle w:val="000000100000" w:firstRow="0" w:lastRow="0" w:firstColumn="0" w:lastColumn="0" w:oddVBand="0" w:evenVBand="0" w:oddHBand="1" w:evenHBand="0" w:firstRowFirstColumn="0" w:firstRowLastColumn="0" w:lastRowFirstColumn="0" w:lastRowLastColumn="0"/>
            </w:pPr>
          </w:p>
          <w:p w14:paraId="55B0EDAC" w14:textId="77777777" w:rsidR="00A93BC6" w:rsidRDefault="00A93BC6" w:rsidP="00C723FB">
            <w:pPr>
              <w:cnfStyle w:val="000000100000" w:firstRow="0" w:lastRow="0" w:firstColumn="0" w:lastColumn="0" w:oddVBand="0" w:evenVBand="0" w:oddHBand="1" w:evenHBand="0" w:firstRowFirstColumn="0" w:firstRowLastColumn="0" w:lastRowFirstColumn="0" w:lastRowLastColumn="0"/>
            </w:pPr>
          </w:p>
        </w:tc>
      </w:tr>
      <w:tr w:rsidR="00C723FB" w14:paraId="55B0EDB1" w14:textId="77777777" w:rsidTr="00AB4F8D">
        <w:tc>
          <w:tcPr>
            <w:cnfStyle w:val="001000000000" w:firstRow="0" w:lastRow="0" w:firstColumn="1" w:lastColumn="0" w:oddVBand="0" w:evenVBand="0" w:oddHBand="0" w:evenHBand="0" w:firstRowFirstColumn="0" w:firstRowLastColumn="0" w:lastRowFirstColumn="0" w:lastRowLastColumn="0"/>
            <w:tcW w:w="1795" w:type="dxa"/>
          </w:tcPr>
          <w:p w14:paraId="55B0EDAE" w14:textId="7E6924AD" w:rsidR="00C723FB" w:rsidRDefault="00C723FB" w:rsidP="00C723FB">
            <w:r>
              <w:t>Preconditions</w:t>
            </w:r>
          </w:p>
        </w:tc>
        <w:tc>
          <w:tcPr>
            <w:tcW w:w="7297" w:type="dxa"/>
          </w:tcPr>
          <w:p w14:paraId="55B0EDAF" w14:textId="77777777" w:rsidR="00C723FB" w:rsidRDefault="00C723FB" w:rsidP="00C723FB">
            <w:pPr>
              <w:cnfStyle w:val="000000000000" w:firstRow="0" w:lastRow="0" w:firstColumn="0" w:lastColumn="0" w:oddVBand="0" w:evenVBand="0" w:oddHBand="0" w:evenHBand="0" w:firstRowFirstColumn="0" w:firstRowLastColumn="0" w:lastRowFirstColumn="0" w:lastRowLastColumn="0"/>
            </w:pPr>
            <w:r>
              <w:t>The user is logged in.</w:t>
            </w:r>
          </w:p>
          <w:p w14:paraId="55B0EDB0" w14:textId="77777777" w:rsidR="00C723FB" w:rsidRDefault="00C723FB" w:rsidP="00C723FB">
            <w:pPr>
              <w:cnfStyle w:val="000000000000" w:firstRow="0" w:lastRow="0" w:firstColumn="0" w:lastColumn="0" w:oddVBand="0" w:evenVBand="0" w:oddHBand="0" w:evenHBand="0" w:firstRowFirstColumn="0" w:firstRowLastColumn="0" w:lastRowFirstColumn="0" w:lastRowLastColumn="0"/>
            </w:pPr>
            <w:r>
              <w:t>The user belongs to the project which the test belongs.</w:t>
            </w:r>
          </w:p>
        </w:tc>
      </w:tr>
      <w:tr w:rsidR="00C723FB" w14:paraId="55B0EDBD"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B0EDB2" w14:textId="77777777" w:rsidR="00C723FB" w:rsidRDefault="00C723FB" w:rsidP="00C723FB">
            <w:r>
              <w:t>Main Success Scenario</w:t>
            </w:r>
          </w:p>
        </w:tc>
        <w:tc>
          <w:tcPr>
            <w:tcW w:w="7297" w:type="dxa"/>
          </w:tcPr>
          <w:p w14:paraId="55B0EDB3" w14:textId="7BBE8DCD" w:rsidR="00C723FB" w:rsidRDefault="00C723FB" w:rsidP="00C723FB">
            <w:pPr>
              <w:cnfStyle w:val="000000100000" w:firstRow="0" w:lastRow="0" w:firstColumn="0" w:lastColumn="0" w:oddVBand="0" w:evenVBand="0" w:oddHBand="1" w:evenHBand="0" w:firstRowFirstColumn="0" w:firstRowLastColumn="0" w:lastRowFirstColumn="0" w:lastRowLastColumn="0"/>
            </w:pPr>
            <w:r>
              <w:t xml:space="preserve">1. The user selects </w:t>
            </w:r>
            <w:r w:rsidR="00571F39">
              <w:t>“</w:t>
            </w:r>
            <w:r>
              <w:t>create new test</w:t>
            </w:r>
            <w:r w:rsidR="00571F39">
              <w:t>”</w:t>
            </w:r>
            <w:r>
              <w:t xml:space="preserve"> button on the project test suite list page.</w:t>
            </w:r>
          </w:p>
          <w:p w14:paraId="55B0EDB4"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2. The system shows the test suite create form with the following fields</w:t>
            </w:r>
          </w:p>
          <w:p w14:paraId="55B0EDB5"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 Test suite name</w:t>
            </w:r>
          </w:p>
          <w:p w14:paraId="55B0EDB6" w14:textId="17F0995C" w:rsidR="00C723FB" w:rsidRDefault="00C723FB" w:rsidP="00C723FB">
            <w:pPr>
              <w:cnfStyle w:val="000000100000" w:firstRow="0" w:lastRow="0" w:firstColumn="0" w:lastColumn="0" w:oddVBand="0" w:evenVBand="0" w:oddHBand="1" w:evenHBand="0" w:firstRowFirstColumn="0" w:firstRowLastColumn="0" w:lastRowFirstColumn="0" w:lastRowLastColumn="0"/>
            </w:pPr>
            <w:r>
              <w:t>+ Test parameters: threads, ramp-up, agent</w:t>
            </w:r>
            <w:r w:rsidR="00C3414F">
              <w:t>, duration, delay ( simple)</w:t>
            </w:r>
          </w:p>
          <w:p w14:paraId="0438186C" w14:textId="4E93E108" w:rsidR="00C3414F" w:rsidRDefault="00C3414F" w:rsidP="00C723FB">
            <w:pPr>
              <w:cnfStyle w:val="000000100000" w:firstRow="0" w:lastRow="0" w:firstColumn="0" w:lastColumn="0" w:oddVBand="0" w:evenVBand="0" w:oddHBand="1" w:evenHBand="0" w:firstRowFirstColumn="0" w:firstRowLastColumn="0" w:lastRowFirstColumn="0" w:lastRowLastColumn="0"/>
            </w:pPr>
            <w:r>
              <w:t xml:space="preserve">+ Test parameters: </w:t>
            </w:r>
            <w:r w:rsidR="00EE2ED9">
              <w:t>thread count burst, start thread count, thread number, start thread ramp up , start thread period, stop thread count , stop thread count, stop thread period, flight time, thread initial delay</w:t>
            </w:r>
            <w:r>
              <w:t>(advance)</w:t>
            </w:r>
          </w:p>
          <w:p w14:paraId="55B0EDB7"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 Browse button to upload files</w:t>
            </w:r>
          </w:p>
          <w:p w14:paraId="55B0EDB8"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3. The user provides the test suite data. Note that</w:t>
            </w:r>
          </w:p>
          <w:p w14:paraId="55B0EDB9"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 The name must be provided while test parameters can be omitted.</w:t>
            </w:r>
          </w:p>
          <w:p w14:paraId="55B0EDBA"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+Upload files must have a script with jmx extension and other files are optional depending on the test suite.</w:t>
            </w:r>
          </w:p>
          <w:p w14:paraId="55B0EDBB" w14:textId="64BE0678" w:rsidR="00C723FB" w:rsidRDefault="00C723FB" w:rsidP="005A57AC">
            <w:pPr>
              <w:tabs>
                <w:tab w:val="left" w:pos="5832"/>
              </w:tabs>
              <w:cnfStyle w:val="000000100000" w:firstRow="0" w:lastRow="0" w:firstColumn="0" w:lastColumn="0" w:oddVBand="0" w:evenVBand="0" w:oddHBand="1" w:evenHBand="0" w:firstRowFirstColumn="0" w:firstRowLastColumn="0" w:lastRowFirstColumn="0" w:lastRowLastColumn="0"/>
            </w:pPr>
            <w:r>
              <w:t>4. The user clicks “Save”</w:t>
            </w:r>
            <w:r w:rsidR="005A57AC">
              <w:tab/>
            </w:r>
          </w:p>
          <w:p w14:paraId="55B0EDBC"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5. The system validates the test suite and saves the data, assigning it to the user.</w:t>
            </w:r>
          </w:p>
        </w:tc>
      </w:tr>
      <w:tr w:rsidR="00C723FB" w14:paraId="55B0EDC0" w14:textId="77777777" w:rsidTr="00AB4F8D">
        <w:tc>
          <w:tcPr>
            <w:cnfStyle w:val="001000000000" w:firstRow="0" w:lastRow="0" w:firstColumn="1" w:lastColumn="0" w:oddVBand="0" w:evenVBand="0" w:oddHBand="0" w:evenHBand="0" w:firstRowFirstColumn="0" w:firstRowLastColumn="0" w:lastRowFirstColumn="0" w:lastRowLastColumn="0"/>
            <w:tcW w:w="1795" w:type="dxa"/>
          </w:tcPr>
          <w:p w14:paraId="55B0EDBE" w14:textId="770D8AF9" w:rsidR="00C723FB" w:rsidRDefault="00C723FB" w:rsidP="00C723FB">
            <w:r>
              <w:t>Alternative Scenarios</w:t>
            </w:r>
          </w:p>
        </w:tc>
        <w:tc>
          <w:tcPr>
            <w:tcW w:w="7297" w:type="dxa"/>
          </w:tcPr>
          <w:p w14:paraId="55B0EDBF" w14:textId="77777777" w:rsidR="00C723FB" w:rsidRDefault="00C723FB" w:rsidP="00C723FB">
            <w:pPr>
              <w:cnfStyle w:val="000000000000" w:firstRow="0" w:lastRow="0" w:firstColumn="0" w:lastColumn="0" w:oddVBand="0" w:evenVBand="0" w:oddHBand="0" w:evenHBand="0" w:firstRowFirstColumn="0" w:firstRowLastColumn="0" w:lastRowFirstColumn="0" w:lastRowLastColumn="0"/>
            </w:pPr>
            <w:r>
              <w:t>The user could create test suite by click on the anchor create new test on the side bar or fill in the form on the home page.</w:t>
            </w:r>
          </w:p>
        </w:tc>
      </w:tr>
      <w:tr w:rsidR="00C723FB" w14:paraId="55B0EDC4"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B0EDC1" w14:textId="77777777" w:rsidR="00C723FB" w:rsidRDefault="00C723FB" w:rsidP="00C723FB">
            <w:r>
              <w:t>Success End Condition</w:t>
            </w:r>
          </w:p>
        </w:tc>
        <w:tc>
          <w:tcPr>
            <w:tcW w:w="7297" w:type="dxa"/>
          </w:tcPr>
          <w:p w14:paraId="55B0EDC2"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 Test suite is stored</w:t>
            </w:r>
          </w:p>
          <w:p w14:paraId="55B0EDC3"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 The project members see the test suite in the project test suite list.</w:t>
            </w:r>
          </w:p>
        </w:tc>
      </w:tr>
      <w:tr w:rsidR="00C723FB" w14:paraId="55B0EDC7" w14:textId="77777777" w:rsidTr="00AB4F8D">
        <w:tc>
          <w:tcPr>
            <w:cnfStyle w:val="001000000000" w:firstRow="0" w:lastRow="0" w:firstColumn="1" w:lastColumn="0" w:oddVBand="0" w:evenVBand="0" w:oddHBand="0" w:evenHBand="0" w:firstRowFirstColumn="0" w:firstRowLastColumn="0" w:lastRowFirstColumn="0" w:lastRowLastColumn="0"/>
            <w:tcW w:w="1795" w:type="dxa"/>
          </w:tcPr>
          <w:p w14:paraId="55B0EDC5" w14:textId="77777777" w:rsidR="00C723FB" w:rsidRDefault="00C723FB" w:rsidP="00C723FB">
            <w:r>
              <w:t>Failed End Condition</w:t>
            </w:r>
          </w:p>
        </w:tc>
        <w:tc>
          <w:tcPr>
            <w:tcW w:w="7297" w:type="dxa"/>
          </w:tcPr>
          <w:p w14:paraId="55B0EDC6" w14:textId="77777777" w:rsidR="00C723FB" w:rsidRDefault="00C723FB" w:rsidP="00C723FB">
            <w:pPr>
              <w:cnfStyle w:val="000000000000" w:firstRow="0" w:lastRow="0" w:firstColumn="0" w:lastColumn="0" w:oddVBand="0" w:evenVBand="0" w:oddHBand="0" w:evenHBand="0" w:firstRowFirstColumn="0" w:firstRowLastColumn="0" w:lastRowFirstColumn="0" w:lastRowLastColumn="0"/>
            </w:pPr>
            <w:r>
              <w:t>The system displays an error message</w:t>
            </w:r>
          </w:p>
        </w:tc>
      </w:tr>
      <w:tr w:rsidR="00C723FB" w14:paraId="55B0EDCB"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B0EDC8" w14:textId="77777777" w:rsidR="00C723FB" w:rsidRDefault="00C723FB" w:rsidP="00C723FB">
            <w:r>
              <w:t>Special Requirements</w:t>
            </w:r>
          </w:p>
        </w:tc>
        <w:tc>
          <w:tcPr>
            <w:tcW w:w="7297" w:type="dxa"/>
          </w:tcPr>
          <w:p w14:paraId="55B0EDC9"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 The System’s interface must be user-friendly.</w:t>
            </w:r>
          </w:p>
          <w:p w14:paraId="55B0EDCA" w14:textId="77777777" w:rsidR="00C723FB" w:rsidRDefault="00C723FB" w:rsidP="00C723FB">
            <w:pPr>
              <w:cnfStyle w:val="000000100000" w:firstRow="0" w:lastRow="0" w:firstColumn="0" w:lastColumn="0" w:oddVBand="0" w:evenVBand="0" w:oddHBand="1" w:evenHBand="0" w:firstRowFirstColumn="0" w:firstRowLastColumn="0" w:lastRowFirstColumn="0" w:lastRowLastColumn="0"/>
            </w:pPr>
            <w:r>
              <w:t>+ The respond time must be under 5 seconds.</w:t>
            </w:r>
          </w:p>
        </w:tc>
      </w:tr>
    </w:tbl>
    <w:p w14:paraId="55B0EDCC" w14:textId="77777777" w:rsidR="00C723FB" w:rsidRDefault="00C723FB" w:rsidP="005C4D53"/>
    <w:tbl>
      <w:tblPr>
        <w:tblStyle w:val="GridTable4-Accent1"/>
        <w:tblpPr w:leftFromText="180" w:rightFromText="180" w:vertAnchor="page" w:horzAnchor="margin" w:tblpY="1846"/>
        <w:tblW w:w="9085" w:type="dxa"/>
        <w:tblLook w:val="04A0" w:firstRow="1" w:lastRow="0" w:firstColumn="1" w:lastColumn="0" w:noHBand="0" w:noVBand="1"/>
      </w:tblPr>
      <w:tblGrid>
        <w:gridCol w:w="1649"/>
        <w:gridCol w:w="7436"/>
      </w:tblGrid>
      <w:tr w:rsidR="00AB4F8D" w14:paraId="55B0EDCF" w14:textId="77777777" w:rsidTr="00AB4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CD" w14:textId="08BACF39" w:rsidR="00AB4F8D" w:rsidRDefault="00FA4A1D" w:rsidP="00AB4F8D">
            <w:r>
              <w:t>RE3-4</w:t>
            </w:r>
          </w:p>
        </w:tc>
        <w:tc>
          <w:tcPr>
            <w:tcW w:w="6840" w:type="dxa"/>
          </w:tcPr>
          <w:p w14:paraId="55B0EDCE" w14:textId="77777777" w:rsidR="00AB4F8D" w:rsidRDefault="00AB4F8D" w:rsidP="00AB4F8D">
            <w:pPr>
              <w:cnfStyle w:val="100000000000" w:firstRow="1" w:lastRow="0" w:firstColumn="0" w:lastColumn="0" w:oddVBand="0" w:evenVBand="0" w:oddHBand="0" w:evenHBand="0" w:firstRowFirstColumn="0" w:firstRowLastColumn="0" w:lastRowFirstColumn="0" w:lastRowLastColumn="0"/>
            </w:pPr>
            <w:r>
              <w:t>Edit a test suite</w:t>
            </w:r>
          </w:p>
        </w:tc>
      </w:tr>
      <w:tr w:rsidR="00AB4F8D" w14:paraId="55B0EDD2"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D0" w14:textId="77777777" w:rsidR="00AB4F8D" w:rsidRDefault="00AB4F8D" w:rsidP="00AB4F8D">
            <w:r>
              <w:t>Description</w:t>
            </w:r>
          </w:p>
        </w:tc>
        <w:tc>
          <w:tcPr>
            <w:tcW w:w="6840" w:type="dxa"/>
          </w:tcPr>
          <w:p w14:paraId="55B0EDD1"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 xml:space="preserve">The user edits the test suite basic data </w:t>
            </w:r>
          </w:p>
        </w:tc>
      </w:tr>
      <w:tr w:rsidR="00AB4F8D" w14:paraId="55B0EDD5"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D3" w14:textId="77777777" w:rsidR="00AB4F8D" w:rsidRDefault="00AB4F8D" w:rsidP="00AB4F8D">
            <w:r>
              <w:t>Stakeholders</w:t>
            </w:r>
          </w:p>
        </w:tc>
        <w:tc>
          <w:tcPr>
            <w:tcW w:w="6840" w:type="dxa"/>
          </w:tcPr>
          <w:p w14:paraId="55B0EDD4" w14:textId="77777777" w:rsidR="00AB4F8D" w:rsidRDefault="00AB4F8D" w:rsidP="00AB4F8D">
            <w:pPr>
              <w:cnfStyle w:val="000000000000" w:firstRow="0" w:lastRow="0" w:firstColumn="0" w:lastColumn="0" w:oddVBand="0" w:evenVBand="0" w:oddHBand="0" w:evenHBand="0" w:firstRowFirstColumn="0" w:firstRowLastColumn="0" w:lastRowFirstColumn="0" w:lastRowLastColumn="0"/>
            </w:pPr>
            <w:r>
              <w:t>Testers</w:t>
            </w:r>
          </w:p>
        </w:tc>
      </w:tr>
      <w:tr w:rsidR="00AB4F8D" w14:paraId="55B0EDD8"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D6" w14:textId="77777777" w:rsidR="00AB4F8D" w:rsidRDefault="00AB4F8D" w:rsidP="00AB4F8D">
            <w:r>
              <w:t>Actors</w:t>
            </w:r>
          </w:p>
        </w:tc>
        <w:tc>
          <w:tcPr>
            <w:tcW w:w="6840" w:type="dxa"/>
          </w:tcPr>
          <w:p w14:paraId="55B0EDD7"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User</w:t>
            </w:r>
          </w:p>
        </w:tc>
      </w:tr>
      <w:tr w:rsidR="00AB4F8D" w14:paraId="55B0EDDB"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D9" w14:textId="77777777" w:rsidR="00AB4F8D" w:rsidRDefault="00AB4F8D" w:rsidP="00AB4F8D">
            <w:r>
              <w:t>Trigger</w:t>
            </w:r>
          </w:p>
        </w:tc>
        <w:tc>
          <w:tcPr>
            <w:tcW w:w="6840" w:type="dxa"/>
          </w:tcPr>
          <w:p w14:paraId="55B0EDDA" w14:textId="77777777" w:rsidR="00AB4F8D" w:rsidRDefault="00AB4F8D" w:rsidP="00AB4F8D">
            <w:pPr>
              <w:cnfStyle w:val="000000000000" w:firstRow="0" w:lastRow="0" w:firstColumn="0" w:lastColumn="0" w:oddVBand="0" w:evenVBand="0" w:oddHBand="0" w:evenHBand="0" w:firstRowFirstColumn="0" w:firstRowLastColumn="0" w:lastRowFirstColumn="0" w:lastRowLastColumn="0"/>
            </w:pPr>
            <w:r>
              <w:t>The user want to edit a test suite. Usually this happens before the test suite is run.</w:t>
            </w:r>
          </w:p>
        </w:tc>
      </w:tr>
      <w:tr w:rsidR="00AB4F8D" w14:paraId="55B0EDF6"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DC" w14:textId="77777777" w:rsidR="00AB4F8D" w:rsidRDefault="00AB4F8D" w:rsidP="00AB4F8D">
            <w:r>
              <w:t>Inputs</w:t>
            </w:r>
          </w:p>
        </w:tc>
        <w:tc>
          <w:tcPr>
            <w:tcW w:w="6840" w:type="dxa"/>
          </w:tcPr>
          <w:p w14:paraId="7A23E1DA"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p>
          <w:p w14:paraId="06E02A64" w14:textId="77777777" w:rsidR="001B566E" w:rsidRDefault="001B566E" w:rsidP="001B566E">
            <w:pPr>
              <w:cnfStyle w:val="000000100000" w:firstRow="0" w:lastRow="0" w:firstColumn="0" w:lastColumn="0" w:oddVBand="0" w:evenVBand="0" w:oddHBand="1" w:evenHBand="0" w:firstRowFirstColumn="0" w:firstRowLastColumn="0" w:lastRowFirstColumn="0" w:lastRowLastColumn="0"/>
            </w:pPr>
            <w:r>
              <w:t>SIMPLE THREAD GROUP TEST FIELD:</w:t>
            </w:r>
          </w:p>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984"/>
              <w:gridCol w:w="1984"/>
              <w:gridCol w:w="3242"/>
            </w:tblGrid>
            <w:tr w:rsidR="001B566E" w:rsidRPr="00C723FB" w14:paraId="775039BA" w14:textId="77777777" w:rsidTr="0067292D">
              <w:trPr>
                <w:trHeight w:val="373"/>
              </w:trPr>
              <w:tc>
                <w:tcPr>
                  <w:tcW w:w="1984" w:type="dxa"/>
                  <w:shd w:val="pct12" w:color="auto" w:fill="FFFFFF"/>
                </w:tcPr>
                <w:p w14:paraId="60C6FF84" w14:textId="77777777" w:rsidR="001B566E" w:rsidRPr="00C723FB" w:rsidRDefault="001B566E" w:rsidP="00A41349">
                  <w:pPr>
                    <w:framePr w:hSpace="180" w:wrap="around" w:vAnchor="page" w:hAnchor="margin" w:y="1846"/>
                    <w:jc w:val="both"/>
                    <w:rPr>
                      <w:rFonts w:cs="Arial"/>
                      <w:b/>
                      <w:sz w:val="18"/>
                      <w:szCs w:val="18"/>
                    </w:rPr>
                  </w:pPr>
                  <w:r w:rsidRPr="00C723FB">
                    <w:rPr>
                      <w:rFonts w:cs="Arial"/>
                      <w:b/>
                      <w:sz w:val="18"/>
                      <w:szCs w:val="18"/>
                    </w:rPr>
                    <w:t>Field Name</w:t>
                  </w:r>
                </w:p>
              </w:tc>
              <w:tc>
                <w:tcPr>
                  <w:tcW w:w="1984" w:type="dxa"/>
                  <w:shd w:val="pct12" w:color="auto" w:fill="FFFFFF"/>
                </w:tcPr>
                <w:p w14:paraId="4D4545D7" w14:textId="77777777" w:rsidR="001B566E" w:rsidRPr="00C723FB" w:rsidRDefault="001B566E" w:rsidP="00A41349">
                  <w:pPr>
                    <w:framePr w:hSpace="180" w:wrap="around" w:vAnchor="page" w:hAnchor="margin" w:y="1846"/>
                    <w:jc w:val="both"/>
                    <w:rPr>
                      <w:rFonts w:cs="Arial"/>
                      <w:b/>
                      <w:sz w:val="18"/>
                      <w:szCs w:val="18"/>
                    </w:rPr>
                  </w:pPr>
                  <w:r w:rsidRPr="00C723FB">
                    <w:rPr>
                      <w:rFonts w:cs="Arial"/>
                      <w:b/>
                      <w:sz w:val="18"/>
                      <w:szCs w:val="18"/>
                    </w:rPr>
                    <w:t>Type</w:t>
                  </w:r>
                </w:p>
              </w:tc>
              <w:tc>
                <w:tcPr>
                  <w:tcW w:w="3242" w:type="dxa"/>
                  <w:shd w:val="pct12" w:color="auto" w:fill="FFFFFF"/>
                </w:tcPr>
                <w:p w14:paraId="75952F9B" w14:textId="77777777" w:rsidR="001B566E" w:rsidRPr="00C723FB" w:rsidRDefault="001B566E" w:rsidP="00A41349">
                  <w:pPr>
                    <w:framePr w:hSpace="180" w:wrap="around" w:vAnchor="page" w:hAnchor="margin" w:y="1846"/>
                    <w:jc w:val="both"/>
                    <w:rPr>
                      <w:rFonts w:cs="Arial"/>
                      <w:b/>
                      <w:sz w:val="18"/>
                      <w:szCs w:val="18"/>
                    </w:rPr>
                  </w:pPr>
                  <w:r w:rsidRPr="00C723FB">
                    <w:rPr>
                      <w:rFonts w:cs="Arial"/>
                      <w:b/>
                      <w:sz w:val="18"/>
                      <w:szCs w:val="18"/>
                    </w:rPr>
                    <w:t>Remarks</w:t>
                  </w:r>
                </w:p>
              </w:tc>
            </w:tr>
            <w:tr w:rsidR="001B566E" w:rsidRPr="00C723FB" w14:paraId="2DA7EC7A" w14:textId="77777777" w:rsidTr="0067292D">
              <w:trPr>
                <w:trHeight w:val="386"/>
              </w:trPr>
              <w:tc>
                <w:tcPr>
                  <w:tcW w:w="1984" w:type="dxa"/>
                </w:tcPr>
                <w:p w14:paraId="5BC38E7A" w14:textId="77777777" w:rsidR="001B566E" w:rsidRPr="00C723FB" w:rsidRDefault="001B566E" w:rsidP="00A41349">
                  <w:pPr>
                    <w:framePr w:hSpace="180" w:wrap="around" w:vAnchor="page" w:hAnchor="margin" w:y="1846"/>
                    <w:jc w:val="both"/>
                    <w:rPr>
                      <w:rFonts w:cs="Arial"/>
                      <w:sz w:val="18"/>
                      <w:szCs w:val="18"/>
                    </w:rPr>
                  </w:pPr>
                  <w:r w:rsidRPr="00C723FB">
                    <w:t>Name</w:t>
                  </w:r>
                </w:p>
              </w:tc>
              <w:tc>
                <w:tcPr>
                  <w:tcW w:w="1984" w:type="dxa"/>
                </w:tcPr>
                <w:p w14:paraId="783DCC89" w14:textId="77777777" w:rsidR="001B566E" w:rsidRPr="00C723FB" w:rsidRDefault="001B566E" w:rsidP="00A41349">
                  <w:pPr>
                    <w:framePr w:hSpace="180" w:wrap="around" w:vAnchor="page" w:hAnchor="margin" w:y="1846"/>
                    <w:ind w:left="720" w:hanging="720"/>
                    <w:jc w:val="both"/>
                    <w:rPr>
                      <w:rFonts w:cs="Arial"/>
                      <w:sz w:val="18"/>
                      <w:szCs w:val="18"/>
                    </w:rPr>
                  </w:pPr>
                  <w:r w:rsidRPr="00C723FB">
                    <w:rPr>
                      <w:rFonts w:cs="Arial"/>
                      <w:sz w:val="18"/>
                      <w:szCs w:val="18"/>
                    </w:rPr>
                    <w:t>Text</w:t>
                  </w:r>
                </w:p>
              </w:tc>
              <w:tc>
                <w:tcPr>
                  <w:tcW w:w="3242" w:type="dxa"/>
                </w:tcPr>
                <w:p w14:paraId="75DCAB63" w14:textId="77777777" w:rsidR="001B566E" w:rsidRPr="00C723FB" w:rsidRDefault="001B566E" w:rsidP="00A41349">
                  <w:pPr>
                    <w:framePr w:hSpace="180" w:wrap="around" w:vAnchor="page" w:hAnchor="margin" w:y="1846"/>
                    <w:jc w:val="both"/>
                    <w:rPr>
                      <w:rFonts w:cs="Arial"/>
                      <w:sz w:val="18"/>
                      <w:szCs w:val="18"/>
                    </w:rPr>
                  </w:pPr>
                  <w:r w:rsidRPr="00C723FB">
                    <w:t>The test suite name</w:t>
                  </w:r>
                </w:p>
              </w:tc>
            </w:tr>
            <w:tr w:rsidR="001B566E" w:rsidRPr="00C723FB" w14:paraId="3F627D47" w14:textId="77777777" w:rsidTr="0067292D">
              <w:trPr>
                <w:trHeight w:val="399"/>
              </w:trPr>
              <w:tc>
                <w:tcPr>
                  <w:tcW w:w="1984" w:type="dxa"/>
                </w:tcPr>
                <w:p w14:paraId="1E27D35F" w14:textId="77777777" w:rsidR="001B566E" w:rsidRPr="00C723FB" w:rsidRDefault="001B566E" w:rsidP="00A41349">
                  <w:pPr>
                    <w:framePr w:hSpace="180" w:wrap="around" w:vAnchor="page" w:hAnchor="margin" w:y="1846"/>
                    <w:jc w:val="both"/>
                    <w:rPr>
                      <w:rFonts w:cs="Arial"/>
                      <w:sz w:val="18"/>
                      <w:szCs w:val="18"/>
                    </w:rPr>
                  </w:pPr>
                  <w:r w:rsidRPr="00C723FB">
                    <w:t>Threads</w:t>
                  </w:r>
                </w:p>
              </w:tc>
              <w:tc>
                <w:tcPr>
                  <w:tcW w:w="1984" w:type="dxa"/>
                </w:tcPr>
                <w:p w14:paraId="78E4AF30"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7821AFCF" w14:textId="77777777" w:rsidR="001B566E" w:rsidRPr="00C723FB" w:rsidRDefault="001B566E" w:rsidP="00A41349">
                  <w:pPr>
                    <w:framePr w:hSpace="180" w:wrap="around" w:vAnchor="page" w:hAnchor="margin" w:y="1846"/>
                    <w:jc w:val="both"/>
                    <w:rPr>
                      <w:rFonts w:cs="Arial"/>
                      <w:sz w:val="18"/>
                      <w:szCs w:val="18"/>
                    </w:rPr>
                  </w:pPr>
                  <w:r w:rsidRPr="00C723FB">
                    <w:t>Test parameter</w:t>
                  </w:r>
                </w:p>
              </w:tc>
            </w:tr>
            <w:tr w:rsidR="001B566E" w:rsidRPr="00C723FB" w14:paraId="175FF06B" w14:textId="77777777" w:rsidTr="0067292D">
              <w:trPr>
                <w:trHeight w:val="399"/>
              </w:trPr>
              <w:tc>
                <w:tcPr>
                  <w:tcW w:w="1984" w:type="dxa"/>
                </w:tcPr>
                <w:p w14:paraId="406CE7FB" w14:textId="77777777" w:rsidR="001B566E" w:rsidRPr="00C723FB" w:rsidRDefault="001B566E" w:rsidP="00A41349">
                  <w:pPr>
                    <w:framePr w:hSpace="180" w:wrap="around" w:vAnchor="page" w:hAnchor="margin" w:y="1846"/>
                    <w:jc w:val="both"/>
                  </w:pPr>
                  <w:r w:rsidRPr="00C723FB">
                    <w:t>Ramp-up</w:t>
                  </w:r>
                </w:p>
              </w:tc>
              <w:tc>
                <w:tcPr>
                  <w:tcW w:w="1984" w:type="dxa"/>
                </w:tcPr>
                <w:p w14:paraId="2D0C6432"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4F6CAE1A" w14:textId="77777777" w:rsidR="001B566E" w:rsidRPr="00C723FB" w:rsidRDefault="001B566E" w:rsidP="00A41349">
                  <w:pPr>
                    <w:framePr w:hSpace="180" w:wrap="around" w:vAnchor="page" w:hAnchor="margin" w:y="1846"/>
                    <w:jc w:val="both"/>
                  </w:pPr>
                  <w:r w:rsidRPr="00C723FB">
                    <w:t>Test parameter</w:t>
                  </w:r>
                </w:p>
              </w:tc>
            </w:tr>
            <w:tr w:rsidR="001B566E" w:rsidRPr="00C723FB" w14:paraId="48253F63" w14:textId="77777777" w:rsidTr="0067292D">
              <w:trPr>
                <w:trHeight w:val="399"/>
              </w:trPr>
              <w:tc>
                <w:tcPr>
                  <w:tcW w:w="1984" w:type="dxa"/>
                </w:tcPr>
                <w:p w14:paraId="5696EB99" w14:textId="77777777" w:rsidR="001B566E" w:rsidRPr="00C723FB" w:rsidRDefault="001B566E" w:rsidP="00A41349">
                  <w:pPr>
                    <w:framePr w:hSpace="180" w:wrap="around" w:vAnchor="page" w:hAnchor="margin" w:y="1846"/>
                    <w:jc w:val="both"/>
                  </w:pPr>
                  <w:r>
                    <w:t>Duration</w:t>
                  </w:r>
                </w:p>
              </w:tc>
              <w:tc>
                <w:tcPr>
                  <w:tcW w:w="1984" w:type="dxa"/>
                </w:tcPr>
                <w:p w14:paraId="76D9254B" w14:textId="77777777" w:rsidR="001B566E" w:rsidRPr="00C723FB" w:rsidRDefault="001B566E" w:rsidP="00A41349">
                  <w:pPr>
                    <w:framePr w:hSpace="180" w:wrap="around" w:vAnchor="page" w:hAnchor="margin" w:y="1846"/>
                    <w:jc w:val="both"/>
                    <w:rPr>
                      <w:rFonts w:cs="Arial"/>
                      <w:sz w:val="18"/>
                      <w:szCs w:val="18"/>
                    </w:rPr>
                  </w:pPr>
                  <w:r>
                    <w:rPr>
                      <w:rFonts w:cs="Arial"/>
                      <w:sz w:val="18"/>
                      <w:szCs w:val="18"/>
                    </w:rPr>
                    <w:t>Number</w:t>
                  </w:r>
                </w:p>
              </w:tc>
              <w:tc>
                <w:tcPr>
                  <w:tcW w:w="3242" w:type="dxa"/>
                </w:tcPr>
                <w:p w14:paraId="0378B0DA" w14:textId="77777777" w:rsidR="001B566E" w:rsidRPr="00C723FB" w:rsidRDefault="001B566E" w:rsidP="00A41349">
                  <w:pPr>
                    <w:framePr w:hSpace="180" w:wrap="around" w:vAnchor="page" w:hAnchor="margin" w:y="1846"/>
                    <w:jc w:val="both"/>
                  </w:pPr>
                  <w:r>
                    <w:t>Test parameter</w:t>
                  </w:r>
                </w:p>
              </w:tc>
            </w:tr>
            <w:tr w:rsidR="001B566E" w:rsidRPr="00C723FB" w14:paraId="0CC51DD9" w14:textId="77777777" w:rsidTr="0067292D">
              <w:trPr>
                <w:trHeight w:val="399"/>
              </w:trPr>
              <w:tc>
                <w:tcPr>
                  <w:tcW w:w="1984" w:type="dxa"/>
                </w:tcPr>
                <w:p w14:paraId="57FD888A" w14:textId="77777777" w:rsidR="001B566E" w:rsidRDefault="001B566E" w:rsidP="00A41349">
                  <w:pPr>
                    <w:framePr w:hSpace="180" w:wrap="around" w:vAnchor="page" w:hAnchor="margin" w:y="1846"/>
                    <w:jc w:val="both"/>
                  </w:pPr>
                  <w:r>
                    <w:t>Delay</w:t>
                  </w:r>
                </w:p>
              </w:tc>
              <w:tc>
                <w:tcPr>
                  <w:tcW w:w="1984" w:type="dxa"/>
                </w:tcPr>
                <w:p w14:paraId="346BEC3A" w14:textId="77777777" w:rsidR="001B566E" w:rsidRDefault="001B566E" w:rsidP="00A41349">
                  <w:pPr>
                    <w:framePr w:hSpace="180" w:wrap="around" w:vAnchor="page" w:hAnchor="margin" w:y="1846"/>
                    <w:jc w:val="both"/>
                    <w:rPr>
                      <w:rFonts w:cs="Arial"/>
                      <w:sz w:val="18"/>
                      <w:szCs w:val="18"/>
                    </w:rPr>
                  </w:pPr>
                  <w:r>
                    <w:rPr>
                      <w:rFonts w:cs="Arial"/>
                      <w:sz w:val="18"/>
                      <w:szCs w:val="18"/>
                    </w:rPr>
                    <w:t>Number</w:t>
                  </w:r>
                </w:p>
              </w:tc>
              <w:tc>
                <w:tcPr>
                  <w:tcW w:w="3242" w:type="dxa"/>
                </w:tcPr>
                <w:p w14:paraId="2B523B99" w14:textId="77777777" w:rsidR="001B566E" w:rsidRDefault="001B566E" w:rsidP="00A41349">
                  <w:pPr>
                    <w:framePr w:hSpace="180" w:wrap="around" w:vAnchor="page" w:hAnchor="margin" w:y="1846"/>
                    <w:jc w:val="both"/>
                  </w:pPr>
                  <w:r>
                    <w:t>Test parameter</w:t>
                  </w:r>
                </w:p>
              </w:tc>
            </w:tr>
            <w:tr w:rsidR="001B566E" w:rsidRPr="00C723FB" w14:paraId="0BA74B4F" w14:textId="77777777" w:rsidTr="0067292D">
              <w:trPr>
                <w:trHeight w:val="399"/>
              </w:trPr>
              <w:tc>
                <w:tcPr>
                  <w:tcW w:w="1984" w:type="dxa"/>
                </w:tcPr>
                <w:p w14:paraId="0116C954" w14:textId="77777777" w:rsidR="001B566E" w:rsidRPr="00C723FB" w:rsidRDefault="001B566E" w:rsidP="00A41349">
                  <w:pPr>
                    <w:framePr w:hSpace="180" w:wrap="around" w:vAnchor="page" w:hAnchor="margin" w:y="1846"/>
                    <w:jc w:val="both"/>
                  </w:pPr>
                  <w:r w:rsidRPr="00C723FB">
                    <w:t>Agent</w:t>
                  </w:r>
                </w:p>
              </w:tc>
              <w:tc>
                <w:tcPr>
                  <w:tcW w:w="1984" w:type="dxa"/>
                </w:tcPr>
                <w:p w14:paraId="62365788"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Text</w:t>
                  </w:r>
                </w:p>
              </w:tc>
              <w:tc>
                <w:tcPr>
                  <w:tcW w:w="3242" w:type="dxa"/>
                </w:tcPr>
                <w:p w14:paraId="59C8E934" w14:textId="77777777" w:rsidR="001B566E" w:rsidRPr="00C723FB" w:rsidRDefault="001B566E" w:rsidP="00A41349">
                  <w:pPr>
                    <w:framePr w:hSpace="180" w:wrap="around" w:vAnchor="page" w:hAnchor="margin" w:y="1846"/>
                    <w:jc w:val="both"/>
                  </w:pPr>
                  <w:r w:rsidRPr="00C723FB">
                    <w:t>IP v4 format</w:t>
                  </w:r>
                </w:p>
              </w:tc>
            </w:tr>
            <w:tr w:rsidR="001B566E" w:rsidRPr="00C723FB" w14:paraId="1AA3681E" w14:textId="77777777" w:rsidTr="0067292D">
              <w:trPr>
                <w:trHeight w:val="386"/>
              </w:trPr>
              <w:tc>
                <w:tcPr>
                  <w:tcW w:w="1984" w:type="dxa"/>
                </w:tcPr>
                <w:p w14:paraId="2C00B9E4" w14:textId="77777777" w:rsidR="001B566E" w:rsidRPr="00C723FB" w:rsidRDefault="001B566E" w:rsidP="00A41349">
                  <w:pPr>
                    <w:framePr w:hSpace="180" w:wrap="around" w:vAnchor="page" w:hAnchor="margin" w:y="1846"/>
                    <w:jc w:val="both"/>
                  </w:pPr>
                  <w:r w:rsidRPr="00C723FB">
                    <w:t>File Upload</w:t>
                  </w:r>
                </w:p>
              </w:tc>
              <w:tc>
                <w:tcPr>
                  <w:tcW w:w="1984" w:type="dxa"/>
                </w:tcPr>
                <w:p w14:paraId="32E82F67"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File</w:t>
                  </w:r>
                </w:p>
              </w:tc>
              <w:tc>
                <w:tcPr>
                  <w:tcW w:w="3242" w:type="dxa"/>
                </w:tcPr>
                <w:p w14:paraId="106F5884" w14:textId="77777777" w:rsidR="001B566E" w:rsidRPr="00C723FB" w:rsidRDefault="001B566E" w:rsidP="00A41349">
                  <w:pPr>
                    <w:framePr w:hSpace="180" w:wrap="around" w:vAnchor="page" w:hAnchor="margin" w:y="1846"/>
                    <w:jc w:val="both"/>
                  </w:pPr>
                  <w:r w:rsidRPr="00C723FB">
                    <w:t>script *.jmx, data  *.csv, *.txt</w:t>
                  </w:r>
                </w:p>
              </w:tc>
            </w:tr>
          </w:tbl>
          <w:p w14:paraId="09DE082A" w14:textId="77777777" w:rsidR="001B566E" w:rsidRDefault="001B566E" w:rsidP="001B566E">
            <w:pPr>
              <w:cnfStyle w:val="000000100000" w:firstRow="0" w:lastRow="0" w:firstColumn="0" w:lastColumn="0" w:oddVBand="0" w:evenVBand="0" w:oddHBand="1" w:evenHBand="0" w:firstRowFirstColumn="0" w:firstRowLastColumn="0" w:lastRowFirstColumn="0" w:lastRowLastColumn="0"/>
            </w:pPr>
          </w:p>
          <w:p w14:paraId="25EBEEC1" w14:textId="77777777" w:rsidR="001B566E" w:rsidRDefault="001B566E" w:rsidP="001B566E">
            <w:pPr>
              <w:cnfStyle w:val="000000100000" w:firstRow="0" w:lastRow="0" w:firstColumn="0" w:lastColumn="0" w:oddVBand="0" w:evenVBand="0" w:oddHBand="1" w:evenHBand="0" w:firstRowFirstColumn="0" w:firstRowLastColumn="0" w:lastRowFirstColumn="0" w:lastRowLastColumn="0"/>
            </w:pPr>
            <w:r>
              <w:t>STEPPING THREAD GROUP TEST FIELD:</w:t>
            </w:r>
          </w:p>
          <w:p w14:paraId="67331E21" w14:textId="77777777" w:rsidR="001B566E" w:rsidRDefault="001B566E" w:rsidP="001B566E">
            <w:pPr>
              <w:cnfStyle w:val="000000100000" w:firstRow="0" w:lastRow="0" w:firstColumn="0" w:lastColumn="0" w:oddVBand="0" w:evenVBand="0" w:oddHBand="1" w:evenHBand="0" w:firstRowFirstColumn="0" w:firstRowLastColumn="0" w:lastRowFirstColumn="0" w:lastRowLastColumn="0"/>
            </w:pPr>
          </w:p>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984"/>
              <w:gridCol w:w="1984"/>
              <w:gridCol w:w="3242"/>
            </w:tblGrid>
            <w:tr w:rsidR="001B566E" w:rsidRPr="00C723FB" w14:paraId="08B8980B" w14:textId="77777777" w:rsidTr="0067292D">
              <w:trPr>
                <w:trHeight w:val="373"/>
              </w:trPr>
              <w:tc>
                <w:tcPr>
                  <w:tcW w:w="1984" w:type="dxa"/>
                  <w:shd w:val="pct12" w:color="auto" w:fill="FFFFFF"/>
                </w:tcPr>
                <w:p w14:paraId="2F17C4C9" w14:textId="77777777" w:rsidR="001B566E" w:rsidRPr="00C723FB" w:rsidRDefault="001B566E" w:rsidP="00A41349">
                  <w:pPr>
                    <w:framePr w:hSpace="180" w:wrap="around" w:vAnchor="page" w:hAnchor="margin" w:y="1846"/>
                    <w:jc w:val="both"/>
                    <w:rPr>
                      <w:rFonts w:cs="Arial"/>
                      <w:b/>
                      <w:sz w:val="18"/>
                      <w:szCs w:val="18"/>
                    </w:rPr>
                  </w:pPr>
                  <w:r w:rsidRPr="00C723FB">
                    <w:rPr>
                      <w:rFonts w:cs="Arial"/>
                      <w:b/>
                      <w:sz w:val="18"/>
                      <w:szCs w:val="18"/>
                    </w:rPr>
                    <w:t>Field Name</w:t>
                  </w:r>
                </w:p>
              </w:tc>
              <w:tc>
                <w:tcPr>
                  <w:tcW w:w="1984" w:type="dxa"/>
                  <w:shd w:val="pct12" w:color="auto" w:fill="FFFFFF"/>
                </w:tcPr>
                <w:p w14:paraId="3DE522F8" w14:textId="77777777" w:rsidR="001B566E" w:rsidRPr="00C723FB" w:rsidRDefault="001B566E" w:rsidP="00A41349">
                  <w:pPr>
                    <w:framePr w:hSpace="180" w:wrap="around" w:vAnchor="page" w:hAnchor="margin" w:y="1846"/>
                    <w:jc w:val="both"/>
                    <w:rPr>
                      <w:rFonts w:cs="Arial"/>
                      <w:b/>
                      <w:sz w:val="18"/>
                      <w:szCs w:val="18"/>
                    </w:rPr>
                  </w:pPr>
                  <w:r w:rsidRPr="00C723FB">
                    <w:rPr>
                      <w:rFonts w:cs="Arial"/>
                      <w:b/>
                      <w:sz w:val="18"/>
                      <w:szCs w:val="18"/>
                    </w:rPr>
                    <w:t>Type</w:t>
                  </w:r>
                </w:p>
              </w:tc>
              <w:tc>
                <w:tcPr>
                  <w:tcW w:w="3242" w:type="dxa"/>
                  <w:shd w:val="pct12" w:color="auto" w:fill="FFFFFF"/>
                </w:tcPr>
                <w:p w14:paraId="1A7B56AB" w14:textId="77777777" w:rsidR="001B566E" w:rsidRPr="00C723FB" w:rsidRDefault="001B566E" w:rsidP="00A41349">
                  <w:pPr>
                    <w:framePr w:hSpace="180" w:wrap="around" w:vAnchor="page" w:hAnchor="margin" w:y="1846"/>
                    <w:jc w:val="both"/>
                    <w:rPr>
                      <w:rFonts w:cs="Arial"/>
                      <w:b/>
                      <w:sz w:val="18"/>
                      <w:szCs w:val="18"/>
                    </w:rPr>
                  </w:pPr>
                  <w:r w:rsidRPr="00C723FB">
                    <w:rPr>
                      <w:rFonts w:cs="Arial"/>
                      <w:b/>
                      <w:sz w:val="18"/>
                      <w:szCs w:val="18"/>
                    </w:rPr>
                    <w:t>Remarks</w:t>
                  </w:r>
                </w:p>
              </w:tc>
            </w:tr>
            <w:tr w:rsidR="001B566E" w:rsidRPr="00C723FB" w14:paraId="13401558" w14:textId="77777777" w:rsidTr="0067292D">
              <w:trPr>
                <w:trHeight w:val="386"/>
              </w:trPr>
              <w:tc>
                <w:tcPr>
                  <w:tcW w:w="1984" w:type="dxa"/>
                </w:tcPr>
                <w:p w14:paraId="2CADA122" w14:textId="77777777" w:rsidR="001B566E" w:rsidRPr="00C723FB" w:rsidRDefault="001B566E" w:rsidP="00A41349">
                  <w:pPr>
                    <w:framePr w:hSpace="180" w:wrap="around" w:vAnchor="page" w:hAnchor="margin" w:y="1846"/>
                    <w:jc w:val="both"/>
                    <w:rPr>
                      <w:rFonts w:cs="Arial"/>
                      <w:sz w:val="18"/>
                      <w:szCs w:val="18"/>
                    </w:rPr>
                  </w:pPr>
                  <w:r w:rsidRPr="00C723FB">
                    <w:t>Name</w:t>
                  </w:r>
                </w:p>
              </w:tc>
              <w:tc>
                <w:tcPr>
                  <w:tcW w:w="1984" w:type="dxa"/>
                </w:tcPr>
                <w:p w14:paraId="1C0B659A" w14:textId="77777777" w:rsidR="001B566E" w:rsidRPr="00C723FB" w:rsidRDefault="001B566E" w:rsidP="00A41349">
                  <w:pPr>
                    <w:framePr w:hSpace="180" w:wrap="around" w:vAnchor="page" w:hAnchor="margin" w:y="1846"/>
                    <w:ind w:left="720" w:hanging="720"/>
                    <w:jc w:val="both"/>
                    <w:rPr>
                      <w:rFonts w:cs="Arial"/>
                      <w:sz w:val="18"/>
                      <w:szCs w:val="18"/>
                    </w:rPr>
                  </w:pPr>
                  <w:r w:rsidRPr="00C723FB">
                    <w:rPr>
                      <w:rFonts w:cs="Arial"/>
                      <w:sz w:val="18"/>
                      <w:szCs w:val="18"/>
                    </w:rPr>
                    <w:t>Text</w:t>
                  </w:r>
                </w:p>
              </w:tc>
              <w:tc>
                <w:tcPr>
                  <w:tcW w:w="3242" w:type="dxa"/>
                </w:tcPr>
                <w:p w14:paraId="7C458D06" w14:textId="77777777" w:rsidR="001B566E" w:rsidRPr="00C723FB" w:rsidRDefault="001B566E" w:rsidP="00A41349">
                  <w:pPr>
                    <w:framePr w:hSpace="180" w:wrap="around" w:vAnchor="page" w:hAnchor="margin" w:y="1846"/>
                    <w:jc w:val="both"/>
                    <w:rPr>
                      <w:rFonts w:cs="Arial"/>
                      <w:sz w:val="18"/>
                      <w:szCs w:val="18"/>
                    </w:rPr>
                  </w:pPr>
                  <w:r w:rsidRPr="00C723FB">
                    <w:t>The test suite name</w:t>
                  </w:r>
                </w:p>
              </w:tc>
            </w:tr>
            <w:tr w:rsidR="001B566E" w:rsidRPr="00C723FB" w14:paraId="7CA9F076" w14:textId="77777777" w:rsidTr="0067292D">
              <w:trPr>
                <w:trHeight w:val="399"/>
              </w:trPr>
              <w:tc>
                <w:tcPr>
                  <w:tcW w:w="1984" w:type="dxa"/>
                </w:tcPr>
                <w:p w14:paraId="1C7F95AE" w14:textId="77777777" w:rsidR="001B566E" w:rsidRPr="00C723FB" w:rsidRDefault="001B566E" w:rsidP="00A41349">
                  <w:pPr>
                    <w:framePr w:hSpace="180" w:wrap="around" w:vAnchor="page" w:hAnchor="margin" w:y="1846"/>
                    <w:jc w:val="both"/>
                    <w:rPr>
                      <w:rFonts w:cs="Arial"/>
                      <w:sz w:val="18"/>
                      <w:szCs w:val="18"/>
                    </w:rPr>
                  </w:pPr>
                  <w:r w:rsidRPr="00C723FB">
                    <w:t>Threads</w:t>
                  </w:r>
                  <w:r>
                    <w:t xml:space="preserve"> Count Burst</w:t>
                  </w:r>
                </w:p>
              </w:tc>
              <w:tc>
                <w:tcPr>
                  <w:tcW w:w="1984" w:type="dxa"/>
                </w:tcPr>
                <w:p w14:paraId="659DFD57"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790CD73B" w14:textId="77777777" w:rsidR="001B566E" w:rsidRPr="00C723FB" w:rsidRDefault="001B566E" w:rsidP="00A41349">
                  <w:pPr>
                    <w:framePr w:hSpace="180" w:wrap="around" w:vAnchor="page" w:hAnchor="margin" w:y="1846"/>
                    <w:jc w:val="both"/>
                    <w:rPr>
                      <w:rFonts w:cs="Arial"/>
                      <w:sz w:val="18"/>
                      <w:szCs w:val="18"/>
                    </w:rPr>
                  </w:pPr>
                  <w:r w:rsidRPr="00C723FB">
                    <w:t>Test parameter</w:t>
                  </w:r>
                </w:p>
              </w:tc>
            </w:tr>
            <w:tr w:rsidR="001B566E" w:rsidRPr="00C723FB" w14:paraId="6A399F5D" w14:textId="77777777" w:rsidTr="0067292D">
              <w:trPr>
                <w:trHeight w:val="399"/>
              </w:trPr>
              <w:tc>
                <w:tcPr>
                  <w:tcW w:w="1984" w:type="dxa"/>
                </w:tcPr>
                <w:p w14:paraId="1E7ACCCA" w14:textId="77777777" w:rsidR="001B566E" w:rsidRPr="00C723FB" w:rsidRDefault="001B566E" w:rsidP="00A41349">
                  <w:pPr>
                    <w:framePr w:hSpace="180" w:wrap="around" w:vAnchor="page" w:hAnchor="margin" w:y="1846"/>
                    <w:jc w:val="both"/>
                  </w:pPr>
                  <w:r>
                    <w:t>Start Thread Count</w:t>
                  </w:r>
                </w:p>
              </w:tc>
              <w:tc>
                <w:tcPr>
                  <w:tcW w:w="1984" w:type="dxa"/>
                </w:tcPr>
                <w:p w14:paraId="680F26D7"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2851EE8F" w14:textId="77777777" w:rsidR="001B566E" w:rsidRPr="00C723FB" w:rsidRDefault="001B566E" w:rsidP="00A41349">
                  <w:pPr>
                    <w:framePr w:hSpace="180" w:wrap="around" w:vAnchor="page" w:hAnchor="margin" w:y="1846"/>
                    <w:jc w:val="both"/>
                  </w:pPr>
                  <w:r w:rsidRPr="00C723FB">
                    <w:t>Test parameter</w:t>
                  </w:r>
                </w:p>
              </w:tc>
            </w:tr>
            <w:tr w:rsidR="001B566E" w:rsidRPr="00C723FB" w14:paraId="1FFEF6CD" w14:textId="77777777" w:rsidTr="0067292D">
              <w:trPr>
                <w:trHeight w:val="399"/>
              </w:trPr>
              <w:tc>
                <w:tcPr>
                  <w:tcW w:w="1984" w:type="dxa"/>
                </w:tcPr>
                <w:p w14:paraId="3FA3B490" w14:textId="77777777" w:rsidR="001B566E" w:rsidRDefault="001B566E" w:rsidP="00A41349">
                  <w:pPr>
                    <w:framePr w:hSpace="180" w:wrap="around" w:vAnchor="page" w:hAnchor="margin" w:y="1846"/>
                    <w:jc w:val="both"/>
                  </w:pPr>
                  <w:r>
                    <w:t>Thread Number</w:t>
                  </w:r>
                </w:p>
              </w:tc>
              <w:tc>
                <w:tcPr>
                  <w:tcW w:w="1984" w:type="dxa"/>
                </w:tcPr>
                <w:p w14:paraId="0652C2DF"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300A8E39" w14:textId="77777777" w:rsidR="001B566E" w:rsidRPr="00C723FB" w:rsidRDefault="001B566E" w:rsidP="00A41349">
                  <w:pPr>
                    <w:framePr w:hSpace="180" w:wrap="around" w:vAnchor="page" w:hAnchor="margin" w:y="1846"/>
                    <w:jc w:val="both"/>
                  </w:pPr>
                  <w:r w:rsidRPr="00C723FB">
                    <w:t>Test parameter</w:t>
                  </w:r>
                </w:p>
              </w:tc>
            </w:tr>
            <w:tr w:rsidR="001B566E" w:rsidRPr="00C723FB" w14:paraId="42631E8C" w14:textId="77777777" w:rsidTr="0067292D">
              <w:trPr>
                <w:trHeight w:val="399"/>
              </w:trPr>
              <w:tc>
                <w:tcPr>
                  <w:tcW w:w="1984" w:type="dxa"/>
                </w:tcPr>
                <w:p w14:paraId="134EE500" w14:textId="77777777" w:rsidR="001B566E" w:rsidRPr="00C723FB" w:rsidRDefault="001B566E" w:rsidP="00A41349">
                  <w:pPr>
                    <w:framePr w:hSpace="180" w:wrap="around" w:vAnchor="page" w:hAnchor="margin" w:y="1846"/>
                    <w:jc w:val="both"/>
                  </w:pPr>
                  <w:r>
                    <w:t>Start Thread Ramp Up</w:t>
                  </w:r>
                </w:p>
              </w:tc>
              <w:tc>
                <w:tcPr>
                  <w:tcW w:w="1984" w:type="dxa"/>
                </w:tcPr>
                <w:p w14:paraId="54B3F243"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1661D633" w14:textId="77777777" w:rsidR="001B566E" w:rsidRPr="00C723FB" w:rsidRDefault="001B566E" w:rsidP="00A41349">
                  <w:pPr>
                    <w:framePr w:hSpace="180" w:wrap="around" w:vAnchor="page" w:hAnchor="margin" w:y="1846"/>
                    <w:jc w:val="both"/>
                  </w:pPr>
                  <w:r w:rsidRPr="00C723FB">
                    <w:t>Test parameter</w:t>
                  </w:r>
                </w:p>
              </w:tc>
            </w:tr>
            <w:tr w:rsidR="001B566E" w:rsidRPr="00C723FB" w14:paraId="7D567472" w14:textId="77777777" w:rsidTr="0067292D">
              <w:trPr>
                <w:trHeight w:val="399"/>
              </w:trPr>
              <w:tc>
                <w:tcPr>
                  <w:tcW w:w="1984" w:type="dxa"/>
                </w:tcPr>
                <w:p w14:paraId="6F97A74A" w14:textId="77777777" w:rsidR="001B566E" w:rsidRDefault="001B566E" w:rsidP="00A41349">
                  <w:pPr>
                    <w:framePr w:hSpace="180" w:wrap="around" w:vAnchor="page" w:hAnchor="margin" w:y="1846"/>
                    <w:jc w:val="both"/>
                  </w:pPr>
                  <w:r>
                    <w:t>Start Thread Period</w:t>
                  </w:r>
                </w:p>
              </w:tc>
              <w:tc>
                <w:tcPr>
                  <w:tcW w:w="1984" w:type="dxa"/>
                </w:tcPr>
                <w:p w14:paraId="27F9B832"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321C28D0" w14:textId="77777777" w:rsidR="001B566E" w:rsidRPr="00C723FB" w:rsidRDefault="001B566E" w:rsidP="00A41349">
                  <w:pPr>
                    <w:framePr w:hSpace="180" w:wrap="around" w:vAnchor="page" w:hAnchor="margin" w:y="1846"/>
                    <w:jc w:val="both"/>
                  </w:pPr>
                  <w:r w:rsidRPr="00C723FB">
                    <w:t>Test parameter</w:t>
                  </w:r>
                </w:p>
              </w:tc>
            </w:tr>
            <w:tr w:rsidR="001B566E" w:rsidRPr="00C723FB" w14:paraId="1E5354AD" w14:textId="77777777" w:rsidTr="0067292D">
              <w:trPr>
                <w:trHeight w:val="399"/>
              </w:trPr>
              <w:tc>
                <w:tcPr>
                  <w:tcW w:w="1984" w:type="dxa"/>
                </w:tcPr>
                <w:p w14:paraId="78BE4527" w14:textId="77777777" w:rsidR="001B566E" w:rsidRPr="00C723FB" w:rsidRDefault="001B566E" w:rsidP="00A41349">
                  <w:pPr>
                    <w:framePr w:hSpace="180" w:wrap="around" w:vAnchor="page" w:hAnchor="margin" w:y="1846"/>
                    <w:jc w:val="both"/>
                  </w:pPr>
                  <w:r>
                    <w:t>Stop Thread Count</w:t>
                  </w:r>
                </w:p>
              </w:tc>
              <w:tc>
                <w:tcPr>
                  <w:tcW w:w="1984" w:type="dxa"/>
                </w:tcPr>
                <w:p w14:paraId="366FE03B"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7CFA0308" w14:textId="77777777" w:rsidR="001B566E" w:rsidRPr="00C723FB" w:rsidRDefault="001B566E" w:rsidP="00A41349">
                  <w:pPr>
                    <w:framePr w:hSpace="180" w:wrap="around" w:vAnchor="page" w:hAnchor="margin" w:y="1846"/>
                    <w:jc w:val="both"/>
                  </w:pPr>
                  <w:r w:rsidRPr="00C723FB">
                    <w:t>Test parameter</w:t>
                  </w:r>
                </w:p>
              </w:tc>
            </w:tr>
            <w:tr w:rsidR="001B566E" w:rsidRPr="00C723FB" w14:paraId="7D417253" w14:textId="77777777" w:rsidTr="0067292D">
              <w:trPr>
                <w:trHeight w:val="399"/>
              </w:trPr>
              <w:tc>
                <w:tcPr>
                  <w:tcW w:w="1984" w:type="dxa"/>
                </w:tcPr>
                <w:p w14:paraId="7DE4339B" w14:textId="77777777" w:rsidR="001B566E" w:rsidRDefault="001B566E" w:rsidP="00A41349">
                  <w:pPr>
                    <w:framePr w:hSpace="180" w:wrap="around" w:vAnchor="page" w:hAnchor="margin" w:y="1846"/>
                    <w:jc w:val="both"/>
                  </w:pPr>
                  <w:r>
                    <w:t>Stop Thread Period</w:t>
                  </w:r>
                </w:p>
              </w:tc>
              <w:tc>
                <w:tcPr>
                  <w:tcW w:w="1984" w:type="dxa"/>
                </w:tcPr>
                <w:p w14:paraId="369CBB71"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Number</w:t>
                  </w:r>
                </w:p>
              </w:tc>
              <w:tc>
                <w:tcPr>
                  <w:tcW w:w="3242" w:type="dxa"/>
                </w:tcPr>
                <w:p w14:paraId="35CFBAE3" w14:textId="77777777" w:rsidR="001B566E" w:rsidRPr="00C723FB" w:rsidRDefault="001B566E" w:rsidP="00A41349">
                  <w:pPr>
                    <w:framePr w:hSpace="180" w:wrap="around" w:vAnchor="page" w:hAnchor="margin" w:y="1846"/>
                    <w:jc w:val="both"/>
                  </w:pPr>
                  <w:r w:rsidRPr="00C723FB">
                    <w:t>Test parameter</w:t>
                  </w:r>
                </w:p>
              </w:tc>
            </w:tr>
            <w:tr w:rsidR="001B566E" w:rsidRPr="00C723FB" w14:paraId="58ED813B" w14:textId="77777777" w:rsidTr="0067292D">
              <w:trPr>
                <w:trHeight w:val="399"/>
              </w:trPr>
              <w:tc>
                <w:tcPr>
                  <w:tcW w:w="1984" w:type="dxa"/>
                </w:tcPr>
                <w:p w14:paraId="52CBCE84" w14:textId="77777777" w:rsidR="001B566E" w:rsidRDefault="001B566E" w:rsidP="00A41349">
                  <w:pPr>
                    <w:framePr w:hSpace="180" w:wrap="around" w:vAnchor="page" w:hAnchor="margin" w:y="1846"/>
                    <w:jc w:val="both"/>
                  </w:pPr>
                  <w:r>
                    <w:t>Flight Time</w:t>
                  </w:r>
                </w:p>
              </w:tc>
              <w:tc>
                <w:tcPr>
                  <w:tcW w:w="1984" w:type="dxa"/>
                </w:tcPr>
                <w:p w14:paraId="6FBE7B3C" w14:textId="77777777" w:rsidR="001B566E" w:rsidRPr="00C723FB" w:rsidRDefault="001B566E" w:rsidP="00A41349">
                  <w:pPr>
                    <w:framePr w:hSpace="180" w:wrap="around" w:vAnchor="page" w:hAnchor="margin" w:y="1846"/>
                    <w:jc w:val="both"/>
                    <w:rPr>
                      <w:rFonts w:cs="Arial"/>
                      <w:sz w:val="18"/>
                      <w:szCs w:val="18"/>
                    </w:rPr>
                  </w:pPr>
                  <w:r>
                    <w:rPr>
                      <w:rFonts w:cs="Arial"/>
                      <w:sz w:val="18"/>
                      <w:szCs w:val="18"/>
                    </w:rPr>
                    <w:t>Number</w:t>
                  </w:r>
                </w:p>
              </w:tc>
              <w:tc>
                <w:tcPr>
                  <w:tcW w:w="3242" w:type="dxa"/>
                </w:tcPr>
                <w:p w14:paraId="798AB277" w14:textId="77777777" w:rsidR="001B566E" w:rsidRPr="00C723FB" w:rsidRDefault="001B566E" w:rsidP="00A41349">
                  <w:pPr>
                    <w:framePr w:hSpace="180" w:wrap="around" w:vAnchor="page" w:hAnchor="margin" w:y="1846"/>
                    <w:jc w:val="both"/>
                  </w:pPr>
                  <w:r>
                    <w:t>Test Parameter</w:t>
                  </w:r>
                </w:p>
              </w:tc>
            </w:tr>
            <w:tr w:rsidR="001B566E" w:rsidRPr="00C723FB" w14:paraId="783F8260" w14:textId="77777777" w:rsidTr="0067292D">
              <w:trPr>
                <w:trHeight w:val="399"/>
              </w:trPr>
              <w:tc>
                <w:tcPr>
                  <w:tcW w:w="1984" w:type="dxa"/>
                </w:tcPr>
                <w:p w14:paraId="2A8393F8" w14:textId="77777777" w:rsidR="001B566E" w:rsidRPr="00C723FB" w:rsidRDefault="001B566E" w:rsidP="00A41349">
                  <w:pPr>
                    <w:framePr w:hSpace="180" w:wrap="around" w:vAnchor="page" w:hAnchor="margin" w:y="1846"/>
                    <w:jc w:val="both"/>
                  </w:pPr>
                  <w:r>
                    <w:t>Thread Initial Delay</w:t>
                  </w:r>
                </w:p>
              </w:tc>
              <w:tc>
                <w:tcPr>
                  <w:tcW w:w="1984" w:type="dxa"/>
                </w:tcPr>
                <w:p w14:paraId="14D05B47" w14:textId="77777777" w:rsidR="001B566E" w:rsidRPr="00C723FB" w:rsidRDefault="001B566E" w:rsidP="00A41349">
                  <w:pPr>
                    <w:framePr w:hSpace="180" w:wrap="around" w:vAnchor="page" w:hAnchor="margin" w:y="1846"/>
                    <w:jc w:val="both"/>
                    <w:rPr>
                      <w:rFonts w:cs="Arial"/>
                      <w:sz w:val="18"/>
                      <w:szCs w:val="18"/>
                    </w:rPr>
                  </w:pPr>
                  <w:r>
                    <w:rPr>
                      <w:rFonts w:cs="Arial"/>
                      <w:sz w:val="18"/>
                      <w:szCs w:val="18"/>
                    </w:rPr>
                    <w:t>Number</w:t>
                  </w:r>
                </w:p>
              </w:tc>
              <w:tc>
                <w:tcPr>
                  <w:tcW w:w="3242" w:type="dxa"/>
                </w:tcPr>
                <w:p w14:paraId="184A5F87" w14:textId="77777777" w:rsidR="001B566E" w:rsidRPr="00C723FB" w:rsidRDefault="001B566E" w:rsidP="00A41349">
                  <w:pPr>
                    <w:framePr w:hSpace="180" w:wrap="around" w:vAnchor="page" w:hAnchor="margin" w:y="1846"/>
                    <w:jc w:val="both"/>
                  </w:pPr>
                  <w:r>
                    <w:t>Test parameter</w:t>
                  </w:r>
                </w:p>
              </w:tc>
            </w:tr>
            <w:tr w:rsidR="001B566E" w:rsidRPr="00C723FB" w14:paraId="7F903331" w14:textId="77777777" w:rsidTr="0067292D">
              <w:trPr>
                <w:trHeight w:val="399"/>
              </w:trPr>
              <w:tc>
                <w:tcPr>
                  <w:tcW w:w="1984" w:type="dxa"/>
                </w:tcPr>
                <w:p w14:paraId="37798FE4" w14:textId="77777777" w:rsidR="001B566E" w:rsidRPr="00C723FB" w:rsidRDefault="001B566E" w:rsidP="00A41349">
                  <w:pPr>
                    <w:framePr w:hSpace="180" w:wrap="around" w:vAnchor="page" w:hAnchor="margin" w:y="1846"/>
                    <w:jc w:val="both"/>
                  </w:pPr>
                  <w:r w:rsidRPr="00C723FB">
                    <w:t>Agent</w:t>
                  </w:r>
                </w:p>
              </w:tc>
              <w:tc>
                <w:tcPr>
                  <w:tcW w:w="1984" w:type="dxa"/>
                </w:tcPr>
                <w:p w14:paraId="4D91F0C6"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Text</w:t>
                  </w:r>
                </w:p>
              </w:tc>
              <w:tc>
                <w:tcPr>
                  <w:tcW w:w="3242" w:type="dxa"/>
                </w:tcPr>
                <w:p w14:paraId="72CEB8B0" w14:textId="77777777" w:rsidR="001B566E" w:rsidRPr="00C723FB" w:rsidRDefault="001B566E" w:rsidP="00A41349">
                  <w:pPr>
                    <w:framePr w:hSpace="180" w:wrap="around" w:vAnchor="page" w:hAnchor="margin" w:y="1846"/>
                    <w:jc w:val="both"/>
                  </w:pPr>
                  <w:r w:rsidRPr="00C723FB">
                    <w:t>IP v4 format</w:t>
                  </w:r>
                </w:p>
              </w:tc>
            </w:tr>
            <w:tr w:rsidR="001B566E" w:rsidRPr="00C723FB" w14:paraId="7E43D3D3" w14:textId="77777777" w:rsidTr="0067292D">
              <w:trPr>
                <w:trHeight w:val="386"/>
              </w:trPr>
              <w:tc>
                <w:tcPr>
                  <w:tcW w:w="1984" w:type="dxa"/>
                </w:tcPr>
                <w:p w14:paraId="5A08D75C" w14:textId="77777777" w:rsidR="001B566E" w:rsidRPr="00C723FB" w:rsidRDefault="001B566E" w:rsidP="00A41349">
                  <w:pPr>
                    <w:framePr w:hSpace="180" w:wrap="around" w:vAnchor="page" w:hAnchor="margin" w:y="1846"/>
                    <w:jc w:val="both"/>
                  </w:pPr>
                  <w:r w:rsidRPr="00C723FB">
                    <w:t>File Upload</w:t>
                  </w:r>
                </w:p>
              </w:tc>
              <w:tc>
                <w:tcPr>
                  <w:tcW w:w="1984" w:type="dxa"/>
                </w:tcPr>
                <w:p w14:paraId="203AC84E" w14:textId="77777777" w:rsidR="001B566E" w:rsidRPr="00C723FB" w:rsidRDefault="001B566E" w:rsidP="00A41349">
                  <w:pPr>
                    <w:framePr w:hSpace="180" w:wrap="around" w:vAnchor="page" w:hAnchor="margin" w:y="1846"/>
                    <w:jc w:val="both"/>
                    <w:rPr>
                      <w:rFonts w:cs="Arial"/>
                      <w:sz w:val="18"/>
                      <w:szCs w:val="18"/>
                    </w:rPr>
                  </w:pPr>
                  <w:r w:rsidRPr="00C723FB">
                    <w:rPr>
                      <w:rFonts w:cs="Arial"/>
                      <w:sz w:val="18"/>
                      <w:szCs w:val="18"/>
                    </w:rPr>
                    <w:t>File</w:t>
                  </w:r>
                </w:p>
              </w:tc>
              <w:tc>
                <w:tcPr>
                  <w:tcW w:w="3242" w:type="dxa"/>
                </w:tcPr>
                <w:p w14:paraId="0A2310B0" w14:textId="77777777" w:rsidR="001B566E" w:rsidRPr="00C723FB" w:rsidRDefault="001B566E" w:rsidP="00A41349">
                  <w:pPr>
                    <w:framePr w:hSpace="180" w:wrap="around" w:vAnchor="page" w:hAnchor="margin" w:y="1846"/>
                    <w:jc w:val="both"/>
                  </w:pPr>
                  <w:r w:rsidRPr="00C723FB">
                    <w:t>script *.jmx, data  *.csv, *.txt</w:t>
                  </w:r>
                </w:p>
              </w:tc>
            </w:tr>
          </w:tbl>
          <w:p w14:paraId="55B0EDF5" w14:textId="77777777" w:rsidR="00C3414F" w:rsidRDefault="00C3414F" w:rsidP="00AB4F8D">
            <w:pPr>
              <w:cnfStyle w:val="000000100000" w:firstRow="0" w:lastRow="0" w:firstColumn="0" w:lastColumn="0" w:oddVBand="0" w:evenVBand="0" w:oddHBand="1" w:evenHBand="0" w:firstRowFirstColumn="0" w:firstRowLastColumn="0" w:lastRowFirstColumn="0" w:lastRowLastColumn="0"/>
            </w:pPr>
          </w:p>
        </w:tc>
      </w:tr>
      <w:tr w:rsidR="00AB4F8D" w14:paraId="55B0EDFA"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DF7" w14:textId="77777777" w:rsidR="00AB4F8D" w:rsidRDefault="00AB4F8D" w:rsidP="00AB4F8D">
            <w:r>
              <w:t>Preconditions</w:t>
            </w:r>
          </w:p>
        </w:tc>
        <w:tc>
          <w:tcPr>
            <w:tcW w:w="6840" w:type="dxa"/>
          </w:tcPr>
          <w:p w14:paraId="55B0EDF8" w14:textId="77777777" w:rsidR="00AB4F8D" w:rsidRDefault="00AB4F8D" w:rsidP="00AB4F8D">
            <w:pPr>
              <w:cnfStyle w:val="000000000000" w:firstRow="0" w:lastRow="0" w:firstColumn="0" w:lastColumn="0" w:oddVBand="0" w:evenVBand="0" w:oddHBand="0" w:evenHBand="0" w:firstRowFirstColumn="0" w:firstRowLastColumn="0" w:lastRowFirstColumn="0" w:lastRowLastColumn="0"/>
            </w:pPr>
            <w:r>
              <w:t>The user is logged in.</w:t>
            </w:r>
          </w:p>
          <w:p w14:paraId="55B0EDF9" w14:textId="77777777" w:rsidR="00AB4F8D" w:rsidRDefault="00AB4F8D" w:rsidP="00AB4F8D">
            <w:pPr>
              <w:cnfStyle w:val="000000000000" w:firstRow="0" w:lastRow="0" w:firstColumn="0" w:lastColumn="0" w:oddVBand="0" w:evenVBand="0" w:oddHBand="0" w:evenHBand="0" w:firstRowFirstColumn="0" w:firstRowLastColumn="0" w:lastRowFirstColumn="0" w:lastRowLastColumn="0"/>
            </w:pPr>
            <w:r>
              <w:t>The user belongs to the project which the test belongs.</w:t>
            </w:r>
          </w:p>
        </w:tc>
      </w:tr>
      <w:tr w:rsidR="00AB4F8D" w14:paraId="55B0EE06"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DFB" w14:textId="77777777" w:rsidR="00AB4F8D" w:rsidRDefault="00AB4F8D" w:rsidP="00AB4F8D">
            <w:r>
              <w:t>Main Success Scenario</w:t>
            </w:r>
          </w:p>
        </w:tc>
        <w:tc>
          <w:tcPr>
            <w:tcW w:w="6840" w:type="dxa"/>
          </w:tcPr>
          <w:p w14:paraId="55B0EDFC"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1. The user clicks the edit button on the test suite detail page.</w:t>
            </w:r>
          </w:p>
          <w:p w14:paraId="55B0EDFD"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2. The system shows the test suite edit form with the following fields</w:t>
            </w:r>
          </w:p>
          <w:p w14:paraId="55B0EDFE"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 Test suite name</w:t>
            </w:r>
          </w:p>
          <w:p w14:paraId="55B0EDFF" w14:textId="660F20B7" w:rsidR="00AB4F8D" w:rsidRDefault="00AB4F8D" w:rsidP="00AB4F8D">
            <w:pPr>
              <w:cnfStyle w:val="000000100000" w:firstRow="0" w:lastRow="0" w:firstColumn="0" w:lastColumn="0" w:oddVBand="0" w:evenVBand="0" w:oddHBand="1" w:evenHBand="0" w:firstRowFirstColumn="0" w:firstRowLastColumn="0" w:lastRowFirstColumn="0" w:lastRowLastColumn="0"/>
            </w:pPr>
            <w:r>
              <w:t>+ Test parameters: threads, ramp-up, agent</w:t>
            </w:r>
            <w:r w:rsidR="00EE2ED9">
              <w:t>, duration, delay</w:t>
            </w:r>
          </w:p>
          <w:p w14:paraId="6D66EC76" w14:textId="3FCE86B3" w:rsidR="00EE2ED9" w:rsidRDefault="00EE2ED9" w:rsidP="00EE2ED9">
            <w:pPr>
              <w:cnfStyle w:val="000000100000" w:firstRow="0" w:lastRow="0" w:firstColumn="0" w:lastColumn="0" w:oddVBand="0" w:evenVBand="0" w:oddHBand="1" w:evenHBand="0" w:firstRowFirstColumn="0" w:firstRowLastColumn="0" w:lastRowFirstColumn="0" w:lastRowLastColumn="0"/>
            </w:pPr>
            <w:r>
              <w:t>+ Test parameters: thread count burst, start thread count, thread number, start thread ramp up , start thread period, stop thread count , stop thread count, stop thread period, flight time, thread initial delay(advance)</w:t>
            </w:r>
          </w:p>
          <w:p w14:paraId="55B0EE00"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 Browse button to upload files and a list of uploaded files. The user could download or delete any file.</w:t>
            </w:r>
          </w:p>
          <w:p w14:paraId="55B0EE01"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3. The user might change the test suite data. Note that</w:t>
            </w:r>
          </w:p>
          <w:p w14:paraId="55B0EE02"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 The name must be provided while test parameters can be omitted.</w:t>
            </w:r>
          </w:p>
          <w:p w14:paraId="55B0EE03"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+Upload files must have a script with jmx extension and other files are optional depending on the test suite.</w:t>
            </w:r>
          </w:p>
          <w:p w14:paraId="55B0EE04"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4. The user clicks “Save”</w:t>
            </w:r>
          </w:p>
          <w:p w14:paraId="55B0EE05"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5. The system validates the test suite and saves the data, tracking the edit author and time.</w:t>
            </w:r>
          </w:p>
        </w:tc>
      </w:tr>
      <w:tr w:rsidR="00AB4F8D" w14:paraId="55B0EE09"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E07" w14:textId="208A5EDC" w:rsidR="00AB4F8D" w:rsidRDefault="00AB4F8D" w:rsidP="00AB4F8D">
            <w:r>
              <w:t>Alternative Scenarios</w:t>
            </w:r>
          </w:p>
        </w:tc>
        <w:tc>
          <w:tcPr>
            <w:tcW w:w="6840" w:type="dxa"/>
          </w:tcPr>
          <w:p w14:paraId="55B0EE08" w14:textId="77777777" w:rsidR="00AB4F8D" w:rsidRDefault="00AB4F8D" w:rsidP="00AB4F8D">
            <w:pPr>
              <w:cnfStyle w:val="000000000000" w:firstRow="0" w:lastRow="0" w:firstColumn="0" w:lastColumn="0" w:oddVBand="0" w:evenVBand="0" w:oddHBand="0" w:evenHBand="0" w:firstRowFirstColumn="0" w:firstRowLastColumn="0" w:lastRowFirstColumn="0" w:lastRowLastColumn="0"/>
            </w:pPr>
            <w:r>
              <w:t>None</w:t>
            </w:r>
          </w:p>
        </w:tc>
      </w:tr>
      <w:tr w:rsidR="00AB4F8D" w14:paraId="55B0EE0C"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E0A" w14:textId="77777777" w:rsidR="00AB4F8D" w:rsidRDefault="00AB4F8D" w:rsidP="00AB4F8D">
            <w:r>
              <w:t>Success End Condition</w:t>
            </w:r>
          </w:p>
        </w:tc>
        <w:tc>
          <w:tcPr>
            <w:tcW w:w="6840" w:type="dxa"/>
          </w:tcPr>
          <w:p w14:paraId="55B0EE0B"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 Test suite data is updated</w:t>
            </w:r>
          </w:p>
        </w:tc>
      </w:tr>
      <w:tr w:rsidR="00AB4F8D" w14:paraId="55B0EE0F" w14:textId="77777777" w:rsidTr="00AB4F8D">
        <w:tc>
          <w:tcPr>
            <w:cnfStyle w:val="001000000000" w:firstRow="0" w:lastRow="0" w:firstColumn="1" w:lastColumn="0" w:oddVBand="0" w:evenVBand="0" w:oddHBand="0" w:evenHBand="0" w:firstRowFirstColumn="0" w:firstRowLastColumn="0" w:lastRowFirstColumn="0" w:lastRowLastColumn="0"/>
            <w:tcW w:w="2245" w:type="dxa"/>
          </w:tcPr>
          <w:p w14:paraId="55B0EE0D" w14:textId="77777777" w:rsidR="00AB4F8D" w:rsidRDefault="00AB4F8D" w:rsidP="00AB4F8D">
            <w:r>
              <w:t>Failed End Condition</w:t>
            </w:r>
          </w:p>
        </w:tc>
        <w:tc>
          <w:tcPr>
            <w:tcW w:w="6840" w:type="dxa"/>
          </w:tcPr>
          <w:p w14:paraId="55B0EE0E" w14:textId="77777777" w:rsidR="00AB4F8D" w:rsidRDefault="00AB4F8D" w:rsidP="00AB4F8D">
            <w:pPr>
              <w:cnfStyle w:val="000000000000" w:firstRow="0" w:lastRow="0" w:firstColumn="0" w:lastColumn="0" w:oddVBand="0" w:evenVBand="0" w:oddHBand="0" w:evenHBand="0" w:firstRowFirstColumn="0" w:firstRowLastColumn="0" w:lastRowFirstColumn="0" w:lastRowLastColumn="0"/>
            </w:pPr>
            <w:r>
              <w:t>The system displays an error message</w:t>
            </w:r>
          </w:p>
        </w:tc>
      </w:tr>
      <w:tr w:rsidR="00AB4F8D" w14:paraId="55B0EE13" w14:textId="77777777" w:rsidTr="00AB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B0EE10" w14:textId="77777777" w:rsidR="00AB4F8D" w:rsidRDefault="00AB4F8D" w:rsidP="00AB4F8D">
            <w:r>
              <w:t>Special Requirements</w:t>
            </w:r>
          </w:p>
        </w:tc>
        <w:tc>
          <w:tcPr>
            <w:tcW w:w="6840" w:type="dxa"/>
          </w:tcPr>
          <w:p w14:paraId="55B0EE11"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 The System’s interface must be user-friendly.</w:t>
            </w:r>
          </w:p>
          <w:p w14:paraId="55B0EE12" w14:textId="77777777" w:rsidR="00AB4F8D" w:rsidRDefault="00AB4F8D" w:rsidP="00AB4F8D">
            <w:pPr>
              <w:cnfStyle w:val="000000100000" w:firstRow="0" w:lastRow="0" w:firstColumn="0" w:lastColumn="0" w:oddVBand="0" w:evenVBand="0" w:oddHBand="1" w:evenHBand="0" w:firstRowFirstColumn="0" w:firstRowLastColumn="0" w:lastRowFirstColumn="0" w:lastRowLastColumn="0"/>
            </w:pPr>
            <w:r>
              <w:t>+ The respond time must be under 5 seconds.</w:t>
            </w:r>
          </w:p>
        </w:tc>
      </w:tr>
    </w:tbl>
    <w:p w14:paraId="55B0EE14" w14:textId="77777777" w:rsidR="00AB4F8D" w:rsidRDefault="00AB4F8D" w:rsidP="005C4D53"/>
    <w:p w14:paraId="55B0EE51" w14:textId="77777777" w:rsidR="008F69CB" w:rsidRDefault="008F69CB" w:rsidP="005C4D53"/>
    <w:p w14:paraId="55B0EE52" w14:textId="77777777" w:rsidR="00AB4F8D" w:rsidRDefault="00AB4F8D" w:rsidP="005C4D53"/>
    <w:tbl>
      <w:tblPr>
        <w:tblStyle w:val="GridTable4-Accent1"/>
        <w:tblpPr w:leftFromText="180" w:rightFromText="180" w:vertAnchor="page" w:horzAnchor="margin" w:tblpY="1966"/>
        <w:tblW w:w="0" w:type="auto"/>
        <w:tblLook w:val="04A0" w:firstRow="1" w:lastRow="0" w:firstColumn="1" w:lastColumn="0" w:noHBand="0" w:noVBand="1"/>
      </w:tblPr>
      <w:tblGrid>
        <w:gridCol w:w="2546"/>
        <w:gridCol w:w="6241"/>
      </w:tblGrid>
      <w:tr w:rsidR="00090374" w14:paraId="041FD9BB" w14:textId="77777777" w:rsidTr="00090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621DCA7" w14:textId="7A94F594" w:rsidR="00090374" w:rsidRDefault="00FA4A1D" w:rsidP="00090374">
            <w:r>
              <w:t>RE3-5</w:t>
            </w:r>
          </w:p>
        </w:tc>
        <w:tc>
          <w:tcPr>
            <w:tcW w:w="6241" w:type="dxa"/>
          </w:tcPr>
          <w:p w14:paraId="5C1A9DAD" w14:textId="77777777" w:rsidR="00090374" w:rsidRDefault="00090374" w:rsidP="00090374">
            <w:pPr>
              <w:cnfStyle w:val="100000000000" w:firstRow="1" w:lastRow="0" w:firstColumn="0" w:lastColumn="0" w:oddVBand="0" w:evenVBand="0" w:oddHBand="0" w:evenHBand="0" w:firstRowFirstColumn="0" w:firstRowLastColumn="0" w:lastRowFirstColumn="0" w:lastRowLastColumn="0"/>
            </w:pPr>
            <w:r>
              <w:t>Run a test suite</w:t>
            </w:r>
          </w:p>
        </w:tc>
      </w:tr>
      <w:tr w:rsidR="00090374" w14:paraId="6D0FC535" w14:textId="77777777" w:rsidTr="00090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54F09347" w14:textId="77777777" w:rsidR="00090374" w:rsidRDefault="00090374" w:rsidP="00090374">
            <w:r>
              <w:t>Description</w:t>
            </w:r>
          </w:p>
        </w:tc>
        <w:tc>
          <w:tcPr>
            <w:tcW w:w="6241" w:type="dxa"/>
          </w:tcPr>
          <w:p w14:paraId="2C4EFB69"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The user runs the test suite basic</w:t>
            </w:r>
          </w:p>
        </w:tc>
      </w:tr>
      <w:tr w:rsidR="00090374" w14:paraId="7EFCC4FF" w14:textId="77777777" w:rsidTr="00090374">
        <w:tc>
          <w:tcPr>
            <w:cnfStyle w:val="001000000000" w:firstRow="0" w:lastRow="0" w:firstColumn="1" w:lastColumn="0" w:oddVBand="0" w:evenVBand="0" w:oddHBand="0" w:evenHBand="0" w:firstRowFirstColumn="0" w:firstRowLastColumn="0" w:lastRowFirstColumn="0" w:lastRowLastColumn="0"/>
            <w:tcW w:w="2546" w:type="dxa"/>
          </w:tcPr>
          <w:p w14:paraId="110D68D5" w14:textId="77777777" w:rsidR="00090374" w:rsidRDefault="00090374" w:rsidP="00090374">
            <w:r>
              <w:t>Stakeholders</w:t>
            </w:r>
          </w:p>
        </w:tc>
        <w:tc>
          <w:tcPr>
            <w:tcW w:w="6241" w:type="dxa"/>
          </w:tcPr>
          <w:p w14:paraId="4A7B807B" w14:textId="77777777" w:rsidR="00090374" w:rsidRDefault="00090374" w:rsidP="00090374">
            <w:pPr>
              <w:cnfStyle w:val="000000000000" w:firstRow="0" w:lastRow="0" w:firstColumn="0" w:lastColumn="0" w:oddVBand="0" w:evenVBand="0" w:oddHBand="0" w:evenHBand="0" w:firstRowFirstColumn="0" w:firstRowLastColumn="0" w:lastRowFirstColumn="0" w:lastRowLastColumn="0"/>
            </w:pPr>
            <w:r>
              <w:t>Testers</w:t>
            </w:r>
          </w:p>
        </w:tc>
      </w:tr>
      <w:tr w:rsidR="00090374" w14:paraId="4137FC8F" w14:textId="77777777" w:rsidTr="00090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21E746E" w14:textId="77777777" w:rsidR="00090374" w:rsidRDefault="00090374" w:rsidP="00090374">
            <w:r>
              <w:t>Actors</w:t>
            </w:r>
          </w:p>
        </w:tc>
        <w:tc>
          <w:tcPr>
            <w:tcW w:w="6241" w:type="dxa"/>
          </w:tcPr>
          <w:p w14:paraId="25657B4D"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User</w:t>
            </w:r>
          </w:p>
        </w:tc>
      </w:tr>
      <w:tr w:rsidR="00090374" w14:paraId="58DF0D71" w14:textId="77777777" w:rsidTr="00090374">
        <w:tc>
          <w:tcPr>
            <w:cnfStyle w:val="001000000000" w:firstRow="0" w:lastRow="0" w:firstColumn="1" w:lastColumn="0" w:oddVBand="0" w:evenVBand="0" w:oddHBand="0" w:evenHBand="0" w:firstRowFirstColumn="0" w:firstRowLastColumn="0" w:lastRowFirstColumn="0" w:lastRowLastColumn="0"/>
            <w:tcW w:w="2546" w:type="dxa"/>
          </w:tcPr>
          <w:p w14:paraId="1BE0CDA6" w14:textId="77777777" w:rsidR="00090374" w:rsidRDefault="00090374" w:rsidP="00090374">
            <w:r>
              <w:t>Trigger</w:t>
            </w:r>
          </w:p>
        </w:tc>
        <w:tc>
          <w:tcPr>
            <w:tcW w:w="6241" w:type="dxa"/>
          </w:tcPr>
          <w:p w14:paraId="1A3E08A9" w14:textId="77777777" w:rsidR="00090374" w:rsidRDefault="00090374" w:rsidP="00090374">
            <w:pPr>
              <w:cnfStyle w:val="000000000000" w:firstRow="0" w:lastRow="0" w:firstColumn="0" w:lastColumn="0" w:oddVBand="0" w:evenVBand="0" w:oddHBand="0" w:evenHBand="0" w:firstRowFirstColumn="0" w:firstRowLastColumn="0" w:lastRowFirstColumn="0" w:lastRowLastColumn="0"/>
            </w:pPr>
            <w:r>
              <w:t>The user want to run a test suite. Usually this happens after the test suite is edited or created.</w:t>
            </w:r>
          </w:p>
        </w:tc>
      </w:tr>
      <w:tr w:rsidR="00090374" w14:paraId="242857F7" w14:textId="77777777" w:rsidTr="00090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0137DEC" w14:textId="77777777" w:rsidR="00090374" w:rsidRDefault="00090374" w:rsidP="00090374">
            <w:r>
              <w:t>Inputs</w:t>
            </w:r>
          </w:p>
        </w:tc>
        <w:tc>
          <w:tcPr>
            <w:tcW w:w="6241" w:type="dxa"/>
          </w:tcPr>
          <w:p w14:paraId="06D2805C"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None</w:t>
            </w:r>
          </w:p>
          <w:p w14:paraId="5492F0AF"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p>
        </w:tc>
      </w:tr>
      <w:tr w:rsidR="00090374" w14:paraId="238EA336" w14:textId="77777777" w:rsidTr="00090374">
        <w:tc>
          <w:tcPr>
            <w:cnfStyle w:val="001000000000" w:firstRow="0" w:lastRow="0" w:firstColumn="1" w:lastColumn="0" w:oddVBand="0" w:evenVBand="0" w:oddHBand="0" w:evenHBand="0" w:firstRowFirstColumn="0" w:firstRowLastColumn="0" w:lastRowFirstColumn="0" w:lastRowLastColumn="0"/>
            <w:tcW w:w="2546" w:type="dxa"/>
          </w:tcPr>
          <w:p w14:paraId="3AC35FB2" w14:textId="77777777" w:rsidR="00090374" w:rsidRDefault="00090374" w:rsidP="00090374">
            <w:r>
              <w:t>Preconditions</w:t>
            </w:r>
          </w:p>
        </w:tc>
        <w:tc>
          <w:tcPr>
            <w:tcW w:w="6241" w:type="dxa"/>
          </w:tcPr>
          <w:p w14:paraId="743AF5A5" w14:textId="77777777" w:rsidR="00090374" w:rsidRDefault="00090374" w:rsidP="00090374">
            <w:pPr>
              <w:cnfStyle w:val="000000000000" w:firstRow="0" w:lastRow="0" w:firstColumn="0" w:lastColumn="0" w:oddVBand="0" w:evenVBand="0" w:oddHBand="0" w:evenHBand="0" w:firstRowFirstColumn="0" w:firstRowLastColumn="0" w:lastRowFirstColumn="0" w:lastRowLastColumn="0"/>
            </w:pPr>
            <w:r>
              <w:t>The user is logged in.</w:t>
            </w:r>
          </w:p>
          <w:p w14:paraId="14EEADCF" w14:textId="77777777" w:rsidR="00090374" w:rsidRDefault="00090374" w:rsidP="00090374">
            <w:pPr>
              <w:cnfStyle w:val="000000000000" w:firstRow="0" w:lastRow="0" w:firstColumn="0" w:lastColumn="0" w:oddVBand="0" w:evenVBand="0" w:oddHBand="0" w:evenHBand="0" w:firstRowFirstColumn="0" w:firstRowLastColumn="0" w:lastRowFirstColumn="0" w:lastRowLastColumn="0"/>
            </w:pPr>
            <w:r>
              <w:t>The user belongs to the project which the test belongs.</w:t>
            </w:r>
          </w:p>
        </w:tc>
      </w:tr>
      <w:tr w:rsidR="00090374" w14:paraId="42C904BE" w14:textId="77777777" w:rsidTr="00090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2180D42" w14:textId="77777777" w:rsidR="00090374" w:rsidRDefault="00090374" w:rsidP="00090374">
            <w:r>
              <w:t>Main Success Scenario</w:t>
            </w:r>
          </w:p>
        </w:tc>
        <w:tc>
          <w:tcPr>
            <w:tcW w:w="6241" w:type="dxa"/>
          </w:tcPr>
          <w:p w14:paraId="5FC1711F"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1. The user clicks the run button on the test suite detail page.</w:t>
            </w:r>
          </w:p>
          <w:p w14:paraId="1B1D8B6E"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2. The system redirects to the real time report page showing test suite data and real time response charts. The charts includes</w:t>
            </w:r>
          </w:p>
          <w:tbl>
            <w:tblPr>
              <w:tblW w:w="60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2406"/>
              <w:gridCol w:w="1937"/>
              <w:gridCol w:w="1672"/>
            </w:tblGrid>
            <w:tr w:rsidR="00090374" w:rsidRPr="008F69CB" w14:paraId="6B6A939A" w14:textId="77777777" w:rsidTr="00606882">
              <w:trPr>
                <w:trHeight w:val="308"/>
              </w:trPr>
              <w:tc>
                <w:tcPr>
                  <w:tcW w:w="2406" w:type="dxa"/>
                  <w:shd w:val="pct12" w:color="auto" w:fill="FFFFFF"/>
                </w:tcPr>
                <w:p w14:paraId="577AB448" w14:textId="77777777" w:rsidR="00090374" w:rsidRPr="008F69CB" w:rsidRDefault="00090374" w:rsidP="00A41349">
                  <w:pPr>
                    <w:framePr w:hSpace="180" w:wrap="around" w:vAnchor="page" w:hAnchor="margin" w:y="1966"/>
                    <w:jc w:val="both"/>
                    <w:rPr>
                      <w:rFonts w:cs="Arial"/>
                      <w:b/>
                      <w:sz w:val="18"/>
                      <w:szCs w:val="18"/>
                    </w:rPr>
                  </w:pPr>
                  <w:r w:rsidRPr="008F69CB">
                    <w:rPr>
                      <w:rFonts w:cs="Arial"/>
                      <w:b/>
                      <w:sz w:val="18"/>
                      <w:szCs w:val="18"/>
                    </w:rPr>
                    <w:t>Name</w:t>
                  </w:r>
                </w:p>
              </w:tc>
              <w:tc>
                <w:tcPr>
                  <w:tcW w:w="1937" w:type="dxa"/>
                  <w:shd w:val="pct12" w:color="auto" w:fill="FFFFFF"/>
                </w:tcPr>
                <w:p w14:paraId="19630646" w14:textId="77777777" w:rsidR="00090374" w:rsidRPr="008F69CB" w:rsidRDefault="00090374" w:rsidP="00A41349">
                  <w:pPr>
                    <w:framePr w:hSpace="180" w:wrap="around" w:vAnchor="page" w:hAnchor="margin" w:y="1966"/>
                    <w:jc w:val="both"/>
                    <w:rPr>
                      <w:rFonts w:cs="Arial"/>
                      <w:b/>
                      <w:sz w:val="18"/>
                      <w:szCs w:val="18"/>
                    </w:rPr>
                  </w:pPr>
                  <w:r w:rsidRPr="008F69CB">
                    <w:rPr>
                      <w:rFonts w:cs="Arial"/>
                      <w:b/>
                      <w:sz w:val="18"/>
                      <w:szCs w:val="18"/>
                    </w:rPr>
                    <w:t>Type</w:t>
                  </w:r>
                </w:p>
              </w:tc>
              <w:tc>
                <w:tcPr>
                  <w:tcW w:w="1672" w:type="dxa"/>
                  <w:shd w:val="pct12" w:color="auto" w:fill="FFFFFF"/>
                </w:tcPr>
                <w:p w14:paraId="06F47649" w14:textId="77777777" w:rsidR="00090374" w:rsidRPr="008F69CB" w:rsidRDefault="00090374" w:rsidP="00A41349">
                  <w:pPr>
                    <w:framePr w:hSpace="180" w:wrap="around" w:vAnchor="page" w:hAnchor="margin" w:y="1966"/>
                    <w:jc w:val="both"/>
                    <w:rPr>
                      <w:rFonts w:cs="Arial"/>
                      <w:b/>
                      <w:sz w:val="18"/>
                      <w:szCs w:val="18"/>
                    </w:rPr>
                  </w:pPr>
                  <w:r w:rsidRPr="008F69CB">
                    <w:rPr>
                      <w:rFonts w:cs="Arial"/>
                      <w:b/>
                      <w:sz w:val="18"/>
                      <w:szCs w:val="18"/>
                    </w:rPr>
                    <w:t>Remarks</w:t>
                  </w:r>
                </w:p>
              </w:tc>
            </w:tr>
            <w:tr w:rsidR="00090374" w:rsidRPr="008F69CB" w14:paraId="57E5065B" w14:textId="77777777" w:rsidTr="00606882">
              <w:trPr>
                <w:trHeight w:val="358"/>
              </w:trPr>
              <w:tc>
                <w:tcPr>
                  <w:tcW w:w="2406" w:type="dxa"/>
                </w:tcPr>
                <w:p w14:paraId="72AD66EA" w14:textId="77777777" w:rsidR="00090374" w:rsidRPr="008F69CB" w:rsidRDefault="00090374" w:rsidP="00A41349">
                  <w:pPr>
                    <w:framePr w:hSpace="180" w:wrap="around" w:vAnchor="page" w:hAnchor="margin" w:y="1966"/>
                    <w:jc w:val="both"/>
                    <w:rPr>
                      <w:rFonts w:cs="Arial"/>
                      <w:sz w:val="18"/>
                      <w:szCs w:val="18"/>
                    </w:rPr>
                  </w:pPr>
                  <w:r w:rsidRPr="008F69CB">
                    <w:t>Hits per second</w:t>
                  </w:r>
                </w:p>
              </w:tc>
              <w:tc>
                <w:tcPr>
                  <w:tcW w:w="1937" w:type="dxa"/>
                </w:tcPr>
                <w:p w14:paraId="01521579" w14:textId="77777777" w:rsidR="00090374" w:rsidRPr="008F69CB" w:rsidRDefault="00090374" w:rsidP="00A41349">
                  <w:pPr>
                    <w:framePr w:hSpace="180" w:wrap="around" w:vAnchor="page" w:hAnchor="margin" w:y="1966"/>
                    <w:ind w:left="720" w:hanging="720"/>
                    <w:jc w:val="both"/>
                    <w:rPr>
                      <w:rFonts w:cs="Arial"/>
                      <w:sz w:val="18"/>
                      <w:szCs w:val="18"/>
                    </w:rPr>
                  </w:pPr>
                  <w:r w:rsidRPr="008F69CB">
                    <w:rPr>
                      <w:rFonts w:cs="Arial"/>
                      <w:sz w:val="18"/>
                      <w:szCs w:val="18"/>
                    </w:rPr>
                    <w:t>Line chart</w:t>
                  </w:r>
                </w:p>
              </w:tc>
              <w:tc>
                <w:tcPr>
                  <w:tcW w:w="1672" w:type="dxa"/>
                </w:tcPr>
                <w:p w14:paraId="450E7D2D" w14:textId="77777777" w:rsidR="00090374" w:rsidRPr="008F69CB" w:rsidRDefault="00090374" w:rsidP="00A41349">
                  <w:pPr>
                    <w:framePr w:hSpace="180" w:wrap="around" w:vAnchor="page" w:hAnchor="margin" w:y="1966"/>
                    <w:jc w:val="both"/>
                    <w:rPr>
                      <w:rFonts w:cs="Arial"/>
                      <w:sz w:val="18"/>
                      <w:szCs w:val="18"/>
                    </w:rPr>
                  </w:pPr>
                  <w:r w:rsidRPr="008F69CB">
                    <w:rPr>
                      <w:rFonts w:cs="Arial"/>
                      <w:sz w:val="18"/>
                      <w:szCs w:val="18"/>
                    </w:rPr>
                    <w:t>Real- time, zoom</w:t>
                  </w:r>
                </w:p>
              </w:tc>
            </w:tr>
            <w:tr w:rsidR="00090374" w:rsidRPr="008F69CB" w14:paraId="05BA9286" w14:textId="77777777" w:rsidTr="00606882">
              <w:trPr>
                <w:trHeight w:val="358"/>
              </w:trPr>
              <w:tc>
                <w:tcPr>
                  <w:tcW w:w="2406" w:type="dxa"/>
                </w:tcPr>
                <w:p w14:paraId="0831C2A7" w14:textId="77777777" w:rsidR="00090374" w:rsidRPr="008F69CB" w:rsidRDefault="00090374" w:rsidP="00A41349">
                  <w:pPr>
                    <w:framePr w:hSpace="180" w:wrap="around" w:vAnchor="page" w:hAnchor="margin" w:y="1966"/>
                    <w:jc w:val="both"/>
                    <w:rPr>
                      <w:rFonts w:cs="Arial"/>
                      <w:sz w:val="18"/>
                      <w:szCs w:val="18"/>
                    </w:rPr>
                  </w:pPr>
                  <w:r w:rsidRPr="008F69CB">
                    <w:t>Response over time</w:t>
                  </w:r>
                </w:p>
              </w:tc>
              <w:tc>
                <w:tcPr>
                  <w:tcW w:w="1937" w:type="dxa"/>
                </w:tcPr>
                <w:p w14:paraId="7805423A" w14:textId="77777777" w:rsidR="00090374" w:rsidRPr="008F69CB" w:rsidRDefault="00090374" w:rsidP="00A41349">
                  <w:pPr>
                    <w:framePr w:hSpace="180" w:wrap="around" w:vAnchor="page" w:hAnchor="margin" w:y="1966"/>
                    <w:jc w:val="both"/>
                    <w:rPr>
                      <w:rFonts w:cs="Arial"/>
                      <w:sz w:val="18"/>
                      <w:szCs w:val="18"/>
                    </w:rPr>
                  </w:pPr>
                  <w:r w:rsidRPr="008F69CB">
                    <w:rPr>
                      <w:rFonts w:cs="Arial"/>
                      <w:sz w:val="18"/>
                      <w:szCs w:val="18"/>
                    </w:rPr>
                    <w:t>Line chart</w:t>
                  </w:r>
                </w:p>
              </w:tc>
              <w:tc>
                <w:tcPr>
                  <w:tcW w:w="1672" w:type="dxa"/>
                </w:tcPr>
                <w:p w14:paraId="7CCAA8CC" w14:textId="77777777" w:rsidR="00090374" w:rsidRPr="008F69CB" w:rsidRDefault="00090374" w:rsidP="00A41349">
                  <w:pPr>
                    <w:framePr w:hSpace="180" w:wrap="around" w:vAnchor="page" w:hAnchor="margin" w:y="1966"/>
                    <w:jc w:val="both"/>
                    <w:rPr>
                      <w:rFonts w:cs="Arial"/>
                      <w:sz w:val="18"/>
                      <w:szCs w:val="18"/>
                    </w:rPr>
                  </w:pPr>
                  <w:r w:rsidRPr="008F69CB">
                    <w:rPr>
                      <w:rFonts w:cs="Arial"/>
                      <w:sz w:val="18"/>
                      <w:szCs w:val="18"/>
                    </w:rPr>
                    <w:t>Real- time, zoom</w:t>
                  </w:r>
                </w:p>
              </w:tc>
            </w:tr>
            <w:tr w:rsidR="00090374" w:rsidRPr="008F69CB" w14:paraId="25B74BEA" w14:textId="77777777" w:rsidTr="00606882">
              <w:trPr>
                <w:trHeight w:val="358"/>
              </w:trPr>
              <w:tc>
                <w:tcPr>
                  <w:tcW w:w="2406" w:type="dxa"/>
                </w:tcPr>
                <w:p w14:paraId="6193CE42" w14:textId="77777777" w:rsidR="00090374" w:rsidRPr="008F69CB" w:rsidRDefault="00090374" w:rsidP="00A41349">
                  <w:pPr>
                    <w:framePr w:hSpace="180" w:wrap="around" w:vAnchor="page" w:hAnchor="margin" w:y="1966"/>
                    <w:jc w:val="both"/>
                  </w:pPr>
                  <w:r w:rsidRPr="008F69CB">
                    <w:t>Active threads over time</w:t>
                  </w:r>
                </w:p>
              </w:tc>
              <w:tc>
                <w:tcPr>
                  <w:tcW w:w="1937" w:type="dxa"/>
                </w:tcPr>
                <w:p w14:paraId="7E5CA0ED" w14:textId="77777777" w:rsidR="00090374" w:rsidRPr="008F69CB" w:rsidRDefault="00090374" w:rsidP="00A41349">
                  <w:pPr>
                    <w:framePr w:hSpace="180" w:wrap="around" w:vAnchor="page" w:hAnchor="margin" w:y="1966"/>
                    <w:jc w:val="both"/>
                    <w:rPr>
                      <w:rFonts w:cs="Arial"/>
                      <w:sz w:val="18"/>
                      <w:szCs w:val="18"/>
                    </w:rPr>
                  </w:pPr>
                  <w:r w:rsidRPr="008F69CB">
                    <w:rPr>
                      <w:rFonts w:cs="Arial"/>
                      <w:sz w:val="18"/>
                      <w:szCs w:val="18"/>
                    </w:rPr>
                    <w:t>Line chart</w:t>
                  </w:r>
                </w:p>
              </w:tc>
              <w:tc>
                <w:tcPr>
                  <w:tcW w:w="1672" w:type="dxa"/>
                </w:tcPr>
                <w:p w14:paraId="429693F7" w14:textId="77777777" w:rsidR="00090374" w:rsidRPr="008F69CB" w:rsidRDefault="00090374" w:rsidP="00A41349">
                  <w:pPr>
                    <w:framePr w:hSpace="180" w:wrap="around" w:vAnchor="page" w:hAnchor="margin" w:y="1966"/>
                    <w:jc w:val="both"/>
                  </w:pPr>
                  <w:r w:rsidRPr="008F69CB">
                    <w:rPr>
                      <w:rFonts w:cs="Arial"/>
                      <w:sz w:val="18"/>
                      <w:szCs w:val="18"/>
                    </w:rPr>
                    <w:t>Real- time, zoom</w:t>
                  </w:r>
                </w:p>
              </w:tc>
            </w:tr>
            <w:tr w:rsidR="00780D54" w:rsidRPr="008F69CB" w14:paraId="4644B283" w14:textId="77777777" w:rsidTr="00606882">
              <w:trPr>
                <w:trHeight w:val="358"/>
              </w:trPr>
              <w:tc>
                <w:tcPr>
                  <w:tcW w:w="2406" w:type="dxa"/>
                </w:tcPr>
                <w:p w14:paraId="5EE024B4" w14:textId="7DCC37BF" w:rsidR="00780D54" w:rsidRPr="008F69CB" w:rsidRDefault="00780D54" w:rsidP="00A41349">
                  <w:pPr>
                    <w:framePr w:hSpace="180" w:wrap="around" w:vAnchor="page" w:hAnchor="margin" w:y="1966"/>
                    <w:jc w:val="both"/>
                  </w:pPr>
                  <w:r>
                    <w:t>Throughput</w:t>
                  </w:r>
                </w:p>
              </w:tc>
              <w:tc>
                <w:tcPr>
                  <w:tcW w:w="1937" w:type="dxa"/>
                </w:tcPr>
                <w:p w14:paraId="57ECE654" w14:textId="1E838B4E" w:rsidR="00780D54" w:rsidRPr="008F69CB" w:rsidRDefault="00780D54" w:rsidP="00A41349">
                  <w:pPr>
                    <w:framePr w:hSpace="180" w:wrap="around" w:vAnchor="page" w:hAnchor="margin" w:y="1966"/>
                    <w:jc w:val="both"/>
                    <w:rPr>
                      <w:rFonts w:cs="Arial"/>
                      <w:sz w:val="18"/>
                      <w:szCs w:val="18"/>
                    </w:rPr>
                  </w:pPr>
                  <w:r>
                    <w:rPr>
                      <w:rFonts w:cs="Arial"/>
                      <w:sz w:val="18"/>
                      <w:szCs w:val="18"/>
                    </w:rPr>
                    <w:t>Line chart</w:t>
                  </w:r>
                </w:p>
              </w:tc>
              <w:tc>
                <w:tcPr>
                  <w:tcW w:w="1672" w:type="dxa"/>
                </w:tcPr>
                <w:p w14:paraId="364D15A9" w14:textId="3783FEFC" w:rsidR="00780D54" w:rsidRPr="008F69CB" w:rsidRDefault="00780D54" w:rsidP="00A41349">
                  <w:pPr>
                    <w:framePr w:hSpace="180" w:wrap="around" w:vAnchor="page" w:hAnchor="margin" w:y="1966"/>
                    <w:jc w:val="both"/>
                    <w:rPr>
                      <w:rFonts w:cs="Arial"/>
                      <w:sz w:val="18"/>
                      <w:szCs w:val="18"/>
                    </w:rPr>
                  </w:pPr>
                  <w:r>
                    <w:rPr>
                      <w:rFonts w:cs="Arial"/>
                      <w:sz w:val="18"/>
                      <w:szCs w:val="18"/>
                    </w:rPr>
                    <w:t>Real-time, zoom</w:t>
                  </w:r>
                </w:p>
              </w:tc>
            </w:tr>
          </w:tbl>
          <w:p w14:paraId="03E81A0A"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The system is saving test run data while the test is running.</w:t>
            </w:r>
          </w:p>
          <w:p w14:paraId="7A3BB6CA"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3. The user might zoom in/out the real time charts.</w:t>
            </w:r>
          </w:p>
          <w:p w14:paraId="5FE05652"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4. Then when the test suite finish running. The user might select the export button to save the report as pdf files.</w:t>
            </w:r>
          </w:p>
          <w:p w14:paraId="3C5C7A35"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5. The system saves the test run data.</w:t>
            </w:r>
          </w:p>
        </w:tc>
      </w:tr>
      <w:tr w:rsidR="00090374" w14:paraId="2DBBBB2C" w14:textId="77777777" w:rsidTr="00090374">
        <w:tc>
          <w:tcPr>
            <w:cnfStyle w:val="001000000000" w:firstRow="0" w:lastRow="0" w:firstColumn="1" w:lastColumn="0" w:oddVBand="0" w:evenVBand="0" w:oddHBand="0" w:evenHBand="0" w:firstRowFirstColumn="0" w:firstRowLastColumn="0" w:lastRowFirstColumn="0" w:lastRowLastColumn="0"/>
            <w:tcW w:w="2546" w:type="dxa"/>
          </w:tcPr>
          <w:p w14:paraId="34C7BD6C" w14:textId="77777777" w:rsidR="00090374" w:rsidRDefault="00090374" w:rsidP="00090374">
            <w:r>
              <w:t>Alternative Scenarios</w:t>
            </w:r>
          </w:p>
        </w:tc>
        <w:tc>
          <w:tcPr>
            <w:tcW w:w="6241" w:type="dxa"/>
          </w:tcPr>
          <w:p w14:paraId="6DBAAE40" w14:textId="77777777" w:rsidR="00090374" w:rsidRDefault="00090374" w:rsidP="00090374">
            <w:pPr>
              <w:cnfStyle w:val="000000000000" w:firstRow="0" w:lastRow="0" w:firstColumn="0" w:lastColumn="0" w:oddVBand="0" w:evenVBand="0" w:oddHBand="0" w:evenHBand="0" w:firstRowFirstColumn="0" w:firstRowLastColumn="0" w:lastRowFirstColumn="0" w:lastRowLastColumn="0"/>
            </w:pPr>
            <w:r>
              <w:t>None</w:t>
            </w:r>
          </w:p>
        </w:tc>
      </w:tr>
      <w:tr w:rsidR="00090374" w14:paraId="0380D749" w14:textId="77777777" w:rsidTr="00090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6084C72" w14:textId="77777777" w:rsidR="00090374" w:rsidRDefault="00090374" w:rsidP="00090374">
            <w:r>
              <w:t>Success End Condition</w:t>
            </w:r>
          </w:p>
        </w:tc>
        <w:tc>
          <w:tcPr>
            <w:tcW w:w="6241" w:type="dxa"/>
          </w:tcPr>
          <w:p w14:paraId="57697380"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 Test report data is saved</w:t>
            </w:r>
          </w:p>
        </w:tc>
      </w:tr>
      <w:tr w:rsidR="00090374" w14:paraId="5FFB75CB" w14:textId="77777777" w:rsidTr="00090374">
        <w:tc>
          <w:tcPr>
            <w:cnfStyle w:val="001000000000" w:firstRow="0" w:lastRow="0" w:firstColumn="1" w:lastColumn="0" w:oddVBand="0" w:evenVBand="0" w:oddHBand="0" w:evenHBand="0" w:firstRowFirstColumn="0" w:firstRowLastColumn="0" w:lastRowFirstColumn="0" w:lastRowLastColumn="0"/>
            <w:tcW w:w="2546" w:type="dxa"/>
          </w:tcPr>
          <w:p w14:paraId="00CFC093" w14:textId="77777777" w:rsidR="00090374" w:rsidRDefault="00090374" w:rsidP="00090374">
            <w:r>
              <w:t>Failed End Condition</w:t>
            </w:r>
          </w:p>
        </w:tc>
        <w:tc>
          <w:tcPr>
            <w:tcW w:w="6241" w:type="dxa"/>
          </w:tcPr>
          <w:p w14:paraId="3D1B6B98" w14:textId="77777777" w:rsidR="00090374" w:rsidRDefault="00090374" w:rsidP="00090374">
            <w:pPr>
              <w:cnfStyle w:val="000000000000" w:firstRow="0" w:lastRow="0" w:firstColumn="0" w:lastColumn="0" w:oddVBand="0" w:evenVBand="0" w:oddHBand="0" w:evenHBand="0" w:firstRowFirstColumn="0" w:firstRowLastColumn="0" w:lastRowFirstColumn="0" w:lastRowLastColumn="0"/>
            </w:pPr>
            <w:r>
              <w:t>The system displays an error message</w:t>
            </w:r>
          </w:p>
        </w:tc>
      </w:tr>
      <w:tr w:rsidR="00090374" w14:paraId="0B16916B" w14:textId="77777777" w:rsidTr="00090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CE2CE4D" w14:textId="77777777" w:rsidR="00090374" w:rsidRDefault="00090374" w:rsidP="00090374">
            <w:r>
              <w:t>Special Requirements</w:t>
            </w:r>
          </w:p>
        </w:tc>
        <w:tc>
          <w:tcPr>
            <w:tcW w:w="6241" w:type="dxa"/>
          </w:tcPr>
          <w:p w14:paraId="34114CD8"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 The System’s interface must be user-friendly.</w:t>
            </w:r>
          </w:p>
          <w:p w14:paraId="16BDD163" w14:textId="77777777" w:rsidR="00090374" w:rsidRDefault="00090374" w:rsidP="00090374">
            <w:pPr>
              <w:cnfStyle w:val="000000100000" w:firstRow="0" w:lastRow="0" w:firstColumn="0" w:lastColumn="0" w:oddVBand="0" w:evenVBand="0" w:oddHBand="1" w:evenHBand="0" w:firstRowFirstColumn="0" w:firstRowLastColumn="0" w:lastRowFirstColumn="0" w:lastRowLastColumn="0"/>
            </w:pPr>
            <w:r>
              <w:t>+ The respond time must be under 5 seconds.</w:t>
            </w:r>
          </w:p>
        </w:tc>
      </w:tr>
    </w:tbl>
    <w:p w14:paraId="5A191BA6" w14:textId="0E2A39D3" w:rsidR="00090374" w:rsidRDefault="00090374" w:rsidP="005C4D53"/>
    <w:p w14:paraId="4BE43DF8" w14:textId="77777777" w:rsidR="00090374" w:rsidRDefault="00090374" w:rsidP="005C4D53"/>
    <w:p w14:paraId="5CAC870E" w14:textId="4529700B" w:rsidR="00090374" w:rsidRDefault="00090374" w:rsidP="005C4D53"/>
    <w:tbl>
      <w:tblPr>
        <w:tblStyle w:val="GridTable4-Accent1"/>
        <w:tblpPr w:leftFromText="180" w:rightFromText="180" w:vertAnchor="page" w:horzAnchor="margin" w:tblpY="1846"/>
        <w:tblW w:w="0" w:type="auto"/>
        <w:tblLook w:val="04A0" w:firstRow="1" w:lastRow="0" w:firstColumn="1" w:lastColumn="0" w:noHBand="0" w:noVBand="1"/>
      </w:tblPr>
      <w:tblGrid>
        <w:gridCol w:w="2425"/>
        <w:gridCol w:w="6362"/>
      </w:tblGrid>
      <w:tr w:rsidR="001110C5" w14:paraId="3D3066DF" w14:textId="77777777" w:rsidTr="0015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C478B05" w14:textId="749C657C" w:rsidR="001110C5" w:rsidRDefault="00FA4A1D" w:rsidP="001110C5">
            <w:r>
              <w:t>RE3-6</w:t>
            </w:r>
          </w:p>
        </w:tc>
        <w:tc>
          <w:tcPr>
            <w:tcW w:w="6362" w:type="dxa"/>
          </w:tcPr>
          <w:p w14:paraId="4FAD0F4A" w14:textId="77777777" w:rsidR="001110C5" w:rsidRDefault="001110C5" w:rsidP="001110C5">
            <w:pPr>
              <w:cnfStyle w:val="100000000000" w:firstRow="1" w:lastRow="0" w:firstColumn="0" w:lastColumn="0" w:oddVBand="0" w:evenVBand="0" w:oddHBand="0" w:evenHBand="0" w:firstRowFirstColumn="0" w:firstRowLastColumn="0" w:lastRowFirstColumn="0" w:lastRowLastColumn="0"/>
            </w:pPr>
            <w:r>
              <w:t>Delete a test suite</w:t>
            </w:r>
          </w:p>
        </w:tc>
      </w:tr>
      <w:tr w:rsidR="001110C5" w14:paraId="4EF87D3B"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4E73C73" w14:textId="77777777" w:rsidR="001110C5" w:rsidRDefault="001110C5" w:rsidP="001110C5">
            <w:r>
              <w:t>Description</w:t>
            </w:r>
          </w:p>
        </w:tc>
        <w:tc>
          <w:tcPr>
            <w:tcW w:w="6362" w:type="dxa"/>
          </w:tcPr>
          <w:p w14:paraId="3606CD89"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The user removes an existing test suite.</w:t>
            </w:r>
          </w:p>
          <w:p w14:paraId="3E07DEBB"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Note that: only users with the admin role can remove test suites.</w:t>
            </w:r>
          </w:p>
        </w:tc>
      </w:tr>
      <w:tr w:rsidR="001110C5" w14:paraId="1BC0D15B" w14:textId="77777777" w:rsidTr="001530B4">
        <w:tc>
          <w:tcPr>
            <w:cnfStyle w:val="001000000000" w:firstRow="0" w:lastRow="0" w:firstColumn="1" w:lastColumn="0" w:oddVBand="0" w:evenVBand="0" w:oddHBand="0" w:evenHBand="0" w:firstRowFirstColumn="0" w:firstRowLastColumn="0" w:lastRowFirstColumn="0" w:lastRowLastColumn="0"/>
            <w:tcW w:w="2425" w:type="dxa"/>
          </w:tcPr>
          <w:p w14:paraId="2DE91D59" w14:textId="77777777" w:rsidR="001110C5" w:rsidRDefault="001110C5" w:rsidP="001110C5">
            <w:r>
              <w:t>Stakeholders</w:t>
            </w:r>
          </w:p>
        </w:tc>
        <w:tc>
          <w:tcPr>
            <w:tcW w:w="6362" w:type="dxa"/>
          </w:tcPr>
          <w:p w14:paraId="63179BCC" w14:textId="77777777" w:rsidR="001110C5" w:rsidRDefault="001110C5" w:rsidP="001110C5">
            <w:pPr>
              <w:cnfStyle w:val="000000000000" w:firstRow="0" w:lastRow="0" w:firstColumn="0" w:lastColumn="0" w:oddVBand="0" w:evenVBand="0" w:oddHBand="0" w:evenHBand="0" w:firstRowFirstColumn="0" w:firstRowLastColumn="0" w:lastRowFirstColumn="0" w:lastRowLastColumn="0"/>
            </w:pPr>
            <w:r>
              <w:t>Admin</w:t>
            </w:r>
          </w:p>
        </w:tc>
      </w:tr>
      <w:tr w:rsidR="001110C5" w14:paraId="476966F9"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F2C4748" w14:textId="77777777" w:rsidR="001110C5" w:rsidRDefault="001110C5" w:rsidP="001110C5">
            <w:r>
              <w:t>Actors</w:t>
            </w:r>
          </w:p>
        </w:tc>
        <w:tc>
          <w:tcPr>
            <w:tcW w:w="6362" w:type="dxa"/>
          </w:tcPr>
          <w:p w14:paraId="70B769F9"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Admin, testers, project manager</w:t>
            </w:r>
          </w:p>
        </w:tc>
      </w:tr>
      <w:tr w:rsidR="001110C5" w14:paraId="6D4C920C" w14:textId="77777777" w:rsidTr="001530B4">
        <w:tc>
          <w:tcPr>
            <w:cnfStyle w:val="001000000000" w:firstRow="0" w:lastRow="0" w:firstColumn="1" w:lastColumn="0" w:oddVBand="0" w:evenVBand="0" w:oddHBand="0" w:evenHBand="0" w:firstRowFirstColumn="0" w:firstRowLastColumn="0" w:lastRowFirstColumn="0" w:lastRowLastColumn="0"/>
            <w:tcW w:w="2425" w:type="dxa"/>
          </w:tcPr>
          <w:p w14:paraId="31A03F7E" w14:textId="77777777" w:rsidR="001110C5" w:rsidRDefault="001110C5" w:rsidP="001110C5">
            <w:r>
              <w:t>Trigger</w:t>
            </w:r>
          </w:p>
        </w:tc>
        <w:tc>
          <w:tcPr>
            <w:tcW w:w="6362" w:type="dxa"/>
          </w:tcPr>
          <w:p w14:paraId="6BB080DD" w14:textId="77777777" w:rsidR="001110C5" w:rsidRDefault="001110C5" w:rsidP="001110C5">
            <w:pPr>
              <w:cnfStyle w:val="000000000000" w:firstRow="0" w:lastRow="0" w:firstColumn="0" w:lastColumn="0" w:oddVBand="0" w:evenVBand="0" w:oddHBand="0" w:evenHBand="0" w:firstRowFirstColumn="0" w:firstRowLastColumn="0" w:lastRowFirstColumn="0" w:lastRowLastColumn="0"/>
            </w:pPr>
            <w:r>
              <w:t>The user want to run a test suite. Usually this happens after the test suite is edited or created.</w:t>
            </w:r>
          </w:p>
        </w:tc>
      </w:tr>
      <w:tr w:rsidR="001110C5" w14:paraId="1B0D1097"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D8BC8A0" w14:textId="77777777" w:rsidR="001110C5" w:rsidRDefault="001110C5" w:rsidP="001110C5">
            <w:r>
              <w:t>Inputs</w:t>
            </w:r>
          </w:p>
        </w:tc>
        <w:tc>
          <w:tcPr>
            <w:tcW w:w="6362" w:type="dxa"/>
          </w:tcPr>
          <w:p w14:paraId="669C7C1D"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None</w:t>
            </w:r>
          </w:p>
          <w:p w14:paraId="1C524425"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p>
        </w:tc>
      </w:tr>
      <w:tr w:rsidR="001110C5" w14:paraId="075053AE" w14:textId="77777777" w:rsidTr="001530B4">
        <w:tc>
          <w:tcPr>
            <w:cnfStyle w:val="001000000000" w:firstRow="0" w:lastRow="0" w:firstColumn="1" w:lastColumn="0" w:oddVBand="0" w:evenVBand="0" w:oddHBand="0" w:evenHBand="0" w:firstRowFirstColumn="0" w:firstRowLastColumn="0" w:lastRowFirstColumn="0" w:lastRowLastColumn="0"/>
            <w:tcW w:w="2425" w:type="dxa"/>
          </w:tcPr>
          <w:p w14:paraId="5F423FD4" w14:textId="77777777" w:rsidR="001110C5" w:rsidRDefault="001110C5" w:rsidP="001110C5">
            <w:r>
              <w:t>Preconditions</w:t>
            </w:r>
          </w:p>
        </w:tc>
        <w:tc>
          <w:tcPr>
            <w:tcW w:w="6362" w:type="dxa"/>
          </w:tcPr>
          <w:p w14:paraId="0B979317" w14:textId="77777777" w:rsidR="001110C5" w:rsidRDefault="001110C5" w:rsidP="001110C5">
            <w:pPr>
              <w:cnfStyle w:val="000000000000" w:firstRow="0" w:lastRow="0" w:firstColumn="0" w:lastColumn="0" w:oddVBand="0" w:evenVBand="0" w:oddHBand="0" w:evenHBand="0" w:firstRowFirstColumn="0" w:firstRowLastColumn="0" w:lastRowFirstColumn="0" w:lastRowLastColumn="0"/>
            </w:pPr>
            <w:r>
              <w:t>The user is logged in.</w:t>
            </w:r>
          </w:p>
          <w:p w14:paraId="50F2A27C" w14:textId="77777777" w:rsidR="001110C5" w:rsidRDefault="001110C5" w:rsidP="001110C5">
            <w:pPr>
              <w:cnfStyle w:val="000000000000" w:firstRow="0" w:lastRow="0" w:firstColumn="0" w:lastColumn="0" w:oddVBand="0" w:evenVBand="0" w:oddHBand="0" w:evenHBand="0" w:firstRowFirstColumn="0" w:firstRowLastColumn="0" w:lastRowFirstColumn="0" w:lastRowLastColumn="0"/>
            </w:pPr>
            <w:r>
              <w:t>The test suite is available.</w:t>
            </w:r>
          </w:p>
        </w:tc>
      </w:tr>
      <w:tr w:rsidR="001110C5" w14:paraId="7F05C5AE"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FA6EB84" w14:textId="77777777" w:rsidR="001110C5" w:rsidRDefault="001110C5" w:rsidP="001110C5">
            <w:r>
              <w:t>Main Success Scenario</w:t>
            </w:r>
          </w:p>
        </w:tc>
        <w:tc>
          <w:tcPr>
            <w:tcW w:w="6362" w:type="dxa"/>
          </w:tcPr>
          <w:p w14:paraId="31A5EE5C"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1. The user browses the project test suites until he/she finds the test suite that shall be removed</w:t>
            </w:r>
          </w:p>
          <w:p w14:paraId="45B61D3B"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2. The user opens the test suite and click the “Delete” button.  Note that this button is only available if the current user is admin.</w:t>
            </w:r>
          </w:p>
          <w:p w14:paraId="768C4A28"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3. The system deletes the test suite. Ideally the test item will not be deleted physically, but only be marked as removed and made invisible to all users.</w:t>
            </w:r>
          </w:p>
        </w:tc>
      </w:tr>
      <w:tr w:rsidR="001110C5" w14:paraId="29C419BA" w14:textId="77777777" w:rsidTr="001530B4">
        <w:tc>
          <w:tcPr>
            <w:cnfStyle w:val="001000000000" w:firstRow="0" w:lastRow="0" w:firstColumn="1" w:lastColumn="0" w:oddVBand="0" w:evenVBand="0" w:oddHBand="0" w:evenHBand="0" w:firstRowFirstColumn="0" w:firstRowLastColumn="0" w:lastRowFirstColumn="0" w:lastRowLastColumn="0"/>
            <w:tcW w:w="2425" w:type="dxa"/>
          </w:tcPr>
          <w:p w14:paraId="1B7DACCF" w14:textId="77777777" w:rsidR="001110C5" w:rsidRDefault="001110C5" w:rsidP="001110C5">
            <w:r>
              <w:t>Alternative Scenarios</w:t>
            </w:r>
          </w:p>
        </w:tc>
        <w:tc>
          <w:tcPr>
            <w:tcW w:w="6362" w:type="dxa"/>
          </w:tcPr>
          <w:p w14:paraId="3F5B39C5" w14:textId="77777777" w:rsidR="001110C5" w:rsidRDefault="001110C5" w:rsidP="001110C5">
            <w:pPr>
              <w:cnfStyle w:val="000000000000" w:firstRow="0" w:lastRow="0" w:firstColumn="0" w:lastColumn="0" w:oddVBand="0" w:evenVBand="0" w:oddHBand="0" w:evenHBand="0" w:firstRowFirstColumn="0" w:firstRowLastColumn="0" w:lastRowFirstColumn="0" w:lastRowLastColumn="0"/>
            </w:pPr>
            <w:r>
              <w:t>None</w:t>
            </w:r>
          </w:p>
        </w:tc>
      </w:tr>
      <w:tr w:rsidR="001110C5" w14:paraId="753A8ACD"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31BC245" w14:textId="77777777" w:rsidR="001110C5" w:rsidRDefault="001110C5" w:rsidP="001110C5">
            <w:r>
              <w:t>Success End Condition</w:t>
            </w:r>
          </w:p>
        </w:tc>
        <w:tc>
          <w:tcPr>
            <w:tcW w:w="6362" w:type="dxa"/>
          </w:tcPr>
          <w:p w14:paraId="3AF8B8C5"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 Test suite has been (logically) deleted</w:t>
            </w:r>
          </w:p>
          <w:p w14:paraId="72D52006"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 The test suite is no longer visible</w:t>
            </w:r>
          </w:p>
        </w:tc>
      </w:tr>
      <w:tr w:rsidR="001110C5" w14:paraId="0A5E1FC7" w14:textId="77777777" w:rsidTr="001530B4">
        <w:tc>
          <w:tcPr>
            <w:cnfStyle w:val="001000000000" w:firstRow="0" w:lastRow="0" w:firstColumn="1" w:lastColumn="0" w:oddVBand="0" w:evenVBand="0" w:oddHBand="0" w:evenHBand="0" w:firstRowFirstColumn="0" w:firstRowLastColumn="0" w:lastRowFirstColumn="0" w:lastRowLastColumn="0"/>
            <w:tcW w:w="2425" w:type="dxa"/>
          </w:tcPr>
          <w:p w14:paraId="61EBC7CB" w14:textId="77777777" w:rsidR="001110C5" w:rsidRDefault="001110C5" w:rsidP="001110C5">
            <w:r>
              <w:t>Failed End Condition</w:t>
            </w:r>
          </w:p>
        </w:tc>
        <w:tc>
          <w:tcPr>
            <w:tcW w:w="6362" w:type="dxa"/>
          </w:tcPr>
          <w:p w14:paraId="2D5C9130" w14:textId="77777777" w:rsidR="001110C5" w:rsidRDefault="001110C5" w:rsidP="001110C5">
            <w:pPr>
              <w:cnfStyle w:val="000000000000" w:firstRow="0" w:lastRow="0" w:firstColumn="0" w:lastColumn="0" w:oddVBand="0" w:evenVBand="0" w:oddHBand="0" w:evenHBand="0" w:firstRowFirstColumn="0" w:firstRowLastColumn="0" w:lastRowFirstColumn="0" w:lastRowLastColumn="0"/>
            </w:pPr>
            <w:r>
              <w:t>The system displays an error message</w:t>
            </w:r>
          </w:p>
          <w:p w14:paraId="533A9B21" w14:textId="77777777" w:rsidR="001110C5" w:rsidRDefault="001110C5" w:rsidP="001110C5">
            <w:pPr>
              <w:cnfStyle w:val="000000000000" w:firstRow="0" w:lastRow="0" w:firstColumn="0" w:lastColumn="0" w:oddVBand="0" w:evenVBand="0" w:oddHBand="0" w:evenHBand="0" w:firstRowFirstColumn="0" w:firstRowLastColumn="0" w:lastRowFirstColumn="0" w:lastRowLastColumn="0"/>
            </w:pPr>
            <w:r>
              <w:t>The test suite has not been deleted and still visible</w:t>
            </w:r>
          </w:p>
        </w:tc>
      </w:tr>
      <w:tr w:rsidR="001110C5" w14:paraId="4CA3BB2B"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7F5C027" w14:textId="77777777" w:rsidR="001110C5" w:rsidRDefault="001110C5" w:rsidP="001110C5">
            <w:r>
              <w:t>Special Requirements</w:t>
            </w:r>
          </w:p>
        </w:tc>
        <w:tc>
          <w:tcPr>
            <w:tcW w:w="6362" w:type="dxa"/>
          </w:tcPr>
          <w:p w14:paraId="09D96E1D"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 The System’s interface must be user-friendly.</w:t>
            </w:r>
          </w:p>
          <w:p w14:paraId="75620F1F"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 The System must confirm the user on the delete action.</w:t>
            </w:r>
          </w:p>
          <w:p w14:paraId="4DEB0821" w14:textId="77777777" w:rsidR="001110C5" w:rsidRDefault="001110C5" w:rsidP="001110C5">
            <w:pPr>
              <w:cnfStyle w:val="000000100000" w:firstRow="0" w:lastRow="0" w:firstColumn="0" w:lastColumn="0" w:oddVBand="0" w:evenVBand="0" w:oddHBand="1" w:evenHBand="0" w:firstRowFirstColumn="0" w:firstRowLastColumn="0" w:lastRowFirstColumn="0" w:lastRowLastColumn="0"/>
            </w:pPr>
            <w:r>
              <w:t>+ The respond time must be under 5 seconds.</w:t>
            </w:r>
          </w:p>
        </w:tc>
      </w:tr>
    </w:tbl>
    <w:p w14:paraId="2BFCB1B7" w14:textId="77777777" w:rsidR="00090374" w:rsidRDefault="00090374" w:rsidP="005C4D53"/>
    <w:tbl>
      <w:tblPr>
        <w:tblStyle w:val="GridTable4-Accent1"/>
        <w:tblpPr w:leftFromText="180" w:rightFromText="180" w:vertAnchor="page" w:horzAnchor="margin" w:tblpY="1966"/>
        <w:tblW w:w="0" w:type="auto"/>
        <w:tblLook w:val="04A0" w:firstRow="1" w:lastRow="0" w:firstColumn="1" w:lastColumn="0" w:noHBand="0" w:noVBand="1"/>
      </w:tblPr>
      <w:tblGrid>
        <w:gridCol w:w="2546"/>
        <w:gridCol w:w="6241"/>
      </w:tblGrid>
      <w:tr w:rsidR="00247098" w14:paraId="372B698E" w14:textId="77777777" w:rsidTr="0067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7D4982C" w14:textId="589C2FAD" w:rsidR="00247098" w:rsidRDefault="00247098" w:rsidP="0067292D">
            <w:r>
              <w:t>RE3-7</w:t>
            </w:r>
          </w:p>
        </w:tc>
        <w:tc>
          <w:tcPr>
            <w:tcW w:w="6241" w:type="dxa"/>
          </w:tcPr>
          <w:p w14:paraId="61DEB0A4" w14:textId="27C15E86" w:rsidR="00247098" w:rsidRDefault="00247098" w:rsidP="0067292D">
            <w:pPr>
              <w:cnfStyle w:val="100000000000" w:firstRow="1" w:lastRow="0" w:firstColumn="0" w:lastColumn="0" w:oddVBand="0" w:evenVBand="0" w:oddHBand="0" w:evenHBand="0" w:firstRowFirstColumn="0" w:firstRowLastColumn="0" w:lastRowFirstColumn="0" w:lastRowLastColumn="0"/>
            </w:pPr>
            <w:r>
              <w:t>Run a test suite in distributed mode</w:t>
            </w:r>
            <w:r w:rsidR="0067292D">
              <w:t xml:space="preserve"> (Alternative of RE3-5)</w:t>
            </w:r>
          </w:p>
        </w:tc>
      </w:tr>
      <w:tr w:rsidR="00247098" w14:paraId="647D6789"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77D4E98" w14:textId="77777777" w:rsidR="00247098" w:rsidRDefault="00247098" w:rsidP="0067292D">
            <w:r>
              <w:t>Description</w:t>
            </w:r>
          </w:p>
        </w:tc>
        <w:tc>
          <w:tcPr>
            <w:tcW w:w="6241" w:type="dxa"/>
          </w:tcPr>
          <w:p w14:paraId="3D3CE72C" w14:textId="462C15EA" w:rsidR="00247098" w:rsidRDefault="00247098" w:rsidP="0067292D">
            <w:pPr>
              <w:cnfStyle w:val="000000100000" w:firstRow="0" w:lastRow="0" w:firstColumn="0" w:lastColumn="0" w:oddVBand="0" w:evenVBand="0" w:oddHBand="1" w:evenHBand="0" w:firstRowFirstColumn="0" w:firstRowLastColumn="0" w:lastRowFirstColumn="0" w:lastRowLastColumn="0"/>
            </w:pPr>
            <w:r>
              <w:t>The user runs the test suite basic</w:t>
            </w:r>
            <w:r w:rsidR="0067292D">
              <w:t xml:space="preserve"> with agents.</w:t>
            </w:r>
          </w:p>
        </w:tc>
      </w:tr>
      <w:tr w:rsidR="00247098" w14:paraId="7AAEB0B7" w14:textId="77777777" w:rsidTr="0067292D">
        <w:tc>
          <w:tcPr>
            <w:cnfStyle w:val="001000000000" w:firstRow="0" w:lastRow="0" w:firstColumn="1" w:lastColumn="0" w:oddVBand="0" w:evenVBand="0" w:oddHBand="0" w:evenHBand="0" w:firstRowFirstColumn="0" w:firstRowLastColumn="0" w:lastRowFirstColumn="0" w:lastRowLastColumn="0"/>
            <w:tcW w:w="2546" w:type="dxa"/>
          </w:tcPr>
          <w:p w14:paraId="39F9E9D5" w14:textId="77777777" w:rsidR="00247098" w:rsidRDefault="00247098" w:rsidP="0067292D">
            <w:r>
              <w:t>Stakeholders</w:t>
            </w:r>
          </w:p>
        </w:tc>
        <w:tc>
          <w:tcPr>
            <w:tcW w:w="6241" w:type="dxa"/>
          </w:tcPr>
          <w:p w14:paraId="438C5BE8" w14:textId="77777777" w:rsidR="00247098" w:rsidRDefault="00247098" w:rsidP="0067292D">
            <w:pPr>
              <w:cnfStyle w:val="000000000000" w:firstRow="0" w:lastRow="0" w:firstColumn="0" w:lastColumn="0" w:oddVBand="0" w:evenVBand="0" w:oddHBand="0" w:evenHBand="0" w:firstRowFirstColumn="0" w:firstRowLastColumn="0" w:lastRowFirstColumn="0" w:lastRowLastColumn="0"/>
            </w:pPr>
            <w:r>
              <w:t>Testers</w:t>
            </w:r>
          </w:p>
        </w:tc>
      </w:tr>
      <w:tr w:rsidR="00247098" w14:paraId="75B89EAD"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BE49BB" w14:textId="77777777" w:rsidR="00247098" w:rsidRDefault="00247098" w:rsidP="0067292D">
            <w:r>
              <w:t>Actors</w:t>
            </w:r>
          </w:p>
        </w:tc>
        <w:tc>
          <w:tcPr>
            <w:tcW w:w="6241" w:type="dxa"/>
          </w:tcPr>
          <w:p w14:paraId="111F381E"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User</w:t>
            </w:r>
          </w:p>
        </w:tc>
      </w:tr>
      <w:tr w:rsidR="00247098" w14:paraId="59CEB64B" w14:textId="77777777" w:rsidTr="0067292D">
        <w:tc>
          <w:tcPr>
            <w:cnfStyle w:val="001000000000" w:firstRow="0" w:lastRow="0" w:firstColumn="1" w:lastColumn="0" w:oddVBand="0" w:evenVBand="0" w:oddHBand="0" w:evenHBand="0" w:firstRowFirstColumn="0" w:firstRowLastColumn="0" w:lastRowFirstColumn="0" w:lastRowLastColumn="0"/>
            <w:tcW w:w="2546" w:type="dxa"/>
          </w:tcPr>
          <w:p w14:paraId="46AC5380" w14:textId="77777777" w:rsidR="00247098" w:rsidRDefault="00247098" w:rsidP="0067292D">
            <w:r>
              <w:t>Trigger</w:t>
            </w:r>
          </w:p>
        </w:tc>
        <w:tc>
          <w:tcPr>
            <w:tcW w:w="6241" w:type="dxa"/>
          </w:tcPr>
          <w:p w14:paraId="5C0C2AB1" w14:textId="2BBB8933" w:rsidR="00247098" w:rsidRDefault="00247098" w:rsidP="0067292D">
            <w:pPr>
              <w:cnfStyle w:val="000000000000" w:firstRow="0" w:lastRow="0" w:firstColumn="0" w:lastColumn="0" w:oddVBand="0" w:evenVBand="0" w:oddHBand="0" w:evenHBand="0" w:firstRowFirstColumn="0" w:firstRowLastColumn="0" w:lastRowFirstColumn="0" w:lastRowLastColumn="0"/>
            </w:pPr>
            <w:r>
              <w:t>The user want to run a test suite in distributed mode. Usually this happens after the test suite is edited or created.</w:t>
            </w:r>
          </w:p>
        </w:tc>
      </w:tr>
      <w:tr w:rsidR="00247098" w14:paraId="42C5786C"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A344DF6" w14:textId="77777777" w:rsidR="00247098" w:rsidRDefault="00247098" w:rsidP="0067292D">
            <w:r>
              <w:t>Inputs</w:t>
            </w:r>
          </w:p>
        </w:tc>
        <w:tc>
          <w:tcPr>
            <w:tcW w:w="6241" w:type="dxa"/>
          </w:tcPr>
          <w:p w14:paraId="739FB3BA"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None</w:t>
            </w:r>
          </w:p>
          <w:p w14:paraId="50BECCD9"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p>
        </w:tc>
      </w:tr>
      <w:tr w:rsidR="00247098" w14:paraId="1C8F6C0D" w14:textId="77777777" w:rsidTr="0067292D">
        <w:tc>
          <w:tcPr>
            <w:cnfStyle w:val="001000000000" w:firstRow="0" w:lastRow="0" w:firstColumn="1" w:lastColumn="0" w:oddVBand="0" w:evenVBand="0" w:oddHBand="0" w:evenHBand="0" w:firstRowFirstColumn="0" w:firstRowLastColumn="0" w:lastRowFirstColumn="0" w:lastRowLastColumn="0"/>
            <w:tcW w:w="2546" w:type="dxa"/>
          </w:tcPr>
          <w:p w14:paraId="2CA9AE0A" w14:textId="77777777" w:rsidR="00247098" w:rsidRDefault="00247098" w:rsidP="0067292D">
            <w:r>
              <w:t>Preconditions</w:t>
            </w:r>
          </w:p>
        </w:tc>
        <w:tc>
          <w:tcPr>
            <w:tcW w:w="6241" w:type="dxa"/>
          </w:tcPr>
          <w:p w14:paraId="04867134" w14:textId="77777777" w:rsidR="00247098" w:rsidRDefault="00247098" w:rsidP="0067292D">
            <w:pPr>
              <w:cnfStyle w:val="000000000000" w:firstRow="0" w:lastRow="0" w:firstColumn="0" w:lastColumn="0" w:oddVBand="0" w:evenVBand="0" w:oddHBand="0" w:evenHBand="0" w:firstRowFirstColumn="0" w:firstRowLastColumn="0" w:lastRowFirstColumn="0" w:lastRowLastColumn="0"/>
            </w:pPr>
            <w:r>
              <w:t>The user is logged in.</w:t>
            </w:r>
          </w:p>
          <w:p w14:paraId="7E51B92B" w14:textId="77777777" w:rsidR="00247098" w:rsidRDefault="00247098" w:rsidP="0067292D">
            <w:pPr>
              <w:cnfStyle w:val="000000000000" w:firstRow="0" w:lastRow="0" w:firstColumn="0" w:lastColumn="0" w:oddVBand="0" w:evenVBand="0" w:oddHBand="0" w:evenHBand="0" w:firstRowFirstColumn="0" w:firstRowLastColumn="0" w:lastRowFirstColumn="0" w:lastRowLastColumn="0"/>
            </w:pPr>
            <w:r>
              <w:t>The user belongs to the project which the test belongs.</w:t>
            </w:r>
          </w:p>
          <w:p w14:paraId="5D4EEF28" w14:textId="77777777" w:rsidR="00F2782E" w:rsidRDefault="00F2782E" w:rsidP="0067292D">
            <w:pPr>
              <w:cnfStyle w:val="000000000000" w:firstRow="0" w:lastRow="0" w:firstColumn="0" w:lastColumn="0" w:oddVBand="0" w:evenVBand="0" w:oddHBand="0" w:evenHBand="0" w:firstRowFirstColumn="0" w:firstRowLastColumn="0" w:lastRowFirstColumn="0" w:lastRowLastColumn="0"/>
            </w:pPr>
            <w:r>
              <w:t>The user tick distributed mode in test details.</w:t>
            </w:r>
          </w:p>
          <w:p w14:paraId="34B19AE1" w14:textId="0231E2AD" w:rsidR="00F2782E" w:rsidRDefault="0067292D" w:rsidP="0067292D">
            <w:pPr>
              <w:cnfStyle w:val="000000000000" w:firstRow="0" w:lastRow="0" w:firstColumn="0" w:lastColumn="0" w:oddVBand="0" w:evenVBand="0" w:oddHBand="0" w:evenHBand="0" w:firstRowFirstColumn="0" w:firstRowLastColumn="0" w:lastRowFirstColumn="0" w:lastRowLastColumn="0"/>
            </w:pPr>
            <w:r>
              <w:t>The user choose  the agent(s)</w:t>
            </w:r>
            <w:r w:rsidR="00F2782E">
              <w:t xml:space="preserve"> to run or by default agent.</w:t>
            </w:r>
          </w:p>
        </w:tc>
      </w:tr>
      <w:tr w:rsidR="00247098" w14:paraId="21820CF9"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530FF0C" w14:textId="77777777" w:rsidR="00247098" w:rsidRDefault="00247098" w:rsidP="0067292D">
            <w:r>
              <w:t>Main Success Scenario</w:t>
            </w:r>
          </w:p>
        </w:tc>
        <w:tc>
          <w:tcPr>
            <w:tcW w:w="6241" w:type="dxa"/>
          </w:tcPr>
          <w:p w14:paraId="03B53E6A"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1. The user clicks the run button on the test suite detail page.</w:t>
            </w:r>
          </w:p>
          <w:p w14:paraId="5B280DD2"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2. The system redirects to the real time report page showing test suite data and real time response charts. The charts includes</w:t>
            </w:r>
          </w:p>
          <w:tbl>
            <w:tblPr>
              <w:tblW w:w="60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2406"/>
              <w:gridCol w:w="1937"/>
              <w:gridCol w:w="1672"/>
            </w:tblGrid>
            <w:tr w:rsidR="00247098" w:rsidRPr="008F69CB" w14:paraId="68168AB1" w14:textId="77777777" w:rsidTr="0067292D">
              <w:trPr>
                <w:trHeight w:val="308"/>
              </w:trPr>
              <w:tc>
                <w:tcPr>
                  <w:tcW w:w="2406" w:type="dxa"/>
                  <w:shd w:val="pct12" w:color="auto" w:fill="FFFFFF"/>
                </w:tcPr>
                <w:p w14:paraId="2AA71CAA" w14:textId="77777777" w:rsidR="00247098" w:rsidRPr="008F69CB" w:rsidRDefault="00247098" w:rsidP="00A41349">
                  <w:pPr>
                    <w:framePr w:hSpace="180" w:wrap="around" w:vAnchor="page" w:hAnchor="margin" w:y="1966"/>
                    <w:jc w:val="both"/>
                    <w:rPr>
                      <w:rFonts w:cs="Arial"/>
                      <w:b/>
                      <w:sz w:val="18"/>
                      <w:szCs w:val="18"/>
                    </w:rPr>
                  </w:pPr>
                  <w:r w:rsidRPr="008F69CB">
                    <w:rPr>
                      <w:rFonts w:cs="Arial"/>
                      <w:b/>
                      <w:sz w:val="18"/>
                      <w:szCs w:val="18"/>
                    </w:rPr>
                    <w:t>Name</w:t>
                  </w:r>
                </w:p>
              </w:tc>
              <w:tc>
                <w:tcPr>
                  <w:tcW w:w="1937" w:type="dxa"/>
                  <w:shd w:val="pct12" w:color="auto" w:fill="FFFFFF"/>
                </w:tcPr>
                <w:p w14:paraId="68036465" w14:textId="77777777" w:rsidR="00247098" w:rsidRPr="008F69CB" w:rsidRDefault="00247098" w:rsidP="00A41349">
                  <w:pPr>
                    <w:framePr w:hSpace="180" w:wrap="around" w:vAnchor="page" w:hAnchor="margin" w:y="1966"/>
                    <w:jc w:val="both"/>
                    <w:rPr>
                      <w:rFonts w:cs="Arial"/>
                      <w:b/>
                      <w:sz w:val="18"/>
                      <w:szCs w:val="18"/>
                    </w:rPr>
                  </w:pPr>
                  <w:r w:rsidRPr="008F69CB">
                    <w:rPr>
                      <w:rFonts w:cs="Arial"/>
                      <w:b/>
                      <w:sz w:val="18"/>
                      <w:szCs w:val="18"/>
                    </w:rPr>
                    <w:t>Type</w:t>
                  </w:r>
                </w:p>
              </w:tc>
              <w:tc>
                <w:tcPr>
                  <w:tcW w:w="1672" w:type="dxa"/>
                  <w:shd w:val="pct12" w:color="auto" w:fill="FFFFFF"/>
                </w:tcPr>
                <w:p w14:paraId="652F7132" w14:textId="77777777" w:rsidR="00247098" w:rsidRPr="008F69CB" w:rsidRDefault="00247098" w:rsidP="00A41349">
                  <w:pPr>
                    <w:framePr w:hSpace="180" w:wrap="around" w:vAnchor="page" w:hAnchor="margin" w:y="1966"/>
                    <w:jc w:val="both"/>
                    <w:rPr>
                      <w:rFonts w:cs="Arial"/>
                      <w:b/>
                      <w:sz w:val="18"/>
                      <w:szCs w:val="18"/>
                    </w:rPr>
                  </w:pPr>
                  <w:r w:rsidRPr="008F69CB">
                    <w:rPr>
                      <w:rFonts w:cs="Arial"/>
                      <w:b/>
                      <w:sz w:val="18"/>
                      <w:szCs w:val="18"/>
                    </w:rPr>
                    <w:t>Remarks</w:t>
                  </w:r>
                </w:p>
              </w:tc>
            </w:tr>
            <w:tr w:rsidR="00247098" w:rsidRPr="008F69CB" w14:paraId="5BE7561E" w14:textId="77777777" w:rsidTr="0067292D">
              <w:trPr>
                <w:trHeight w:val="358"/>
              </w:trPr>
              <w:tc>
                <w:tcPr>
                  <w:tcW w:w="2406" w:type="dxa"/>
                </w:tcPr>
                <w:p w14:paraId="43D387FC" w14:textId="77777777" w:rsidR="00247098" w:rsidRPr="008F69CB" w:rsidRDefault="00247098" w:rsidP="00A41349">
                  <w:pPr>
                    <w:framePr w:hSpace="180" w:wrap="around" w:vAnchor="page" w:hAnchor="margin" w:y="1966"/>
                    <w:jc w:val="both"/>
                    <w:rPr>
                      <w:rFonts w:cs="Arial"/>
                      <w:sz w:val="18"/>
                      <w:szCs w:val="18"/>
                    </w:rPr>
                  </w:pPr>
                  <w:r w:rsidRPr="008F69CB">
                    <w:t>Hits per second</w:t>
                  </w:r>
                </w:p>
              </w:tc>
              <w:tc>
                <w:tcPr>
                  <w:tcW w:w="1937" w:type="dxa"/>
                </w:tcPr>
                <w:p w14:paraId="2514A6AA" w14:textId="77777777" w:rsidR="00247098" w:rsidRPr="008F69CB" w:rsidRDefault="00247098" w:rsidP="00A41349">
                  <w:pPr>
                    <w:framePr w:hSpace="180" w:wrap="around" w:vAnchor="page" w:hAnchor="margin" w:y="1966"/>
                    <w:ind w:left="720" w:hanging="720"/>
                    <w:jc w:val="both"/>
                    <w:rPr>
                      <w:rFonts w:cs="Arial"/>
                      <w:sz w:val="18"/>
                      <w:szCs w:val="18"/>
                    </w:rPr>
                  </w:pPr>
                  <w:r w:rsidRPr="008F69CB">
                    <w:rPr>
                      <w:rFonts w:cs="Arial"/>
                      <w:sz w:val="18"/>
                      <w:szCs w:val="18"/>
                    </w:rPr>
                    <w:t>Line chart</w:t>
                  </w:r>
                </w:p>
              </w:tc>
              <w:tc>
                <w:tcPr>
                  <w:tcW w:w="1672" w:type="dxa"/>
                </w:tcPr>
                <w:p w14:paraId="244A929D" w14:textId="77777777" w:rsidR="00247098" w:rsidRPr="008F69CB" w:rsidRDefault="00247098" w:rsidP="00A41349">
                  <w:pPr>
                    <w:framePr w:hSpace="180" w:wrap="around" w:vAnchor="page" w:hAnchor="margin" w:y="1966"/>
                    <w:jc w:val="both"/>
                    <w:rPr>
                      <w:rFonts w:cs="Arial"/>
                      <w:sz w:val="18"/>
                      <w:szCs w:val="18"/>
                    </w:rPr>
                  </w:pPr>
                  <w:r w:rsidRPr="008F69CB">
                    <w:rPr>
                      <w:rFonts w:cs="Arial"/>
                      <w:sz w:val="18"/>
                      <w:szCs w:val="18"/>
                    </w:rPr>
                    <w:t>Real- time, zoom</w:t>
                  </w:r>
                </w:p>
              </w:tc>
            </w:tr>
            <w:tr w:rsidR="00247098" w:rsidRPr="008F69CB" w14:paraId="6439A65C" w14:textId="77777777" w:rsidTr="0067292D">
              <w:trPr>
                <w:trHeight w:val="358"/>
              </w:trPr>
              <w:tc>
                <w:tcPr>
                  <w:tcW w:w="2406" w:type="dxa"/>
                </w:tcPr>
                <w:p w14:paraId="54DFA8DF" w14:textId="77777777" w:rsidR="00247098" w:rsidRPr="008F69CB" w:rsidRDefault="00247098" w:rsidP="00A41349">
                  <w:pPr>
                    <w:framePr w:hSpace="180" w:wrap="around" w:vAnchor="page" w:hAnchor="margin" w:y="1966"/>
                    <w:jc w:val="both"/>
                    <w:rPr>
                      <w:rFonts w:cs="Arial"/>
                      <w:sz w:val="18"/>
                      <w:szCs w:val="18"/>
                    </w:rPr>
                  </w:pPr>
                  <w:r w:rsidRPr="008F69CB">
                    <w:t>Response over time</w:t>
                  </w:r>
                </w:p>
              </w:tc>
              <w:tc>
                <w:tcPr>
                  <w:tcW w:w="1937" w:type="dxa"/>
                </w:tcPr>
                <w:p w14:paraId="235E430A" w14:textId="77777777" w:rsidR="00247098" w:rsidRPr="008F69CB" w:rsidRDefault="00247098" w:rsidP="00A41349">
                  <w:pPr>
                    <w:framePr w:hSpace="180" w:wrap="around" w:vAnchor="page" w:hAnchor="margin" w:y="1966"/>
                    <w:jc w:val="both"/>
                    <w:rPr>
                      <w:rFonts w:cs="Arial"/>
                      <w:sz w:val="18"/>
                      <w:szCs w:val="18"/>
                    </w:rPr>
                  </w:pPr>
                  <w:r w:rsidRPr="008F69CB">
                    <w:rPr>
                      <w:rFonts w:cs="Arial"/>
                      <w:sz w:val="18"/>
                      <w:szCs w:val="18"/>
                    </w:rPr>
                    <w:t>Line chart</w:t>
                  </w:r>
                </w:p>
              </w:tc>
              <w:tc>
                <w:tcPr>
                  <w:tcW w:w="1672" w:type="dxa"/>
                </w:tcPr>
                <w:p w14:paraId="723E89CE" w14:textId="77777777" w:rsidR="00247098" w:rsidRPr="008F69CB" w:rsidRDefault="00247098" w:rsidP="00A41349">
                  <w:pPr>
                    <w:framePr w:hSpace="180" w:wrap="around" w:vAnchor="page" w:hAnchor="margin" w:y="1966"/>
                    <w:jc w:val="both"/>
                    <w:rPr>
                      <w:rFonts w:cs="Arial"/>
                      <w:sz w:val="18"/>
                      <w:szCs w:val="18"/>
                    </w:rPr>
                  </w:pPr>
                  <w:r w:rsidRPr="008F69CB">
                    <w:rPr>
                      <w:rFonts w:cs="Arial"/>
                      <w:sz w:val="18"/>
                      <w:szCs w:val="18"/>
                    </w:rPr>
                    <w:t>Real- time, zoom</w:t>
                  </w:r>
                </w:p>
              </w:tc>
            </w:tr>
            <w:tr w:rsidR="00247098" w:rsidRPr="008F69CB" w14:paraId="6EB5F5B4" w14:textId="77777777" w:rsidTr="0067292D">
              <w:trPr>
                <w:trHeight w:val="358"/>
              </w:trPr>
              <w:tc>
                <w:tcPr>
                  <w:tcW w:w="2406" w:type="dxa"/>
                </w:tcPr>
                <w:p w14:paraId="12B00173" w14:textId="77777777" w:rsidR="00247098" w:rsidRPr="008F69CB" w:rsidRDefault="00247098" w:rsidP="00A41349">
                  <w:pPr>
                    <w:framePr w:hSpace="180" w:wrap="around" w:vAnchor="page" w:hAnchor="margin" w:y="1966"/>
                    <w:jc w:val="both"/>
                  </w:pPr>
                  <w:r w:rsidRPr="008F69CB">
                    <w:t>Active threads over time</w:t>
                  </w:r>
                </w:p>
              </w:tc>
              <w:tc>
                <w:tcPr>
                  <w:tcW w:w="1937" w:type="dxa"/>
                </w:tcPr>
                <w:p w14:paraId="05344D15" w14:textId="77777777" w:rsidR="00247098" w:rsidRPr="008F69CB" w:rsidRDefault="00247098" w:rsidP="00A41349">
                  <w:pPr>
                    <w:framePr w:hSpace="180" w:wrap="around" w:vAnchor="page" w:hAnchor="margin" w:y="1966"/>
                    <w:jc w:val="both"/>
                    <w:rPr>
                      <w:rFonts w:cs="Arial"/>
                      <w:sz w:val="18"/>
                      <w:szCs w:val="18"/>
                    </w:rPr>
                  </w:pPr>
                  <w:r w:rsidRPr="008F69CB">
                    <w:rPr>
                      <w:rFonts w:cs="Arial"/>
                      <w:sz w:val="18"/>
                      <w:szCs w:val="18"/>
                    </w:rPr>
                    <w:t>Line chart</w:t>
                  </w:r>
                </w:p>
              </w:tc>
              <w:tc>
                <w:tcPr>
                  <w:tcW w:w="1672" w:type="dxa"/>
                </w:tcPr>
                <w:p w14:paraId="427DC9DD" w14:textId="77777777" w:rsidR="00247098" w:rsidRPr="008F69CB" w:rsidRDefault="00247098" w:rsidP="00A41349">
                  <w:pPr>
                    <w:framePr w:hSpace="180" w:wrap="around" w:vAnchor="page" w:hAnchor="margin" w:y="1966"/>
                    <w:jc w:val="both"/>
                  </w:pPr>
                  <w:r w:rsidRPr="008F69CB">
                    <w:rPr>
                      <w:rFonts w:cs="Arial"/>
                      <w:sz w:val="18"/>
                      <w:szCs w:val="18"/>
                    </w:rPr>
                    <w:t>Real- time, zoom</w:t>
                  </w:r>
                </w:p>
              </w:tc>
            </w:tr>
            <w:tr w:rsidR="00247098" w:rsidRPr="008F69CB" w14:paraId="4DD2F655" w14:textId="77777777" w:rsidTr="0067292D">
              <w:trPr>
                <w:trHeight w:val="358"/>
              </w:trPr>
              <w:tc>
                <w:tcPr>
                  <w:tcW w:w="2406" w:type="dxa"/>
                </w:tcPr>
                <w:p w14:paraId="559FF319" w14:textId="77777777" w:rsidR="00247098" w:rsidRPr="008F69CB" w:rsidRDefault="00247098" w:rsidP="00A41349">
                  <w:pPr>
                    <w:framePr w:hSpace="180" w:wrap="around" w:vAnchor="page" w:hAnchor="margin" w:y="1966"/>
                    <w:jc w:val="both"/>
                  </w:pPr>
                  <w:r>
                    <w:t>Throughput</w:t>
                  </w:r>
                </w:p>
              </w:tc>
              <w:tc>
                <w:tcPr>
                  <w:tcW w:w="1937" w:type="dxa"/>
                </w:tcPr>
                <w:p w14:paraId="743DF7E5" w14:textId="77777777" w:rsidR="00247098" w:rsidRPr="008F69CB" w:rsidRDefault="00247098" w:rsidP="00A41349">
                  <w:pPr>
                    <w:framePr w:hSpace="180" w:wrap="around" w:vAnchor="page" w:hAnchor="margin" w:y="1966"/>
                    <w:jc w:val="both"/>
                    <w:rPr>
                      <w:rFonts w:cs="Arial"/>
                      <w:sz w:val="18"/>
                      <w:szCs w:val="18"/>
                    </w:rPr>
                  </w:pPr>
                  <w:r>
                    <w:rPr>
                      <w:rFonts w:cs="Arial"/>
                      <w:sz w:val="18"/>
                      <w:szCs w:val="18"/>
                    </w:rPr>
                    <w:t>Line chart</w:t>
                  </w:r>
                </w:p>
              </w:tc>
              <w:tc>
                <w:tcPr>
                  <w:tcW w:w="1672" w:type="dxa"/>
                </w:tcPr>
                <w:p w14:paraId="085C0907" w14:textId="77777777" w:rsidR="00247098" w:rsidRPr="008F69CB" w:rsidRDefault="00247098" w:rsidP="00A41349">
                  <w:pPr>
                    <w:framePr w:hSpace="180" w:wrap="around" w:vAnchor="page" w:hAnchor="margin" w:y="1966"/>
                    <w:jc w:val="both"/>
                    <w:rPr>
                      <w:rFonts w:cs="Arial"/>
                      <w:sz w:val="18"/>
                      <w:szCs w:val="18"/>
                    </w:rPr>
                  </w:pPr>
                  <w:r>
                    <w:rPr>
                      <w:rFonts w:cs="Arial"/>
                      <w:sz w:val="18"/>
                      <w:szCs w:val="18"/>
                    </w:rPr>
                    <w:t>Real-time, zoom</w:t>
                  </w:r>
                </w:p>
              </w:tc>
            </w:tr>
          </w:tbl>
          <w:p w14:paraId="3140FBD6"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The system is saving test run data while the test is running.</w:t>
            </w:r>
          </w:p>
          <w:p w14:paraId="250A1C3B"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3. The user might zoom in/out the real time charts.</w:t>
            </w:r>
          </w:p>
          <w:p w14:paraId="0FE9D4F5"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4. Then when the test suite finish running. The user might select the export button to save the report as pdf files.</w:t>
            </w:r>
          </w:p>
          <w:p w14:paraId="189B8676"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5. The system saves the test run data.</w:t>
            </w:r>
          </w:p>
        </w:tc>
      </w:tr>
      <w:tr w:rsidR="00247098" w14:paraId="1E9A3432" w14:textId="77777777" w:rsidTr="0067292D">
        <w:tc>
          <w:tcPr>
            <w:cnfStyle w:val="001000000000" w:firstRow="0" w:lastRow="0" w:firstColumn="1" w:lastColumn="0" w:oddVBand="0" w:evenVBand="0" w:oddHBand="0" w:evenHBand="0" w:firstRowFirstColumn="0" w:firstRowLastColumn="0" w:lastRowFirstColumn="0" w:lastRowLastColumn="0"/>
            <w:tcW w:w="2546" w:type="dxa"/>
          </w:tcPr>
          <w:p w14:paraId="15387777" w14:textId="77777777" w:rsidR="00247098" w:rsidRDefault="00247098" w:rsidP="0067292D">
            <w:r>
              <w:t>Alternative Scenarios</w:t>
            </w:r>
          </w:p>
        </w:tc>
        <w:tc>
          <w:tcPr>
            <w:tcW w:w="6241" w:type="dxa"/>
          </w:tcPr>
          <w:p w14:paraId="324BBCE4" w14:textId="77777777" w:rsidR="00247098" w:rsidRDefault="00247098" w:rsidP="0067292D">
            <w:pPr>
              <w:cnfStyle w:val="000000000000" w:firstRow="0" w:lastRow="0" w:firstColumn="0" w:lastColumn="0" w:oddVBand="0" w:evenVBand="0" w:oddHBand="0" w:evenHBand="0" w:firstRowFirstColumn="0" w:firstRowLastColumn="0" w:lastRowFirstColumn="0" w:lastRowLastColumn="0"/>
            </w:pPr>
            <w:r>
              <w:t>None</w:t>
            </w:r>
          </w:p>
        </w:tc>
      </w:tr>
      <w:tr w:rsidR="00247098" w14:paraId="19E059E4"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CD132F0" w14:textId="77777777" w:rsidR="00247098" w:rsidRDefault="00247098" w:rsidP="0067292D">
            <w:r>
              <w:t>Success End Condition</w:t>
            </w:r>
          </w:p>
        </w:tc>
        <w:tc>
          <w:tcPr>
            <w:tcW w:w="6241" w:type="dxa"/>
          </w:tcPr>
          <w:p w14:paraId="209BF3B0"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 Test report data is saved</w:t>
            </w:r>
          </w:p>
        </w:tc>
      </w:tr>
      <w:tr w:rsidR="00247098" w14:paraId="04799E41" w14:textId="77777777" w:rsidTr="0067292D">
        <w:tc>
          <w:tcPr>
            <w:cnfStyle w:val="001000000000" w:firstRow="0" w:lastRow="0" w:firstColumn="1" w:lastColumn="0" w:oddVBand="0" w:evenVBand="0" w:oddHBand="0" w:evenHBand="0" w:firstRowFirstColumn="0" w:firstRowLastColumn="0" w:lastRowFirstColumn="0" w:lastRowLastColumn="0"/>
            <w:tcW w:w="2546" w:type="dxa"/>
          </w:tcPr>
          <w:p w14:paraId="4EE54716" w14:textId="77777777" w:rsidR="00247098" w:rsidRDefault="00247098" w:rsidP="0067292D">
            <w:r>
              <w:t>Failed End Condition</w:t>
            </w:r>
          </w:p>
        </w:tc>
        <w:tc>
          <w:tcPr>
            <w:tcW w:w="6241" w:type="dxa"/>
          </w:tcPr>
          <w:p w14:paraId="4CE4E6DE" w14:textId="77777777" w:rsidR="00247098" w:rsidRDefault="00247098" w:rsidP="0067292D">
            <w:pPr>
              <w:cnfStyle w:val="000000000000" w:firstRow="0" w:lastRow="0" w:firstColumn="0" w:lastColumn="0" w:oddVBand="0" w:evenVBand="0" w:oddHBand="0" w:evenHBand="0" w:firstRowFirstColumn="0" w:firstRowLastColumn="0" w:lastRowFirstColumn="0" w:lastRowLastColumn="0"/>
            </w:pPr>
            <w:r>
              <w:t>The system displays an error message</w:t>
            </w:r>
          </w:p>
        </w:tc>
      </w:tr>
      <w:tr w:rsidR="00247098" w14:paraId="56D093CA"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8B8E1A7" w14:textId="77777777" w:rsidR="00247098" w:rsidRDefault="00247098" w:rsidP="0067292D">
            <w:r>
              <w:t>Special Requirements</w:t>
            </w:r>
          </w:p>
        </w:tc>
        <w:tc>
          <w:tcPr>
            <w:tcW w:w="6241" w:type="dxa"/>
          </w:tcPr>
          <w:p w14:paraId="77B5ACCA"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 The System’s interface must be user-friendly.</w:t>
            </w:r>
          </w:p>
          <w:p w14:paraId="0FB2BB85" w14:textId="77777777" w:rsidR="00247098" w:rsidRDefault="00247098" w:rsidP="0067292D">
            <w:pPr>
              <w:cnfStyle w:val="000000100000" w:firstRow="0" w:lastRow="0" w:firstColumn="0" w:lastColumn="0" w:oddVBand="0" w:evenVBand="0" w:oddHBand="1" w:evenHBand="0" w:firstRowFirstColumn="0" w:firstRowLastColumn="0" w:lastRowFirstColumn="0" w:lastRowLastColumn="0"/>
            </w:pPr>
            <w:r>
              <w:t>+ The respond time must be under 5 seconds.</w:t>
            </w:r>
          </w:p>
        </w:tc>
      </w:tr>
    </w:tbl>
    <w:p w14:paraId="28C15718" w14:textId="77777777" w:rsidR="00247098" w:rsidRDefault="00247098" w:rsidP="005C4D53"/>
    <w:p w14:paraId="55B0EE54" w14:textId="77777777" w:rsidR="005C4D53" w:rsidRDefault="005C4D53" w:rsidP="005C4D53">
      <w:pPr>
        <w:pStyle w:val="Heading3"/>
      </w:pPr>
      <w:bookmarkStart w:id="780" w:name="_Toc471289480"/>
      <w:bookmarkStart w:id="781" w:name="_Toc471302007"/>
      <w:bookmarkStart w:id="782" w:name="_Toc480721549"/>
      <w:r>
        <w:t>Script/File management</w:t>
      </w:r>
      <w:bookmarkEnd w:id="780"/>
      <w:bookmarkEnd w:id="781"/>
      <w:bookmarkEnd w:id="782"/>
    </w:p>
    <w:p w14:paraId="55B0EE55" w14:textId="41A2B42C" w:rsidR="000E39DD" w:rsidRDefault="00EE73B5" w:rsidP="003F6689">
      <w:r w:rsidRPr="00EE73B5">
        <w:rPr>
          <w:noProof/>
          <w:lang w:eastAsia="en-US"/>
        </w:rPr>
        <w:drawing>
          <wp:inline distT="0" distB="0" distL="0" distR="0" wp14:anchorId="3391E894" wp14:editId="6C51D714">
            <wp:extent cx="5586095" cy="5224994"/>
            <wp:effectExtent l="0" t="0" r="0" b="0"/>
            <wp:docPr id="7" name="Picture 7" descr="C:\Users\QYG81HC\Downloads\File management Use 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G81HC\Downloads\File management Use Cas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6095" cy="5224994"/>
                    </a:xfrm>
                    <a:prstGeom prst="rect">
                      <a:avLst/>
                    </a:prstGeom>
                    <a:noFill/>
                    <a:ln>
                      <a:noFill/>
                    </a:ln>
                  </pic:spPr>
                </pic:pic>
              </a:graphicData>
            </a:graphic>
          </wp:inline>
        </w:drawing>
      </w:r>
    </w:p>
    <w:p w14:paraId="4F86405F" w14:textId="46748BBD" w:rsidR="002305B6" w:rsidRDefault="002305B6" w:rsidP="003F6689"/>
    <w:p w14:paraId="09F99277" w14:textId="77777777" w:rsidR="002305B6" w:rsidRDefault="002305B6" w:rsidP="003F6689"/>
    <w:tbl>
      <w:tblPr>
        <w:tblStyle w:val="GridTable4-Accent1"/>
        <w:tblW w:w="0" w:type="auto"/>
        <w:tblLook w:val="04A0" w:firstRow="1" w:lastRow="0" w:firstColumn="1" w:lastColumn="0" w:noHBand="0" w:noVBand="1"/>
      </w:tblPr>
      <w:tblGrid>
        <w:gridCol w:w="1884"/>
        <w:gridCol w:w="6903"/>
      </w:tblGrid>
      <w:tr w:rsidR="00270F92" w14:paraId="02AC1931" w14:textId="77777777" w:rsidTr="00270F92">
        <w:trPr>
          <w:cnfStyle w:val="100000000000" w:firstRow="1" w:lastRow="0" w:firstColumn="0" w:lastColumn="0" w:oddVBand="0" w:evenVBand="0" w:oddHBand="0" w:evenHBand="0" w:firstRowFirstColumn="0" w:firstRowLastColumn="0" w:lastRowFirstColumn="0" w:lastRowLastColumn="0"/>
          <w:ins w:id="78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hideMark/>
          </w:tcPr>
          <w:p w14:paraId="79A2025B" w14:textId="3A596534" w:rsidR="00270F92" w:rsidRDefault="00FA4A1D" w:rsidP="00270F92">
            <w:pPr>
              <w:spacing w:line="360" w:lineRule="auto"/>
              <w:rPr>
                <w:ins w:id="784" w:author="FIXED-TERM Le Huynh Anh Tuan (RBVH/ETI14)" w:date="2016-12-29T14:54:00Z"/>
                <w:kern w:val="0"/>
                <w:sz w:val="18"/>
                <w:szCs w:val="18"/>
              </w:rPr>
            </w:pPr>
            <w:r>
              <w:t>RE4-1</w:t>
            </w:r>
          </w:p>
        </w:tc>
        <w:tc>
          <w:tcPr>
            <w:tcW w:w="7015" w:type="dxa"/>
            <w:hideMark/>
          </w:tcPr>
          <w:p w14:paraId="57416427" w14:textId="77777777" w:rsidR="00270F92" w:rsidRDefault="00270F92">
            <w:pPr>
              <w:spacing w:line="360" w:lineRule="auto"/>
              <w:cnfStyle w:val="100000000000" w:firstRow="1" w:lastRow="0" w:firstColumn="0" w:lastColumn="0" w:oddVBand="0" w:evenVBand="0" w:oddHBand="0" w:evenHBand="0" w:firstRowFirstColumn="0" w:firstRowLastColumn="0" w:lastRowFirstColumn="0" w:lastRowLastColumn="0"/>
              <w:rPr>
                <w:ins w:id="785" w:author="FIXED-TERM Le Huynh Anh Tuan (RBVH/ETI14)" w:date="2016-12-29T14:54:00Z"/>
                <w:sz w:val="18"/>
                <w:szCs w:val="18"/>
              </w:rPr>
            </w:pPr>
            <w:r>
              <w:t>View File</w:t>
            </w:r>
          </w:p>
        </w:tc>
      </w:tr>
      <w:tr w:rsidR="00270F92" w14:paraId="2031348D" w14:textId="77777777" w:rsidTr="00270F92">
        <w:trPr>
          <w:cnfStyle w:val="000000100000" w:firstRow="0" w:lastRow="0" w:firstColumn="0" w:lastColumn="0" w:oddVBand="0" w:evenVBand="0" w:oddHBand="1" w:evenHBand="0" w:firstRowFirstColumn="0" w:firstRowLastColumn="0" w:lastRowFirstColumn="0" w:lastRowLastColumn="0"/>
          <w:ins w:id="78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F4F2B4B" w14:textId="77777777" w:rsidR="00270F92" w:rsidRDefault="00270F92">
            <w:pPr>
              <w:spacing w:line="360" w:lineRule="auto"/>
              <w:rPr>
                <w:ins w:id="787" w:author="FIXED-TERM Le Huynh Anh Tuan (RBVH/ETI14)" w:date="2016-12-29T14:54:00Z"/>
                <w:sz w:val="18"/>
                <w:szCs w:val="18"/>
              </w:rPr>
            </w:pPr>
            <w:ins w:id="788" w:author="FIXED-TERM Le Huynh Anh Tuan (RBVH/ETI14)" w:date="2016-12-29T14:54:00Z">
              <w:r>
                <w:rPr>
                  <w:sz w:val="18"/>
                  <w:szCs w:val="18"/>
                </w:rPr>
                <w:t>Description</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B3CA275" w14:textId="77777777" w:rsidR="00270F92" w:rsidRDefault="00270F92">
            <w:pPr>
              <w:cnfStyle w:val="000000100000" w:firstRow="0" w:lastRow="0" w:firstColumn="0" w:lastColumn="0" w:oddVBand="0" w:evenVBand="0" w:oddHBand="1" w:evenHBand="0" w:firstRowFirstColumn="0" w:firstRowLastColumn="0" w:lastRowFirstColumn="0" w:lastRowLastColumn="0"/>
              <w:rPr>
                <w:ins w:id="789" w:author="FIXED-TERM Le Huynh Anh Tuan (RBVH/ETI14)" w:date="2016-12-29T14:54:00Z"/>
                <w:rFonts w:cs="Tahoma"/>
                <w:sz w:val="18"/>
                <w:szCs w:val="18"/>
              </w:rPr>
            </w:pPr>
            <w:r>
              <w:t>User view files that belong to the test that they are working in order to manage the files.</w:t>
            </w:r>
          </w:p>
        </w:tc>
      </w:tr>
      <w:tr w:rsidR="00270F92" w14:paraId="73CF943A" w14:textId="77777777" w:rsidTr="00270F92">
        <w:trPr>
          <w:ins w:id="79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AB9DB18" w14:textId="77777777" w:rsidR="00270F92" w:rsidRDefault="00270F92">
            <w:pPr>
              <w:spacing w:line="360" w:lineRule="auto"/>
              <w:rPr>
                <w:ins w:id="791" w:author="FIXED-TERM Le Huynh Anh Tuan (RBVH/ETI14)" w:date="2016-12-29T14:54:00Z"/>
                <w:sz w:val="18"/>
                <w:szCs w:val="18"/>
              </w:rPr>
            </w:pPr>
            <w:ins w:id="792" w:author="FIXED-TERM Le Huynh Anh Tuan (RBVH/ETI14)" w:date="2016-12-29T14:54:00Z">
              <w:r>
                <w:rPr>
                  <w:sz w:val="18"/>
                  <w:szCs w:val="18"/>
                </w:rPr>
                <w:t>Stakeholders</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716E156" w14:textId="77777777" w:rsidR="00270F92" w:rsidRDefault="00270F92">
            <w:pPr>
              <w:cnfStyle w:val="000000000000" w:firstRow="0" w:lastRow="0" w:firstColumn="0" w:lastColumn="0" w:oddVBand="0" w:evenVBand="0" w:oddHBand="0" w:evenHBand="0" w:firstRowFirstColumn="0" w:firstRowLastColumn="0" w:lastRowFirstColumn="0" w:lastRowLastColumn="0"/>
              <w:rPr>
                <w:ins w:id="793" w:author="FIXED-TERM Le Huynh Anh Tuan (RBVH/ETI14)" w:date="2016-12-29T14:54:00Z"/>
                <w:rFonts w:cs="Tahoma"/>
                <w:sz w:val="18"/>
                <w:szCs w:val="18"/>
              </w:rPr>
            </w:pPr>
            <w:ins w:id="794" w:author="FIXED-TERM Le Huynh Anh Tuan (RBVH/ETI14)" w:date="2016-12-29T14:54:00Z">
              <w:r>
                <w:rPr>
                  <w:rFonts w:cs="Tahoma"/>
                  <w:sz w:val="18"/>
                  <w:szCs w:val="18"/>
                </w:rPr>
                <w:t>Testers, project manager, admin</w:t>
              </w:r>
            </w:ins>
          </w:p>
        </w:tc>
      </w:tr>
      <w:tr w:rsidR="00270F92" w14:paraId="4AF63CB9" w14:textId="77777777" w:rsidTr="00270F92">
        <w:trPr>
          <w:cnfStyle w:val="000000100000" w:firstRow="0" w:lastRow="0" w:firstColumn="0" w:lastColumn="0" w:oddVBand="0" w:evenVBand="0" w:oddHBand="1" w:evenHBand="0" w:firstRowFirstColumn="0" w:firstRowLastColumn="0" w:lastRowFirstColumn="0" w:lastRowLastColumn="0"/>
          <w:ins w:id="79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D767C2A" w14:textId="77777777" w:rsidR="00270F92" w:rsidRDefault="00270F92">
            <w:pPr>
              <w:spacing w:line="360" w:lineRule="auto"/>
              <w:rPr>
                <w:ins w:id="796" w:author="FIXED-TERM Le Huynh Anh Tuan (RBVH/ETI14)" w:date="2016-12-29T14:54:00Z"/>
                <w:sz w:val="18"/>
                <w:szCs w:val="18"/>
              </w:rPr>
            </w:pPr>
            <w:ins w:id="797" w:author="FIXED-TERM Le Huynh Anh Tuan (RBVH/ETI14)" w:date="2016-12-29T14:54:00Z">
              <w:r>
                <w:rPr>
                  <w:sz w:val="18"/>
                  <w:szCs w:val="18"/>
                </w:rPr>
                <w:t>Actors</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45864447" w14:textId="77777777" w:rsidR="00270F92" w:rsidRDefault="00270F92">
            <w:pPr>
              <w:cnfStyle w:val="000000100000" w:firstRow="0" w:lastRow="0" w:firstColumn="0" w:lastColumn="0" w:oddVBand="0" w:evenVBand="0" w:oddHBand="1" w:evenHBand="0" w:firstRowFirstColumn="0" w:firstRowLastColumn="0" w:lastRowFirstColumn="0" w:lastRowLastColumn="0"/>
              <w:rPr>
                <w:ins w:id="798" w:author="FIXED-TERM Le Huynh Anh Tuan (RBVH/ETI14)" w:date="2016-12-29T14:54:00Z"/>
                <w:rFonts w:cs="Tahoma"/>
                <w:sz w:val="18"/>
                <w:szCs w:val="18"/>
              </w:rPr>
            </w:pPr>
            <w:r>
              <w:rPr>
                <w:sz w:val="18"/>
                <w:szCs w:val="18"/>
              </w:rPr>
              <w:t>User</w:t>
            </w:r>
          </w:p>
        </w:tc>
      </w:tr>
      <w:tr w:rsidR="00270F92" w14:paraId="0C6721C7" w14:textId="77777777" w:rsidTr="00270F92">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3845262" w14:textId="77777777" w:rsidR="00270F92" w:rsidRDefault="00270F92">
            <w:pPr>
              <w:spacing w:line="360" w:lineRule="auto"/>
              <w:rPr>
                <w:sz w:val="18"/>
                <w:szCs w:val="18"/>
              </w:rPr>
            </w:pPr>
            <w:r>
              <w:rPr>
                <w:sz w:val="18"/>
                <w:szCs w:val="18"/>
              </w:rPr>
              <w:t>Priority</w:t>
            </w:r>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65956E3" w14:textId="77777777" w:rsidR="00270F92" w:rsidRDefault="00270F9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Optional</w:t>
            </w:r>
          </w:p>
        </w:tc>
      </w:tr>
      <w:tr w:rsidR="00270F92" w14:paraId="0F5A9814" w14:textId="77777777" w:rsidTr="00270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B878491" w14:textId="77777777" w:rsidR="00270F92" w:rsidRDefault="00270F92">
            <w:pPr>
              <w:spacing w:line="360" w:lineRule="auto"/>
              <w:rPr>
                <w:sz w:val="18"/>
                <w:szCs w:val="18"/>
              </w:rPr>
            </w:pPr>
            <w:r>
              <w:rPr>
                <w:sz w:val="18"/>
                <w:szCs w:val="18"/>
              </w:rPr>
              <w:t>Feature</w:t>
            </w:r>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48F58E22" w14:textId="77777777" w:rsidR="00270F92" w:rsidRDefault="00270F9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File management</w:t>
            </w:r>
          </w:p>
        </w:tc>
      </w:tr>
      <w:tr w:rsidR="00270F92" w14:paraId="49DB8FEE" w14:textId="77777777" w:rsidTr="00270F92">
        <w:trPr>
          <w:ins w:id="79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188F60F" w14:textId="77777777" w:rsidR="00270F92" w:rsidRDefault="00270F92">
            <w:pPr>
              <w:spacing w:line="360" w:lineRule="auto"/>
              <w:rPr>
                <w:ins w:id="800" w:author="FIXED-TERM Le Huynh Anh Tuan (RBVH/ETI14)" w:date="2016-12-29T14:54:00Z"/>
                <w:sz w:val="18"/>
                <w:szCs w:val="18"/>
              </w:rPr>
            </w:pPr>
            <w:ins w:id="801" w:author="FIXED-TERM Le Huynh Anh Tuan (RBVH/ETI14)" w:date="2016-12-29T14:54:00Z">
              <w:r>
                <w:rPr>
                  <w:sz w:val="18"/>
                  <w:szCs w:val="18"/>
                </w:rPr>
                <w:t>Trigger</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1E54592B" w14:textId="77777777" w:rsidR="00270F92" w:rsidRDefault="00270F92">
            <w:pPr>
              <w:pStyle w:val="BodyTextIndent"/>
              <w:ind w:left="0"/>
              <w:cnfStyle w:val="000000000000" w:firstRow="0" w:lastRow="0" w:firstColumn="0" w:lastColumn="0" w:oddVBand="0" w:evenVBand="0" w:oddHBand="0" w:evenHBand="0" w:firstRowFirstColumn="0" w:firstRowLastColumn="0" w:lastRowFirstColumn="0" w:lastRowLastColumn="0"/>
              <w:rPr>
                <w:ins w:id="802" w:author="FIXED-TERM Le Huynh Anh Tuan (RBVH/ETI14)" w:date="2016-12-29T14:54:00Z"/>
                <w:rFonts w:cs="Tahoma"/>
                <w:sz w:val="18"/>
                <w:szCs w:val="18"/>
              </w:rPr>
            </w:pPr>
            <w:r>
              <w:t>User wants to view the files of the test suite</w:t>
            </w:r>
          </w:p>
          <w:p w14:paraId="24ED978C"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03" w:author="FIXED-TERM Le Huynh Anh Tuan (RBVH/ETI14)" w:date="2016-12-29T14:54:00Z"/>
                <w:rFonts w:cs="Tahoma"/>
                <w:sz w:val="18"/>
                <w:szCs w:val="18"/>
              </w:rPr>
            </w:pPr>
          </w:p>
        </w:tc>
      </w:tr>
      <w:tr w:rsidR="00270F92" w14:paraId="6DDB1061" w14:textId="77777777" w:rsidTr="00270F92">
        <w:trPr>
          <w:cnfStyle w:val="000000100000" w:firstRow="0" w:lastRow="0" w:firstColumn="0" w:lastColumn="0" w:oddVBand="0" w:evenVBand="0" w:oddHBand="1" w:evenHBand="0" w:firstRowFirstColumn="0" w:firstRowLastColumn="0" w:lastRowFirstColumn="0" w:lastRowLastColumn="0"/>
          <w:ins w:id="80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72D6E8A" w14:textId="77777777" w:rsidR="00270F92" w:rsidRDefault="00270F92">
            <w:pPr>
              <w:spacing w:line="360" w:lineRule="auto"/>
              <w:rPr>
                <w:ins w:id="805" w:author="FIXED-TERM Le Huynh Anh Tuan (RBVH/ETI14)" w:date="2016-12-29T14:54:00Z"/>
                <w:sz w:val="18"/>
                <w:szCs w:val="18"/>
              </w:rPr>
            </w:pPr>
            <w:ins w:id="806" w:author="FIXED-TERM Le Huynh Anh Tuan (RBVH/ETI14)" w:date="2016-12-29T14:54:00Z">
              <w:r>
                <w:rPr>
                  <w:sz w:val="18"/>
                  <w:szCs w:val="18"/>
                </w:rPr>
                <w:t>Inputs</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74F645C6" w14:textId="77777777" w:rsidR="00270F92" w:rsidRDefault="00270F92">
            <w:pPr>
              <w:pStyle w:val="Default"/>
              <w:cnfStyle w:val="000000100000" w:firstRow="0" w:lastRow="0" w:firstColumn="0" w:lastColumn="0" w:oddVBand="0" w:evenVBand="0" w:oddHBand="1" w:evenHBand="0" w:firstRowFirstColumn="0" w:firstRowLastColumn="0" w:lastRowFirstColumn="0" w:lastRowLastColumn="0"/>
              <w:rPr>
                <w:ins w:id="807" w:author="FIXED-TERM Le Huynh Anh Tuan (RBVH/ETI14)" w:date="2016-12-29T14:54:00Z"/>
                <w:rFonts w:asciiTheme="minorHAnsi" w:hAnsiTheme="minorHAnsi"/>
                <w:color w:val="auto"/>
                <w:sz w:val="18"/>
                <w:szCs w:val="18"/>
                <w:lang w:eastAsia="ja-JP"/>
              </w:rPr>
            </w:pPr>
            <w:r>
              <w:rPr>
                <w:rFonts w:asciiTheme="minorHAnsi" w:hAnsiTheme="minorHAnsi"/>
                <w:color w:val="auto"/>
                <w:sz w:val="18"/>
                <w:szCs w:val="18"/>
                <w:lang w:eastAsia="ja-JP"/>
              </w:rPr>
              <w:t>NONE</w:t>
            </w:r>
          </w:p>
          <w:p w14:paraId="26DFAC20" w14:textId="77777777" w:rsidR="00270F92" w:rsidRDefault="00270F92">
            <w:pPr>
              <w:pStyle w:val="Default"/>
              <w:ind w:left="720"/>
              <w:cnfStyle w:val="000000100000" w:firstRow="0" w:lastRow="0" w:firstColumn="0" w:lastColumn="0" w:oddVBand="0" w:evenVBand="0" w:oddHBand="1" w:evenHBand="0" w:firstRowFirstColumn="0" w:firstRowLastColumn="0" w:lastRowFirstColumn="0" w:lastRowLastColumn="0"/>
              <w:rPr>
                <w:ins w:id="808" w:author="FIXED-TERM Le Huynh Anh Tuan (RBVH/ETI14)" w:date="2016-12-29T14:54:00Z"/>
                <w:rFonts w:asciiTheme="minorHAnsi" w:hAnsiTheme="minorHAnsi"/>
                <w:sz w:val="18"/>
                <w:szCs w:val="18"/>
                <w:lang w:eastAsia="ja-JP"/>
              </w:rPr>
            </w:pPr>
          </w:p>
        </w:tc>
      </w:tr>
      <w:tr w:rsidR="00270F92" w14:paraId="7F3A1DA6" w14:textId="77777777" w:rsidTr="00270F92">
        <w:trPr>
          <w:ins w:id="80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8104164" w14:textId="77777777" w:rsidR="00270F92" w:rsidRDefault="00270F92">
            <w:pPr>
              <w:spacing w:line="360" w:lineRule="auto"/>
              <w:rPr>
                <w:ins w:id="810" w:author="FIXED-TERM Le Huynh Anh Tuan (RBVH/ETI14)" w:date="2016-12-29T14:54:00Z"/>
                <w:sz w:val="18"/>
                <w:szCs w:val="18"/>
              </w:rPr>
            </w:pPr>
            <w:ins w:id="811" w:author="FIXED-TERM Le Huynh Anh Tuan (RBVH/ETI14)" w:date="2016-12-29T14:54:00Z">
              <w:r>
                <w:rPr>
                  <w:sz w:val="18"/>
                  <w:szCs w:val="18"/>
                </w:rPr>
                <w:t>Preconditions</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2A95F62"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lang w:eastAsia="en-US"/>
              </w:rPr>
            </w:pPr>
            <w:r>
              <w:rPr>
                <w:sz w:val="18"/>
                <w:szCs w:val="18"/>
              </w:rPr>
              <w:t>User must logged into the system.</w:t>
            </w:r>
          </w:p>
          <w:p w14:paraId="66BD2C6F"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must enroll in at least 1 project the see the project list.</w:t>
            </w:r>
          </w:p>
          <w:p w14:paraId="025E85A8"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12" w:author="FIXED-TERM Le Huynh Anh Tuan (RBVH/ETI14)" w:date="2016-12-29T14:54:00Z"/>
                <w:rFonts w:cs="Tahoma"/>
                <w:sz w:val="18"/>
                <w:szCs w:val="18"/>
              </w:rPr>
            </w:pPr>
            <w:r>
              <w:rPr>
                <w:sz w:val="18"/>
                <w:szCs w:val="18"/>
              </w:rPr>
              <w:t>User must create a test to view and upload the files.</w:t>
            </w:r>
          </w:p>
        </w:tc>
      </w:tr>
      <w:tr w:rsidR="00270F92" w14:paraId="3EF92B92" w14:textId="77777777" w:rsidTr="00270F92">
        <w:trPr>
          <w:cnfStyle w:val="000000100000" w:firstRow="0" w:lastRow="0" w:firstColumn="0" w:lastColumn="0" w:oddVBand="0" w:evenVBand="0" w:oddHBand="1" w:evenHBand="0" w:firstRowFirstColumn="0" w:firstRowLastColumn="0" w:lastRowFirstColumn="0" w:lastRowLastColumn="0"/>
          <w:ins w:id="81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3905C2B" w14:textId="77777777" w:rsidR="00270F92" w:rsidRDefault="00270F92">
            <w:pPr>
              <w:spacing w:line="360" w:lineRule="auto"/>
              <w:rPr>
                <w:ins w:id="814" w:author="FIXED-TERM Le Huynh Anh Tuan (RBVH/ETI14)" w:date="2016-12-29T14:54:00Z"/>
                <w:sz w:val="18"/>
                <w:szCs w:val="18"/>
              </w:rPr>
            </w:pPr>
            <w:ins w:id="815" w:author="FIXED-TERM Le Huynh Anh Tuan (RBVH/ETI14)" w:date="2016-12-29T14:54:00Z">
              <w:r>
                <w:rPr>
                  <w:sz w:val="18"/>
                  <w:szCs w:val="18"/>
                </w:rPr>
                <w:t>Main Success Scenario</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42CDFED" w14:textId="77777777" w:rsidR="00270F92" w:rsidRDefault="00270F92" w:rsidP="00270F92">
            <w:pPr>
              <w:pStyle w:val="ListParagraph"/>
              <w:numPr>
                <w:ilvl w:val="0"/>
                <w:numId w:val="31"/>
              </w:numPr>
              <w:spacing w:before="0" w:line="360" w:lineRule="auto"/>
              <w:cnfStyle w:val="000000100000" w:firstRow="0" w:lastRow="0" w:firstColumn="0" w:lastColumn="0" w:oddVBand="0" w:evenVBand="0" w:oddHBand="1" w:evenHBand="0" w:firstRowFirstColumn="0" w:firstRowLastColumn="0" w:lastRowFirstColumn="0" w:lastRowLastColumn="0"/>
              <w:rPr>
                <w:sz w:val="22"/>
                <w:szCs w:val="22"/>
              </w:rPr>
            </w:pPr>
            <w:r>
              <w:t>The User login to the dashboard</w:t>
            </w:r>
          </w:p>
          <w:p w14:paraId="489735C7" w14:textId="77777777" w:rsidR="00270F92" w:rsidRDefault="00270F92" w:rsidP="00270F92">
            <w:pPr>
              <w:pStyle w:val="ListParagraph"/>
              <w:numPr>
                <w:ilvl w:val="0"/>
                <w:numId w:val="31"/>
              </w:numPr>
              <w:spacing w:before="0" w:line="360" w:lineRule="auto"/>
              <w:cnfStyle w:val="000000100000" w:firstRow="0" w:lastRow="0" w:firstColumn="0" w:lastColumn="0" w:oddVBand="0" w:evenVBand="0" w:oddHBand="1" w:evenHBand="0" w:firstRowFirstColumn="0" w:firstRowLastColumn="0" w:lastRowFirstColumn="0" w:lastRowLastColumn="0"/>
            </w:pPr>
            <w:r>
              <w:t>The User navigate to a project detail.</w:t>
            </w:r>
          </w:p>
          <w:p w14:paraId="6BF6F359" w14:textId="77777777" w:rsidR="00270F92" w:rsidRDefault="00270F92" w:rsidP="00270F92">
            <w:pPr>
              <w:pStyle w:val="ListParagraph"/>
              <w:numPr>
                <w:ilvl w:val="0"/>
                <w:numId w:val="31"/>
              </w:numPr>
              <w:spacing w:before="0" w:line="360" w:lineRule="auto"/>
              <w:cnfStyle w:val="000000100000" w:firstRow="0" w:lastRow="0" w:firstColumn="0" w:lastColumn="0" w:oddVBand="0" w:evenVBand="0" w:oddHBand="1" w:evenHBand="0" w:firstRowFirstColumn="0" w:firstRowLastColumn="0" w:lastRowFirstColumn="0" w:lastRowLastColumn="0"/>
            </w:pPr>
            <w:r>
              <w:t>The User navigate to a Test Detail.</w:t>
            </w:r>
          </w:p>
          <w:p w14:paraId="7BE29849" w14:textId="77777777" w:rsidR="00270F92" w:rsidRDefault="00270F92" w:rsidP="00270F92">
            <w:pPr>
              <w:pStyle w:val="ListParagraph"/>
              <w:numPr>
                <w:ilvl w:val="0"/>
                <w:numId w:val="31"/>
              </w:numPr>
              <w:spacing w:before="0"/>
              <w:cnfStyle w:val="000000100000" w:firstRow="0" w:lastRow="0" w:firstColumn="0" w:lastColumn="0" w:oddVBand="0" w:evenVBand="0" w:oddHBand="1" w:evenHBand="0" w:firstRowFirstColumn="0" w:firstRowLastColumn="0" w:lastRowFirstColumn="0" w:lastRowLastColumn="0"/>
              <w:rPr>
                <w:ins w:id="816" w:author="FIXED-TERM Le Huynh Anh Tuan (RBVH/ETI14)" w:date="2016-12-29T14:54:00Z"/>
                <w:rFonts w:cs="Tahoma"/>
                <w:sz w:val="18"/>
                <w:szCs w:val="18"/>
              </w:rPr>
            </w:pPr>
            <w:r>
              <w:t>Show the files attached to the test on the File input tab of Test Detail.</w:t>
            </w:r>
          </w:p>
        </w:tc>
      </w:tr>
      <w:tr w:rsidR="00270F92" w14:paraId="09E336CB" w14:textId="77777777" w:rsidTr="00270F92">
        <w:trPr>
          <w:ins w:id="81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8094E09" w14:textId="77777777" w:rsidR="00270F92" w:rsidRDefault="00270F92">
            <w:pPr>
              <w:spacing w:line="360" w:lineRule="auto"/>
              <w:rPr>
                <w:ins w:id="818" w:author="FIXED-TERM Le Huynh Anh Tuan (RBVH/ETI14)" w:date="2016-12-29T14:54:00Z"/>
                <w:sz w:val="18"/>
                <w:szCs w:val="18"/>
              </w:rPr>
            </w:pPr>
            <w:ins w:id="819" w:author="FIXED-TERM Le Huynh Anh Tuan (RBVH/ETI14)" w:date="2016-12-29T14:54:00Z">
              <w:r>
                <w:rPr>
                  <w:sz w:val="18"/>
                  <w:szCs w:val="18"/>
                </w:rPr>
                <w:t>Alternative Scenarios</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1803B2D9"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t>Click “Change” on a test detail to navigate to edit form</w:t>
            </w:r>
          </w:p>
          <w:p w14:paraId="60F0E0CF"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pPr>
            <w:r>
              <w:t>Show Files of the test on the File input tab.</w:t>
            </w:r>
          </w:p>
          <w:tbl>
            <w:tblPr>
              <w:tblStyle w:val="GridTable1Light"/>
              <w:tblW w:w="6555" w:type="dxa"/>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Look w:val="04A0" w:firstRow="1" w:lastRow="0" w:firstColumn="1" w:lastColumn="0" w:noHBand="0" w:noVBand="1"/>
            </w:tblPr>
            <w:tblGrid>
              <w:gridCol w:w="1764"/>
              <w:gridCol w:w="1764"/>
              <w:gridCol w:w="3027"/>
            </w:tblGrid>
            <w:tr w:rsidR="00270F92" w14:paraId="04DA06D1" w14:textId="77777777" w:rsidTr="001530B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64" w:type="dxa"/>
                  <w:tcBorders>
                    <w:bottom w:val="none" w:sz="0" w:space="0" w:color="auto"/>
                  </w:tcBorders>
                  <w:shd w:val="clear" w:color="auto" w:fill="EBE9E2" w:themeFill="accent6" w:themeFillTint="33"/>
                  <w:hideMark/>
                </w:tcPr>
                <w:p w14:paraId="13ED44F6" w14:textId="77777777" w:rsidR="00270F92" w:rsidRDefault="00270F92">
                  <w:pPr>
                    <w:jc w:val="both"/>
                    <w:rPr>
                      <w:rFonts w:cs="Arial"/>
                      <w:sz w:val="18"/>
                      <w:szCs w:val="18"/>
                    </w:rPr>
                  </w:pPr>
                  <w:r>
                    <w:rPr>
                      <w:rFonts w:cs="Arial"/>
                      <w:b w:val="0"/>
                      <w:sz w:val="18"/>
                      <w:szCs w:val="18"/>
                    </w:rPr>
                    <w:t>Field Name</w:t>
                  </w:r>
                </w:p>
              </w:tc>
              <w:tc>
                <w:tcPr>
                  <w:tcW w:w="1764" w:type="dxa"/>
                  <w:tcBorders>
                    <w:bottom w:val="none" w:sz="0" w:space="0" w:color="auto"/>
                  </w:tcBorders>
                  <w:shd w:val="clear" w:color="auto" w:fill="EBE9E2" w:themeFill="accent6" w:themeFillTint="33"/>
                  <w:hideMark/>
                </w:tcPr>
                <w:p w14:paraId="107B4A17"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Type</w:t>
                  </w:r>
                </w:p>
              </w:tc>
              <w:tc>
                <w:tcPr>
                  <w:tcW w:w="3027" w:type="dxa"/>
                  <w:tcBorders>
                    <w:bottom w:val="none" w:sz="0" w:space="0" w:color="auto"/>
                  </w:tcBorders>
                  <w:shd w:val="clear" w:color="auto" w:fill="EBE9E2" w:themeFill="accent6" w:themeFillTint="33"/>
                  <w:hideMark/>
                </w:tcPr>
                <w:p w14:paraId="64D61B16"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Remarks</w:t>
                  </w:r>
                </w:p>
              </w:tc>
            </w:tr>
            <w:tr w:rsidR="00270F92" w14:paraId="7BB0CC26"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hideMark/>
                </w:tcPr>
                <w:p w14:paraId="3B444203" w14:textId="77777777" w:rsidR="00270F92" w:rsidRDefault="00270F92">
                  <w:pPr>
                    <w:jc w:val="both"/>
                    <w:rPr>
                      <w:rFonts w:cs="Arial"/>
                      <w:b w:val="0"/>
                      <w:sz w:val="18"/>
                      <w:szCs w:val="18"/>
                    </w:rPr>
                  </w:pPr>
                  <w:r>
                    <w:rPr>
                      <w:rFonts w:cs="Arial"/>
                      <w:sz w:val="18"/>
                      <w:szCs w:val="18"/>
                    </w:rPr>
                    <w:t>Name</w:t>
                  </w:r>
                </w:p>
              </w:tc>
              <w:tc>
                <w:tcPr>
                  <w:tcW w:w="1764" w:type="dxa"/>
                  <w:hideMark/>
                </w:tcPr>
                <w:p w14:paraId="44A54EDF"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Link</w:t>
                  </w:r>
                </w:p>
              </w:tc>
              <w:tc>
                <w:tcPr>
                  <w:tcW w:w="3027" w:type="dxa"/>
                  <w:hideMark/>
                </w:tcPr>
                <w:p w14:paraId="14CF9C6D"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Done nothing</w:t>
                  </w:r>
                </w:p>
              </w:tc>
            </w:tr>
            <w:tr w:rsidR="00270F92" w14:paraId="7E62B9A3"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hideMark/>
                </w:tcPr>
                <w:p w14:paraId="4894C3BE" w14:textId="77777777" w:rsidR="00270F92" w:rsidRDefault="00270F92">
                  <w:pPr>
                    <w:jc w:val="both"/>
                    <w:rPr>
                      <w:rFonts w:cs="Arial"/>
                      <w:sz w:val="18"/>
                      <w:szCs w:val="18"/>
                    </w:rPr>
                  </w:pPr>
                  <w:r>
                    <w:rPr>
                      <w:rFonts w:cs="Arial"/>
                      <w:sz w:val="18"/>
                      <w:szCs w:val="18"/>
                    </w:rPr>
                    <w:t>Download button</w:t>
                  </w:r>
                </w:p>
              </w:tc>
              <w:tc>
                <w:tcPr>
                  <w:tcW w:w="1764" w:type="dxa"/>
                  <w:hideMark/>
                </w:tcPr>
                <w:p w14:paraId="0E262645"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hideMark/>
                </w:tcPr>
                <w:p w14:paraId="6896DB2A"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download the file</w:t>
                  </w:r>
                </w:p>
              </w:tc>
            </w:tr>
            <w:tr w:rsidR="00270F92" w14:paraId="577DA76A"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hideMark/>
                </w:tcPr>
                <w:p w14:paraId="2C78AB2F" w14:textId="77777777" w:rsidR="00270F92" w:rsidRDefault="00270F92">
                  <w:pPr>
                    <w:jc w:val="both"/>
                    <w:rPr>
                      <w:rFonts w:cs="Arial"/>
                      <w:sz w:val="18"/>
                      <w:szCs w:val="18"/>
                    </w:rPr>
                  </w:pPr>
                  <w:r>
                    <w:rPr>
                      <w:rFonts w:cs="Arial"/>
                      <w:sz w:val="18"/>
                      <w:szCs w:val="18"/>
                    </w:rPr>
                    <w:t>Delete button</w:t>
                  </w:r>
                </w:p>
              </w:tc>
              <w:tc>
                <w:tcPr>
                  <w:tcW w:w="1764" w:type="dxa"/>
                  <w:hideMark/>
                </w:tcPr>
                <w:p w14:paraId="2C4C056A"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hideMark/>
                </w:tcPr>
                <w:p w14:paraId="7B787717"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delete file</w:t>
                  </w:r>
                </w:p>
              </w:tc>
            </w:tr>
            <w:tr w:rsidR="00270F92" w14:paraId="63EADD63"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hideMark/>
                </w:tcPr>
                <w:p w14:paraId="0A8C634E" w14:textId="77777777" w:rsidR="00270F92" w:rsidRDefault="00270F92">
                  <w:pPr>
                    <w:jc w:val="both"/>
                    <w:rPr>
                      <w:rFonts w:cs="Arial"/>
                      <w:sz w:val="18"/>
                      <w:szCs w:val="18"/>
                    </w:rPr>
                  </w:pPr>
                  <w:r>
                    <w:rPr>
                      <w:rFonts w:cs="Arial"/>
                      <w:sz w:val="18"/>
                      <w:szCs w:val="18"/>
                    </w:rPr>
                    <w:t>Browse button</w:t>
                  </w:r>
                </w:p>
              </w:tc>
              <w:tc>
                <w:tcPr>
                  <w:tcW w:w="1764" w:type="dxa"/>
                  <w:hideMark/>
                </w:tcPr>
                <w:p w14:paraId="46CA59FD"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hideMark/>
                </w:tcPr>
                <w:p w14:paraId="5BEB10A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upload file</w:t>
                  </w:r>
                </w:p>
              </w:tc>
            </w:tr>
            <w:tr w:rsidR="00270F92" w14:paraId="238AA4DC"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hideMark/>
                </w:tcPr>
                <w:p w14:paraId="443C0F6F" w14:textId="77777777" w:rsidR="00270F92" w:rsidRDefault="00270F92">
                  <w:pPr>
                    <w:jc w:val="both"/>
                    <w:rPr>
                      <w:rFonts w:cs="Arial"/>
                      <w:sz w:val="18"/>
                      <w:szCs w:val="18"/>
                    </w:rPr>
                  </w:pPr>
                  <w:r>
                    <w:rPr>
                      <w:rFonts w:cs="Arial"/>
                      <w:sz w:val="18"/>
                      <w:szCs w:val="18"/>
                    </w:rPr>
                    <w:t>Type icon</w:t>
                  </w:r>
                </w:p>
              </w:tc>
              <w:tc>
                <w:tcPr>
                  <w:tcW w:w="1764" w:type="dxa"/>
                  <w:hideMark/>
                </w:tcPr>
                <w:p w14:paraId="4F28E173"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Image</w:t>
                  </w:r>
                </w:p>
              </w:tc>
              <w:tc>
                <w:tcPr>
                  <w:tcW w:w="3027" w:type="dxa"/>
                  <w:hideMark/>
                </w:tcPr>
                <w:p w14:paraId="6E5DE79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show type of the file</w:t>
                  </w:r>
                </w:p>
              </w:tc>
            </w:tr>
          </w:tbl>
          <w:p w14:paraId="18E36277"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p w14:paraId="66454133"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20" w:author="FIXED-TERM Le Huynh Anh Tuan (RBVH/ETI14)" w:date="2016-12-29T14:54:00Z"/>
                <w:rFonts w:cs="Tahoma"/>
                <w:sz w:val="18"/>
                <w:szCs w:val="18"/>
              </w:rPr>
            </w:pPr>
          </w:p>
        </w:tc>
      </w:tr>
      <w:tr w:rsidR="00270F92" w14:paraId="25DD8049" w14:textId="77777777" w:rsidTr="00270F92">
        <w:trPr>
          <w:cnfStyle w:val="000000100000" w:firstRow="0" w:lastRow="0" w:firstColumn="0" w:lastColumn="0" w:oddVBand="0" w:evenVBand="0" w:oddHBand="1" w:evenHBand="0" w:firstRowFirstColumn="0" w:firstRowLastColumn="0" w:lastRowFirstColumn="0" w:lastRowLastColumn="0"/>
          <w:ins w:id="82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CB9C77C" w14:textId="77777777" w:rsidR="00270F92" w:rsidRDefault="00270F92">
            <w:pPr>
              <w:spacing w:line="360" w:lineRule="auto"/>
              <w:rPr>
                <w:ins w:id="822" w:author="FIXED-TERM Le Huynh Anh Tuan (RBVH/ETI14)" w:date="2016-12-29T14:54:00Z"/>
                <w:sz w:val="18"/>
                <w:szCs w:val="18"/>
              </w:rPr>
            </w:pPr>
            <w:ins w:id="823" w:author="FIXED-TERM Le Huynh Anh Tuan (RBVH/ETI14)" w:date="2016-12-29T14:54:00Z">
              <w:r>
                <w:rPr>
                  <w:sz w:val="18"/>
                  <w:szCs w:val="18"/>
                </w:rPr>
                <w:t>Success End Condition</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E26D3AA" w14:textId="29294952" w:rsidR="00270F92" w:rsidRDefault="002B3DEE">
            <w:pPr>
              <w:cnfStyle w:val="000000100000" w:firstRow="0" w:lastRow="0" w:firstColumn="0" w:lastColumn="0" w:oddVBand="0" w:evenVBand="0" w:oddHBand="1" w:evenHBand="0" w:firstRowFirstColumn="0" w:firstRowLastColumn="0" w:lastRowFirstColumn="0" w:lastRowLastColumn="0"/>
              <w:rPr>
                <w:sz w:val="22"/>
                <w:szCs w:val="22"/>
              </w:rPr>
            </w:pPr>
            <w:r>
              <w:t xml:space="preserve">Able </w:t>
            </w:r>
            <w:r w:rsidR="00270F92">
              <w:t>to see the Files on File Input Tab.</w:t>
            </w:r>
          </w:p>
          <w:tbl>
            <w:tblPr>
              <w:tblStyle w:val="GridTable1Light"/>
              <w:tblW w:w="65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64"/>
              <w:gridCol w:w="1764"/>
              <w:gridCol w:w="3027"/>
            </w:tblGrid>
            <w:tr w:rsidR="00270F92" w14:paraId="440A1D3C" w14:textId="7777777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2292DEBA" w14:textId="77777777" w:rsidR="00270F92" w:rsidRDefault="00270F92">
                  <w:pPr>
                    <w:jc w:val="both"/>
                    <w:rPr>
                      <w:rFonts w:cs="Arial"/>
                      <w:sz w:val="18"/>
                      <w:szCs w:val="18"/>
                    </w:rPr>
                  </w:pPr>
                  <w:r>
                    <w:rPr>
                      <w:rFonts w:cs="Arial"/>
                      <w:b w:val="0"/>
                      <w:sz w:val="18"/>
                      <w:szCs w:val="18"/>
                    </w:rPr>
                    <w:t>Field 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7777415C"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Type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351364AD"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Remarks</w:t>
                  </w:r>
                </w:p>
              </w:tc>
            </w:tr>
            <w:tr w:rsidR="00270F92" w14:paraId="4CAD82EE" w14:textId="77777777">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105F36" w14:textId="77777777" w:rsidR="00270F92" w:rsidRDefault="00270F92">
                  <w:pPr>
                    <w:jc w:val="both"/>
                    <w:rPr>
                      <w:rFonts w:cs="Arial"/>
                      <w:b w:val="0"/>
                      <w:sz w:val="18"/>
                      <w:szCs w:val="18"/>
                    </w:rPr>
                  </w:pPr>
                  <w:r>
                    <w:rPr>
                      <w:rFonts w:cs="Arial"/>
                      <w:sz w:val="18"/>
                      <w:szCs w:val="18"/>
                    </w:rPr>
                    <w:t>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21815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Link</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6BE7EF"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Done nothing</w:t>
                  </w:r>
                </w:p>
              </w:tc>
            </w:tr>
            <w:tr w:rsidR="00270F92" w14:paraId="12709264" w14:textId="77777777">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84CCC3" w14:textId="77777777" w:rsidR="00270F92" w:rsidRDefault="00270F92">
                  <w:pPr>
                    <w:jc w:val="both"/>
                    <w:rPr>
                      <w:rFonts w:cs="Arial"/>
                      <w:sz w:val="18"/>
                      <w:szCs w:val="18"/>
                    </w:rPr>
                  </w:pPr>
                  <w:r>
                    <w:rPr>
                      <w:rFonts w:cs="Arial"/>
                      <w:sz w:val="18"/>
                      <w:szCs w:val="18"/>
                    </w:rPr>
                    <w:t>Download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B028AE"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15A53B"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download the file</w:t>
                  </w:r>
                </w:p>
              </w:tc>
            </w:tr>
            <w:tr w:rsidR="00270F92" w14:paraId="7E20999E" w14:textId="77777777">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ACC486" w14:textId="77777777" w:rsidR="00270F92" w:rsidRDefault="00270F92">
                  <w:pPr>
                    <w:jc w:val="both"/>
                    <w:rPr>
                      <w:rFonts w:cs="Arial"/>
                      <w:sz w:val="18"/>
                      <w:szCs w:val="18"/>
                    </w:rPr>
                  </w:pPr>
                  <w:r>
                    <w:rPr>
                      <w:rFonts w:cs="Arial"/>
                      <w:sz w:val="18"/>
                      <w:szCs w:val="18"/>
                    </w:rPr>
                    <w:t>Type icon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FBF304"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Image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A6ABFA"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show type of the file</w:t>
                  </w:r>
                </w:p>
              </w:tc>
            </w:tr>
          </w:tbl>
          <w:p w14:paraId="43B22FB8"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24" w:author="FIXED-TERM Le Huynh Anh Tuan (RBVH/ETI14)" w:date="2016-12-29T14:54:00Z"/>
                <w:rFonts w:cs="Tahoma"/>
                <w:sz w:val="18"/>
                <w:szCs w:val="18"/>
              </w:rPr>
            </w:pPr>
          </w:p>
        </w:tc>
      </w:tr>
      <w:tr w:rsidR="00270F92" w14:paraId="2AE0F3A4" w14:textId="77777777" w:rsidTr="00270F92">
        <w:trPr>
          <w:ins w:id="82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D8F2D36" w14:textId="77777777" w:rsidR="00270F92" w:rsidRDefault="00270F92">
            <w:pPr>
              <w:spacing w:line="360" w:lineRule="auto"/>
              <w:rPr>
                <w:ins w:id="826" w:author="FIXED-TERM Le Huynh Anh Tuan (RBVH/ETI14)" w:date="2016-12-29T14:54:00Z"/>
                <w:sz w:val="18"/>
                <w:szCs w:val="18"/>
              </w:rPr>
            </w:pPr>
            <w:ins w:id="827" w:author="FIXED-TERM Le Huynh Anh Tuan (RBVH/ETI14)" w:date="2016-12-29T14:54:00Z">
              <w:r>
                <w:rPr>
                  <w:sz w:val="18"/>
                  <w:szCs w:val="18"/>
                </w:rPr>
                <w:t>Failed End Condition</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8C64F67"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28" w:author="FIXED-TERM Le Huynh Anh Tuan (RBVH/ETI14)" w:date="2016-12-29T14:54:00Z"/>
                <w:rFonts w:cs="Tahoma"/>
                <w:sz w:val="18"/>
                <w:szCs w:val="18"/>
              </w:rPr>
            </w:pPr>
            <w:r>
              <w:t>The system displays an error message</w:t>
            </w:r>
          </w:p>
        </w:tc>
      </w:tr>
      <w:tr w:rsidR="00270F92" w14:paraId="06800F26" w14:textId="77777777" w:rsidTr="00270F92">
        <w:trPr>
          <w:cnfStyle w:val="000000100000" w:firstRow="0" w:lastRow="0" w:firstColumn="0" w:lastColumn="0" w:oddVBand="0" w:evenVBand="0" w:oddHBand="1" w:evenHBand="0" w:firstRowFirstColumn="0" w:firstRowLastColumn="0" w:lastRowFirstColumn="0" w:lastRowLastColumn="0"/>
          <w:ins w:id="82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2EFB086" w14:textId="77777777" w:rsidR="00270F92" w:rsidRDefault="00270F92">
            <w:pPr>
              <w:spacing w:line="360" w:lineRule="auto"/>
              <w:rPr>
                <w:ins w:id="830" w:author="FIXED-TERM Le Huynh Anh Tuan (RBVH/ETI14)" w:date="2016-12-29T14:54:00Z"/>
                <w:sz w:val="18"/>
                <w:szCs w:val="18"/>
              </w:rPr>
            </w:pPr>
            <w:ins w:id="831" w:author="FIXED-TERM Le Huynh Anh Tuan (RBVH/ETI14)" w:date="2016-12-29T14:54:00Z">
              <w:r>
                <w:rPr>
                  <w:sz w:val="18"/>
                  <w:szCs w:val="18"/>
                </w:rPr>
                <w:t>Special Requirements</w:t>
              </w:r>
            </w:ins>
          </w:p>
        </w:tc>
        <w:tc>
          <w:tcPr>
            <w:tcW w:w="70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053C545"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32" w:author="FIXED-TERM Le Huynh Anh Tuan (RBVH/ETI14)" w:date="2016-12-29T14:54:00Z"/>
                <w:rFonts w:cs="Tahoma"/>
                <w:sz w:val="18"/>
                <w:szCs w:val="18"/>
              </w:rPr>
            </w:pPr>
            <w:ins w:id="833" w:author="FIXED-TERM Le Huynh Anh Tuan (RBVH/ETI14)" w:date="2016-12-29T14:54:00Z">
              <w:r>
                <w:rPr>
                  <w:rFonts w:cs="Tahoma"/>
                  <w:sz w:val="18"/>
                  <w:szCs w:val="18"/>
                </w:rPr>
                <w:t>+ The System’s interface must be user-friendly.</w:t>
              </w:r>
            </w:ins>
          </w:p>
          <w:p w14:paraId="78C3B191"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34" w:author="FIXED-TERM Le Huynh Anh Tuan (RBVH/ETI14)" w:date="2016-12-29T14:54:00Z"/>
                <w:rFonts w:cs="Tahoma"/>
                <w:sz w:val="18"/>
                <w:szCs w:val="18"/>
              </w:rPr>
            </w:pPr>
            <w:ins w:id="835" w:author="FIXED-TERM Le Huynh Anh Tuan (RBVH/ETI14)" w:date="2016-12-29T14:54:00Z">
              <w:r>
                <w:rPr>
                  <w:rFonts w:cs="Tahoma"/>
                  <w:sz w:val="18"/>
                  <w:szCs w:val="18"/>
                </w:rPr>
                <w:t>+ The respond time must be under 5 seconds.</w:t>
              </w:r>
            </w:ins>
          </w:p>
        </w:tc>
      </w:tr>
    </w:tbl>
    <w:p w14:paraId="146FA439" w14:textId="77777777" w:rsidR="00270F92" w:rsidRDefault="00270F92" w:rsidP="003F6689"/>
    <w:tbl>
      <w:tblPr>
        <w:tblStyle w:val="GridTable4-Accent1"/>
        <w:tblW w:w="0" w:type="auto"/>
        <w:tblLayout w:type="fixed"/>
        <w:tblLook w:val="04A0" w:firstRow="1" w:lastRow="0" w:firstColumn="1" w:lastColumn="0" w:noHBand="0" w:noVBand="1"/>
      </w:tblPr>
      <w:tblGrid>
        <w:gridCol w:w="1615"/>
        <w:gridCol w:w="7172"/>
      </w:tblGrid>
      <w:tr w:rsidR="00270F92" w14:paraId="6C6DFA9A" w14:textId="77777777" w:rsidTr="001530B4">
        <w:trPr>
          <w:cnfStyle w:val="100000000000" w:firstRow="1" w:lastRow="0" w:firstColumn="0" w:lastColumn="0" w:oddVBand="0" w:evenVBand="0" w:oddHBand="0" w:evenHBand="0" w:firstRowFirstColumn="0" w:firstRowLastColumn="0" w:lastRowFirstColumn="0" w:lastRowLastColumn="0"/>
          <w:ins w:id="83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hideMark/>
          </w:tcPr>
          <w:p w14:paraId="5E0F0598" w14:textId="2B3594F9" w:rsidR="00270F92" w:rsidRDefault="00FA4A1D">
            <w:pPr>
              <w:spacing w:line="360" w:lineRule="auto"/>
              <w:rPr>
                <w:ins w:id="837" w:author="FIXED-TERM Le Huynh Anh Tuan (RBVH/ETI14)" w:date="2016-12-29T14:54:00Z"/>
                <w:kern w:val="0"/>
                <w:sz w:val="18"/>
                <w:szCs w:val="18"/>
              </w:rPr>
            </w:pPr>
            <w:r>
              <w:t>RE4-2</w:t>
            </w:r>
          </w:p>
        </w:tc>
        <w:tc>
          <w:tcPr>
            <w:tcW w:w="7172" w:type="dxa"/>
            <w:hideMark/>
          </w:tcPr>
          <w:p w14:paraId="0156725D" w14:textId="77777777" w:rsidR="00270F92" w:rsidRDefault="00270F92">
            <w:pPr>
              <w:spacing w:line="360" w:lineRule="auto"/>
              <w:cnfStyle w:val="100000000000" w:firstRow="1" w:lastRow="0" w:firstColumn="0" w:lastColumn="0" w:oddVBand="0" w:evenVBand="0" w:oddHBand="0" w:evenHBand="0" w:firstRowFirstColumn="0" w:firstRowLastColumn="0" w:lastRowFirstColumn="0" w:lastRowLastColumn="0"/>
              <w:rPr>
                <w:ins w:id="838" w:author="FIXED-TERM Le Huynh Anh Tuan (RBVH/ETI14)" w:date="2016-12-29T14:54:00Z"/>
                <w:sz w:val="18"/>
                <w:szCs w:val="18"/>
              </w:rPr>
            </w:pPr>
            <w:r>
              <w:rPr>
                <w:sz w:val="18"/>
                <w:szCs w:val="18"/>
              </w:rPr>
              <w:t>Upload file</w:t>
            </w:r>
          </w:p>
        </w:tc>
      </w:tr>
      <w:tr w:rsidR="00270F92" w14:paraId="4D6C5F60" w14:textId="77777777" w:rsidTr="001530B4">
        <w:trPr>
          <w:cnfStyle w:val="000000100000" w:firstRow="0" w:lastRow="0" w:firstColumn="0" w:lastColumn="0" w:oddVBand="0" w:evenVBand="0" w:oddHBand="1" w:evenHBand="0" w:firstRowFirstColumn="0" w:firstRowLastColumn="0" w:lastRowFirstColumn="0" w:lastRowLastColumn="0"/>
          <w:ins w:id="83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5233D537" w14:textId="77777777" w:rsidR="00270F92" w:rsidRDefault="00270F92">
            <w:pPr>
              <w:spacing w:line="360" w:lineRule="auto"/>
              <w:rPr>
                <w:ins w:id="840" w:author="FIXED-TERM Le Huynh Anh Tuan (RBVH/ETI14)" w:date="2016-12-29T14:54:00Z"/>
                <w:sz w:val="18"/>
                <w:szCs w:val="18"/>
              </w:rPr>
            </w:pPr>
            <w:ins w:id="841" w:author="FIXED-TERM Le Huynh Anh Tuan (RBVH/ETI14)" w:date="2016-12-29T14:54:00Z">
              <w:r>
                <w:rPr>
                  <w:sz w:val="18"/>
                  <w:szCs w:val="18"/>
                </w:rPr>
                <w:t>Description</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9877A52"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42" w:author="FIXED-TERM Le Huynh Anh Tuan (RBVH/ETI14)" w:date="2016-12-29T14:54:00Z"/>
                <w:rFonts w:cs="Tahoma"/>
                <w:sz w:val="18"/>
                <w:szCs w:val="18"/>
              </w:rPr>
            </w:pPr>
            <w:r>
              <w:rPr>
                <w:sz w:val="18"/>
                <w:szCs w:val="18"/>
              </w:rPr>
              <w:t>User wants to upload scripts or data for a test run. Especially Jmeter script test.</w:t>
            </w:r>
          </w:p>
        </w:tc>
      </w:tr>
      <w:tr w:rsidR="00270F92" w14:paraId="415B4386" w14:textId="77777777" w:rsidTr="001530B4">
        <w:trPr>
          <w:ins w:id="84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5193B992" w14:textId="77777777" w:rsidR="00270F92" w:rsidRDefault="00270F92">
            <w:pPr>
              <w:spacing w:line="360" w:lineRule="auto"/>
              <w:rPr>
                <w:ins w:id="844" w:author="FIXED-TERM Le Huynh Anh Tuan (RBVH/ETI14)" w:date="2016-12-29T14:54:00Z"/>
                <w:sz w:val="18"/>
                <w:szCs w:val="18"/>
              </w:rPr>
            </w:pPr>
            <w:ins w:id="845" w:author="FIXED-TERM Le Huynh Anh Tuan (RBVH/ETI14)" w:date="2016-12-29T14:54:00Z">
              <w:r>
                <w:rPr>
                  <w:sz w:val="18"/>
                  <w:szCs w:val="18"/>
                </w:rPr>
                <w:t>Stakeholders</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B42EBC2"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46" w:author="FIXED-TERM Le Huynh Anh Tuan (RBVH/ETI14)" w:date="2016-12-29T14:54:00Z"/>
                <w:rFonts w:cs="Tahoma"/>
                <w:sz w:val="18"/>
                <w:szCs w:val="18"/>
              </w:rPr>
            </w:pPr>
            <w:ins w:id="847" w:author="FIXED-TERM Le Huynh Anh Tuan (RBVH/ETI14)" w:date="2016-12-29T14:54:00Z">
              <w:r>
                <w:rPr>
                  <w:rFonts w:cs="Tahoma"/>
                  <w:sz w:val="18"/>
                  <w:szCs w:val="18"/>
                </w:rPr>
                <w:t>Testers, project manager, admin</w:t>
              </w:r>
            </w:ins>
          </w:p>
        </w:tc>
      </w:tr>
      <w:tr w:rsidR="00270F92" w14:paraId="788F6717" w14:textId="77777777" w:rsidTr="001530B4">
        <w:trPr>
          <w:cnfStyle w:val="000000100000" w:firstRow="0" w:lastRow="0" w:firstColumn="0" w:lastColumn="0" w:oddVBand="0" w:evenVBand="0" w:oddHBand="1" w:evenHBand="0" w:firstRowFirstColumn="0" w:firstRowLastColumn="0" w:lastRowFirstColumn="0" w:lastRowLastColumn="0"/>
          <w:ins w:id="84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53A418C" w14:textId="77777777" w:rsidR="00270F92" w:rsidRDefault="00270F92">
            <w:pPr>
              <w:spacing w:line="360" w:lineRule="auto"/>
              <w:rPr>
                <w:ins w:id="849" w:author="FIXED-TERM Le Huynh Anh Tuan (RBVH/ETI14)" w:date="2016-12-29T14:54:00Z"/>
                <w:sz w:val="18"/>
                <w:szCs w:val="18"/>
              </w:rPr>
            </w:pPr>
            <w:ins w:id="850" w:author="FIXED-TERM Le Huynh Anh Tuan (RBVH/ETI14)" w:date="2016-12-29T14:54:00Z">
              <w:r>
                <w:rPr>
                  <w:sz w:val="18"/>
                  <w:szCs w:val="18"/>
                </w:rPr>
                <w:t>Actors</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6F177D9"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51" w:author="FIXED-TERM Le Huynh Anh Tuan (RBVH/ETI14)" w:date="2016-12-29T14:54:00Z"/>
                <w:rFonts w:cs="Tahoma"/>
                <w:sz w:val="18"/>
                <w:szCs w:val="18"/>
              </w:rPr>
            </w:pPr>
            <w:r>
              <w:rPr>
                <w:sz w:val="18"/>
                <w:szCs w:val="18"/>
              </w:rPr>
              <w:t>User</w:t>
            </w:r>
          </w:p>
        </w:tc>
      </w:tr>
      <w:tr w:rsidR="00270F92" w14:paraId="741383EF" w14:textId="77777777" w:rsidTr="001530B4">
        <w:trPr>
          <w:ins w:id="85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072E474" w14:textId="77777777" w:rsidR="00270F92" w:rsidRDefault="00270F92">
            <w:pPr>
              <w:spacing w:line="360" w:lineRule="auto"/>
              <w:rPr>
                <w:ins w:id="853" w:author="FIXED-TERM Le Huynh Anh Tuan (RBVH/ETI14)" w:date="2016-12-29T14:54:00Z"/>
                <w:sz w:val="18"/>
                <w:szCs w:val="18"/>
              </w:rPr>
            </w:pPr>
            <w:ins w:id="854" w:author="FIXED-TERM Le Huynh Anh Tuan (RBVH/ETI14)" w:date="2016-12-29T14:54:00Z">
              <w:r>
                <w:rPr>
                  <w:sz w:val="18"/>
                  <w:szCs w:val="18"/>
                </w:rPr>
                <w:t>Trigger</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42B2FCCC" w14:textId="77777777" w:rsidR="00270F92" w:rsidRDefault="00270F92">
            <w:pPr>
              <w:pStyle w:val="BodyTextIndent"/>
              <w:ind w:left="0"/>
              <w:cnfStyle w:val="000000000000" w:firstRow="0" w:lastRow="0" w:firstColumn="0" w:lastColumn="0" w:oddVBand="0" w:evenVBand="0" w:oddHBand="0" w:evenHBand="0" w:firstRowFirstColumn="0" w:firstRowLastColumn="0" w:lastRowFirstColumn="0" w:lastRowLastColumn="0"/>
              <w:rPr>
                <w:ins w:id="855" w:author="FIXED-TERM Le Huynh Anh Tuan (RBVH/ETI14)" w:date="2016-12-29T14:54:00Z"/>
                <w:rFonts w:cs="Tahoma"/>
                <w:sz w:val="18"/>
                <w:szCs w:val="18"/>
              </w:rPr>
            </w:pPr>
            <w:r>
              <w:t>User wants to upload scripts or data for a test run.</w:t>
            </w:r>
          </w:p>
          <w:p w14:paraId="679902F6"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56" w:author="FIXED-TERM Le Huynh Anh Tuan (RBVH/ETI14)" w:date="2016-12-29T14:54:00Z"/>
                <w:rFonts w:cs="Tahoma"/>
                <w:sz w:val="18"/>
                <w:szCs w:val="18"/>
              </w:rPr>
            </w:pPr>
          </w:p>
        </w:tc>
      </w:tr>
      <w:tr w:rsidR="00270F92" w14:paraId="3DD01962" w14:textId="77777777" w:rsidTr="001530B4">
        <w:trPr>
          <w:cnfStyle w:val="000000100000" w:firstRow="0" w:lastRow="0" w:firstColumn="0" w:lastColumn="0" w:oddVBand="0" w:evenVBand="0" w:oddHBand="1" w:evenHBand="0" w:firstRowFirstColumn="0" w:firstRowLastColumn="0" w:lastRowFirstColumn="0" w:lastRowLastColumn="0"/>
          <w:ins w:id="85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BB96F99" w14:textId="77777777" w:rsidR="00270F92" w:rsidRDefault="00270F92">
            <w:pPr>
              <w:spacing w:line="360" w:lineRule="auto"/>
              <w:rPr>
                <w:ins w:id="858" w:author="FIXED-TERM Le Huynh Anh Tuan (RBVH/ETI14)" w:date="2016-12-29T14:54:00Z"/>
                <w:sz w:val="18"/>
                <w:szCs w:val="18"/>
              </w:rPr>
            </w:pPr>
            <w:ins w:id="859" w:author="FIXED-TERM Le Huynh Anh Tuan (RBVH/ETI14)" w:date="2016-12-29T14:54:00Z">
              <w:r>
                <w:rPr>
                  <w:sz w:val="18"/>
                  <w:szCs w:val="18"/>
                </w:rPr>
                <w:t>Inputs</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984"/>
              <w:gridCol w:w="1984"/>
              <w:gridCol w:w="3242"/>
            </w:tblGrid>
            <w:tr w:rsidR="00270F92" w14:paraId="356205AF" w14:textId="77777777" w:rsidTr="001530B4">
              <w:trPr>
                <w:trHeight w:val="373"/>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03FAF928" w14:textId="77777777" w:rsidR="00270F92" w:rsidRDefault="00270F92">
                  <w:pPr>
                    <w:jc w:val="both"/>
                    <w:rPr>
                      <w:rFonts w:cs="Arial"/>
                      <w:b/>
                      <w:sz w:val="18"/>
                      <w:szCs w:val="18"/>
                    </w:rPr>
                  </w:pPr>
                  <w:r>
                    <w:rPr>
                      <w:rFonts w:cs="Arial"/>
                      <w:b/>
                      <w:sz w:val="18"/>
                      <w:szCs w:val="18"/>
                    </w:rPr>
                    <w:t>Field Name</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4E352C54" w14:textId="77777777" w:rsidR="00270F92" w:rsidRDefault="00270F92">
                  <w:pPr>
                    <w:jc w:val="both"/>
                    <w:rPr>
                      <w:rFonts w:cs="Arial"/>
                      <w:b/>
                      <w:sz w:val="18"/>
                      <w:szCs w:val="18"/>
                    </w:rPr>
                  </w:pPr>
                  <w:r>
                    <w:rPr>
                      <w:rFonts w:cs="Arial"/>
                      <w:b/>
                      <w:sz w:val="18"/>
                      <w:szCs w:val="18"/>
                    </w:rPr>
                    <w:t>Type</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68F26037" w14:textId="77777777" w:rsidR="00270F92" w:rsidRDefault="00270F92">
                  <w:pPr>
                    <w:jc w:val="both"/>
                    <w:rPr>
                      <w:rFonts w:cs="Arial"/>
                      <w:b/>
                      <w:sz w:val="18"/>
                      <w:szCs w:val="18"/>
                    </w:rPr>
                  </w:pPr>
                  <w:r>
                    <w:rPr>
                      <w:rFonts w:cs="Arial"/>
                      <w:b/>
                      <w:sz w:val="18"/>
                      <w:szCs w:val="18"/>
                    </w:rPr>
                    <w:t>Remarks</w:t>
                  </w:r>
                </w:p>
              </w:tc>
            </w:tr>
            <w:tr w:rsidR="00270F92" w14:paraId="7D80C267" w14:textId="77777777" w:rsidTr="001530B4">
              <w:trPr>
                <w:trHeight w:val="386"/>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80CD0A" w14:textId="77777777" w:rsidR="00270F92" w:rsidRDefault="00270F92">
                  <w:pPr>
                    <w:jc w:val="both"/>
                    <w:rPr>
                      <w:rFonts w:cs="Arial"/>
                      <w:sz w:val="18"/>
                      <w:szCs w:val="18"/>
                    </w:rPr>
                  </w:pPr>
                  <w:r>
                    <w:rPr>
                      <w:sz w:val="18"/>
                      <w:szCs w:val="18"/>
                    </w:rPr>
                    <w:t>Name</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46B088" w14:textId="77777777" w:rsidR="00270F92" w:rsidRDefault="00270F92">
                  <w:pPr>
                    <w:ind w:left="720" w:hanging="720"/>
                    <w:jc w:val="both"/>
                    <w:rPr>
                      <w:rFonts w:cs="Arial"/>
                      <w:sz w:val="18"/>
                      <w:szCs w:val="18"/>
                    </w:rPr>
                  </w:pPr>
                  <w:r>
                    <w:rPr>
                      <w:rFonts w:cs="Arial"/>
                      <w:sz w:val="18"/>
                      <w:szCs w:val="18"/>
                    </w:rPr>
                    <w:t>Text</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EF1836" w14:textId="77777777" w:rsidR="00270F92" w:rsidRDefault="00270F92">
                  <w:pPr>
                    <w:jc w:val="both"/>
                    <w:rPr>
                      <w:rFonts w:cs="Arial"/>
                      <w:sz w:val="18"/>
                      <w:szCs w:val="18"/>
                    </w:rPr>
                  </w:pPr>
                  <w:r>
                    <w:rPr>
                      <w:sz w:val="18"/>
                      <w:szCs w:val="18"/>
                    </w:rPr>
                    <w:t>The test suite name</w:t>
                  </w:r>
                </w:p>
              </w:tc>
            </w:tr>
            <w:tr w:rsidR="00270F92" w14:paraId="492B49FC"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AEF41C" w14:textId="77777777" w:rsidR="00270F92" w:rsidRDefault="00270F92">
                  <w:pPr>
                    <w:jc w:val="both"/>
                    <w:rPr>
                      <w:rFonts w:cs="Arial"/>
                      <w:sz w:val="18"/>
                      <w:szCs w:val="18"/>
                    </w:rPr>
                  </w:pPr>
                  <w:r>
                    <w:rPr>
                      <w:sz w:val="18"/>
                      <w:szCs w:val="18"/>
                    </w:rPr>
                    <w:t>Threads</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D7B868" w14:textId="77777777" w:rsidR="00270F92" w:rsidRDefault="00270F92">
                  <w:pPr>
                    <w:jc w:val="both"/>
                    <w:rPr>
                      <w:rFonts w:cs="Arial"/>
                      <w:sz w:val="18"/>
                      <w:szCs w:val="18"/>
                    </w:rPr>
                  </w:pPr>
                  <w:r>
                    <w:rPr>
                      <w:rFonts w:cs="Arial"/>
                      <w:sz w:val="18"/>
                      <w:szCs w:val="18"/>
                    </w:rPr>
                    <w:t>Number</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CA2647" w14:textId="77777777" w:rsidR="00270F92" w:rsidRDefault="00270F92">
                  <w:pPr>
                    <w:jc w:val="both"/>
                    <w:rPr>
                      <w:rFonts w:cs="Arial"/>
                      <w:sz w:val="18"/>
                      <w:szCs w:val="18"/>
                    </w:rPr>
                  </w:pPr>
                  <w:r>
                    <w:rPr>
                      <w:sz w:val="18"/>
                      <w:szCs w:val="18"/>
                    </w:rPr>
                    <w:t>Test parameter</w:t>
                  </w:r>
                </w:p>
              </w:tc>
            </w:tr>
            <w:tr w:rsidR="00270F92" w14:paraId="2B88B9D7"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C21A5F" w14:textId="77777777" w:rsidR="00270F92" w:rsidRDefault="00270F92">
                  <w:pPr>
                    <w:jc w:val="both"/>
                    <w:rPr>
                      <w:sz w:val="18"/>
                      <w:szCs w:val="18"/>
                    </w:rPr>
                  </w:pPr>
                  <w:r>
                    <w:rPr>
                      <w:sz w:val="18"/>
                      <w:szCs w:val="18"/>
                    </w:rPr>
                    <w:t>Ramp-up</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7A6F79" w14:textId="77777777" w:rsidR="00270F92" w:rsidRDefault="00270F92">
                  <w:pPr>
                    <w:jc w:val="both"/>
                    <w:rPr>
                      <w:rFonts w:cs="Arial"/>
                      <w:sz w:val="18"/>
                      <w:szCs w:val="18"/>
                    </w:rPr>
                  </w:pPr>
                  <w:r>
                    <w:rPr>
                      <w:rFonts w:cs="Arial"/>
                      <w:sz w:val="18"/>
                      <w:szCs w:val="18"/>
                    </w:rPr>
                    <w:t>Number</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13614E" w14:textId="77777777" w:rsidR="00270F92" w:rsidRDefault="00270F92">
                  <w:pPr>
                    <w:jc w:val="both"/>
                    <w:rPr>
                      <w:sz w:val="18"/>
                      <w:szCs w:val="18"/>
                    </w:rPr>
                  </w:pPr>
                  <w:r>
                    <w:rPr>
                      <w:sz w:val="18"/>
                      <w:szCs w:val="18"/>
                    </w:rPr>
                    <w:t>Test parameter</w:t>
                  </w:r>
                </w:p>
              </w:tc>
            </w:tr>
            <w:tr w:rsidR="00270F92" w14:paraId="4B6C45C1"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4E320A" w14:textId="77777777" w:rsidR="00270F92" w:rsidRDefault="00270F92">
                  <w:pPr>
                    <w:jc w:val="both"/>
                    <w:rPr>
                      <w:sz w:val="18"/>
                      <w:szCs w:val="18"/>
                    </w:rPr>
                  </w:pPr>
                  <w:r>
                    <w:rPr>
                      <w:sz w:val="18"/>
                      <w:szCs w:val="18"/>
                    </w:rPr>
                    <w:t>Agent</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E287AB" w14:textId="77777777" w:rsidR="00270F92" w:rsidRDefault="00270F92">
                  <w:pPr>
                    <w:jc w:val="both"/>
                    <w:rPr>
                      <w:rFonts w:cs="Arial"/>
                      <w:sz w:val="18"/>
                      <w:szCs w:val="18"/>
                    </w:rPr>
                  </w:pPr>
                  <w:r>
                    <w:rPr>
                      <w:rFonts w:cs="Arial"/>
                      <w:sz w:val="18"/>
                      <w:szCs w:val="18"/>
                    </w:rPr>
                    <w:t>Text</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7B8364" w14:textId="77777777" w:rsidR="00270F92" w:rsidRDefault="00270F92">
                  <w:pPr>
                    <w:jc w:val="both"/>
                    <w:rPr>
                      <w:sz w:val="18"/>
                      <w:szCs w:val="18"/>
                    </w:rPr>
                  </w:pPr>
                  <w:r>
                    <w:rPr>
                      <w:sz w:val="18"/>
                      <w:szCs w:val="18"/>
                    </w:rPr>
                    <w:t>IP v4 format</w:t>
                  </w:r>
                </w:p>
              </w:tc>
            </w:tr>
            <w:tr w:rsidR="00270F92" w14:paraId="782B37B5" w14:textId="77777777" w:rsidTr="001530B4">
              <w:trPr>
                <w:trHeight w:val="386"/>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BCE052" w14:textId="77777777" w:rsidR="00270F92" w:rsidRDefault="00270F92">
                  <w:pPr>
                    <w:jc w:val="both"/>
                    <w:rPr>
                      <w:sz w:val="18"/>
                      <w:szCs w:val="18"/>
                    </w:rPr>
                  </w:pPr>
                  <w:r>
                    <w:rPr>
                      <w:sz w:val="18"/>
                      <w:szCs w:val="18"/>
                    </w:rPr>
                    <w:t>File Upload</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F67025" w14:textId="77777777" w:rsidR="00270F92" w:rsidRDefault="00270F92">
                  <w:pPr>
                    <w:jc w:val="both"/>
                    <w:rPr>
                      <w:rFonts w:cs="Arial"/>
                      <w:sz w:val="18"/>
                      <w:szCs w:val="18"/>
                    </w:rPr>
                  </w:pPr>
                  <w:r>
                    <w:rPr>
                      <w:rFonts w:cs="Arial"/>
                      <w:sz w:val="18"/>
                      <w:szCs w:val="18"/>
                    </w:rPr>
                    <w:t>File</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392AC9" w14:textId="77777777" w:rsidR="00270F92" w:rsidRDefault="00270F92">
                  <w:pPr>
                    <w:jc w:val="both"/>
                    <w:rPr>
                      <w:sz w:val="18"/>
                      <w:szCs w:val="18"/>
                    </w:rPr>
                  </w:pPr>
                  <w:r>
                    <w:rPr>
                      <w:sz w:val="18"/>
                      <w:szCs w:val="18"/>
                    </w:rPr>
                    <w:t>script *.jmx, data  *.csv, *.txt</w:t>
                  </w:r>
                </w:p>
              </w:tc>
            </w:tr>
          </w:tbl>
          <w:p w14:paraId="2D052107" w14:textId="77777777" w:rsidR="00270F92" w:rsidRDefault="00270F92">
            <w:pPr>
              <w:pStyle w:val="Default"/>
              <w:cnfStyle w:val="000000100000" w:firstRow="0" w:lastRow="0" w:firstColumn="0" w:lastColumn="0" w:oddVBand="0" w:evenVBand="0" w:oddHBand="1" w:evenHBand="0" w:firstRowFirstColumn="0" w:firstRowLastColumn="0" w:lastRowFirstColumn="0" w:lastRowLastColumn="0"/>
              <w:rPr>
                <w:ins w:id="860" w:author="FIXED-TERM Le Huynh Anh Tuan (RBVH/ETI14)" w:date="2016-12-29T14:54:00Z"/>
                <w:rFonts w:asciiTheme="minorHAnsi" w:hAnsiTheme="minorHAnsi"/>
                <w:color w:val="auto"/>
                <w:sz w:val="18"/>
                <w:szCs w:val="18"/>
                <w:lang w:eastAsia="ja-JP"/>
              </w:rPr>
            </w:pPr>
          </w:p>
          <w:p w14:paraId="38D0D033" w14:textId="77777777" w:rsidR="00270F92" w:rsidRDefault="00270F92">
            <w:pPr>
              <w:pStyle w:val="Default"/>
              <w:ind w:left="720"/>
              <w:cnfStyle w:val="000000100000" w:firstRow="0" w:lastRow="0" w:firstColumn="0" w:lastColumn="0" w:oddVBand="0" w:evenVBand="0" w:oddHBand="1" w:evenHBand="0" w:firstRowFirstColumn="0" w:firstRowLastColumn="0" w:lastRowFirstColumn="0" w:lastRowLastColumn="0"/>
              <w:rPr>
                <w:ins w:id="861" w:author="FIXED-TERM Le Huynh Anh Tuan (RBVH/ETI14)" w:date="2016-12-29T14:54:00Z"/>
                <w:rFonts w:asciiTheme="minorHAnsi" w:hAnsiTheme="minorHAnsi"/>
                <w:sz w:val="18"/>
                <w:szCs w:val="18"/>
                <w:lang w:eastAsia="ja-JP"/>
              </w:rPr>
            </w:pPr>
          </w:p>
        </w:tc>
      </w:tr>
      <w:tr w:rsidR="00270F92" w14:paraId="1622B547" w14:textId="77777777" w:rsidTr="001530B4">
        <w:trPr>
          <w:ins w:id="86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36A8ACE" w14:textId="77777777" w:rsidR="00270F92" w:rsidRDefault="00270F92">
            <w:pPr>
              <w:spacing w:line="360" w:lineRule="auto"/>
              <w:rPr>
                <w:ins w:id="863" w:author="FIXED-TERM Le Huynh Anh Tuan (RBVH/ETI14)" w:date="2016-12-29T14:54:00Z"/>
                <w:sz w:val="18"/>
                <w:szCs w:val="18"/>
              </w:rPr>
            </w:pPr>
            <w:ins w:id="864" w:author="FIXED-TERM Le Huynh Anh Tuan (RBVH/ETI14)" w:date="2016-12-29T14:54:00Z">
              <w:r>
                <w:rPr>
                  <w:sz w:val="18"/>
                  <w:szCs w:val="18"/>
                </w:rPr>
                <w:t>Preconditions</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595C089B"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lang w:eastAsia="en-US"/>
              </w:rPr>
            </w:pPr>
            <w:r>
              <w:rPr>
                <w:sz w:val="18"/>
                <w:szCs w:val="18"/>
              </w:rPr>
              <w:t>User must logged into the system.</w:t>
            </w:r>
          </w:p>
          <w:p w14:paraId="3AC3013E"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must enroll in at least 1 project the see the project list.</w:t>
            </w:r>
          </w:p>
          <w:p w14:paraId="661386AE"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65" w:author="FIXED-TERM Le Huynh Anh Tuan (RBVH/ETI14)" w:date="2016-12-29T14:54:00Z"/>
                <w:rFonts w:cs="Tahoma"/>
                <w:sz w:val="18"/>
                <w:szCs w:val="18"/>
              </w:rPr>
            </w:pPr>
            <w:r>
              <w:rPr>
                <w:sz w:val="18"/>
                <w:szCs w:val="18"/>
              </w:rPr>
              <w:t>User must create a test to view and upload the files.</w:t>
            </w:r>
          </w:p>
        </w:tc>
      </w:tr>
      <w:tr w:rsidR="00270F92" w14:paraId="4940DF5B" w14:textId="77777777" w:rsidTr="001530B4">
        <w:trPr>
          <w:cnfStyle w:val="000000100000" w:firstRow="0" w:lastRow="0" w:firstColumn="0" w:lastColumn="0" w:oddVBand="0" w:evenVBand="0" w:oddHBand="1" w:evenHBand="0" w:firstRowFirstColumn="0" w:firstRowLastColumn="0" w:lastRowFirstColumn="0" w:lastRowLastColumn="0"/>
          <w:ins w:id="86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4C912621" w14:textId="77777777" w:rsidR="00270F92" w:rsidRDefault="00270F92">
            <w:pPr>
              <w:spacing w:line="360" w:lineRule="auto"/>
              <w:rPr>
                <w:ins w:id="867" w:author="FIXED-TERM Le Huynh Anh Tuan (RBVH/ETI14)" w:date="2016-12-29T14:54:00Z"/>
                <w:sz w:val="18"/>
                <w:szCs w:val="18"/>
              </w:rPr>
            </w:pPr>
            <w:ins w:id="868" w:author="FIXED-TERM Le Huynh Anh Tuan (RBVH/ETI14)" w:date="2016-12-29T14:54:00Z">
              <w:r>
                <w:rPr>
                  <w:sz w:val="18"/>
                  <w:szCs w:val="18"/>
                </w:rPr>
                <w:t>Main Success Scenario</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7770A8CF" w14:textId="77777777" w:rsidR="00270F92" w:rsidRDefault="00270F92" w:rsidP="00270F92">
            <w:pPr>
              <w:pStyle w:val="ListParagraph"/>
              <w:numPr>
                <w:ilvl w:val="0"/>
                <w:numId w:val="32"/>
              </w:numPr>
              <w:spacing w:before="0" w:line="360" w:lineRule="auto"/>
              <w:cnfStyle w:val="000000100000" w:firstRow="0" w:lastRow="0" w:firstColumn="0" w:lastColumn="0" w:oddVBand="0" w:evenVBand="0" w:oddHBand="1" w:evenHBand="0" w:firstRowFirstColumn="0" w:firstRowLastColumn="0" w:lastRowFirstColumn="0" w:lastRowLastColumn="0"/>
              <w:rPr>
                <w:sz w:val="22"/>
                <w:szCs w:val="22"/>
              </w:rPr>
            </w:pPr>
            <w:r>
              <w:t>The User login to the dashboard</w:t>
            </w:r>
          </w:p>
          <w:p w14:paraId="380911D3" w14:textId="77777777" w:rsidR="00270F92" w:rsidRDefault="00270F92" w:rsidP="00270F92">
            <w:pPr>
              <w:pStyle w:val="ListParagraph"/>
              <w:numPr>
                <w:ilvl w:val="0"/>
                <w:numId w:val="32"/>
              </w:numPr>
              <w:spacing w:before="0" w:line="360" w:lineRule="auto"/>
              <w:cnfStyle w:val="000000100000" w:firstRow="0" w:lastRow="0" w:firstColumn="0" w:lastColumn="0" w:oddVBand="0" w:evenVBand="0" w:oddHBand="1" w:evenHBand="0" w:firstRowFirstColumn="0" w:firstRowLastColumn="0" w:lastRowFirstColumn="0" w:lastRowLastColumn="0"/>
            </w:pPr>
            <w:r>
              <w:t>The User navigate to a project detail.</w:t>
            </w:r>
          </w:p>
          <w:p w14:paraId="4EFD929C" w14:textId="77777777" w:rsidR="00270F92" w:rsidRDefault="00270F92" w:rsidP="00270F92">
            <w:pPr>
              <w:pStyle w:val="ListParagraph"/>
              <w:numPr>
                <w:ilvl w:val="0"/>
                <w:numId w:val="32"/>
              </w:numPr>
              <w:spacing w:before="0" w:line="360" w:lineRule="auto"/>
              <w:cnfStyle w:val="000000100000" w:firstRow="0" w:lastRow="0" w:firstColumn="0" w:lastColumn="0" w:oddVBand="0" w:evenVBand="0" w:oddHBand="1" w:evenHBand="0" w:firstRowFirstColumn="0" w:firstRowLastColumn="0" w:lastRowFirstColumn="0" w:lastRowLastColumn="0"/>
            </w:pPr>
            <w:r>
              <w:t>The User navigate to a Test Detail.</w:t>
            </w:r>
          </w:p>
          <w:p w14:paraId="70EE4508" w14:textId="77777777" w:rsidR="00270F92" w:rsidRDefault="00270F92" w:rsidP="00270F92">
            <w:pPr>
              <w:pStyle w:val="ListParagraph"/>
              <w:numPr>
                <w:ilvl w:val="0"/>
                <w:numId w:val="32"/>
              </w:numPr>
              <w:spacing w:before="0" w:line="360" w:lineRule="auto"/>
              <w:cnfStyle w:val="000000100000" w:firstRow="0" w:lastRow="0" w:firstColumn="0" w:lastColumn="0" w:oddVBand="0" w:evenVBand="0" w:oddHBand="1" w:evenHBand="0" w:firstRowFirstColumn="0" w:firstRowLastColumn="0" w:lastRowFirstColumn="0" w:lastRowLastColumn="0"/>
            </w:pPr>
            <w:r>
              <w:t>Click “Change” to navigate to edit form</w:t>
            </w:r>
          </w:p>
          <w:tbl>
            <w:tblPr>
              <w:tblStyle w:val="GridTable1Light"/>
              <w:tblW w:w="65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764"/>
              <w:gridCol w:w="1764"/>
              <w:gridCol w:w="3027"/>
            </w:tblGrid>
            <w:tr w:rsidR="00270F92" w14:paraId="66FA1FFD" w14:textId="77777777" w:rsidTr="001530B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7FDB465A" w14:textId="77777777" w:rsidR="00270F92" w:rsidRDefault="00270F92">
                  <w:pPr>
                    <w:jc w:val="both"/>
                    <w:rPr>
                      <w:rFonts w:cs="Arial"/>
                      <w:sz w:val="18"/>
                      <w:szCs w:val="18"/>
                    </w:rPr>
                  </w:pPr>
                  <w:r>
                    <w:rPr>
                      <w:rFonts w:cs="Arial"/>
                      <w:b w:val="0"/>
                      <w:sz w:val="18"/>
                      <w:szCs w:val="18"/>
                    </w:rPr>
                    <w:t>Field 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1A26F40B"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Type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636CFB86"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Remarks</w:t>
                  </w:r>
                </w:p>
              </w:tc>
            </w:tr>
            <w:tr w:rsidR="00270F92" w14:paraId="1A42AE76"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AA24B9" w14:textId="77777777" w:rsidR="00270F92" w:rsidRDefault="00270F92">
                  <w:pPr>
                    <w:jc w:val="both"/>
                    <w:rPr>
                      <w:rFonts w:cs="Arial"/>
                      <w:b w:val="0"/>
                      <w:sz w:val="18"/>
                      <w:szCs w:val="18"/>
                    </w:rPr>
                  </w:pPr>
                  <w:r>
                    <w:rPr>
                      <w:rFonts w:cs="Arial"/>
                      <w:sz w:val="18"/>
                      <w:szCs w:val="18"/>
                    </w:rPr>
                    <w:t>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4F91B1"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Link</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950DE4"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Done nothing</w:t>
                  </w:r>
                </w:p>
              </w:tc>
            </w:tr>
            <w:tr w:rsidR="00270F92" w14:paraId="3C762C66"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2B950D" w14:textId="77777777" w:rsidR="00270F92" w:rsidRDefault="00270F92">
                  <w:pPr>
                    <w:jc w:val="both"/>
                    <w:rPr>
                      <w:rFonts w:cs="Arial"/>
                      <w:sz w:val="18"/>
                      <w:szCs w:val="18"/>
                    </w:rPr>
                  </w:pPr>
                  <w:r>
                    <w:rPr>
                      <w:rFonts w:cs="Arial"/>
                      <w:sz w:val="18"/>
                      <w:szCs w:val="18"/>
                    </w:rPr>
                    <w:t>Download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01BF55"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15EEC7"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download the file</w:t>
                  </w:r>
                </w:p>
              </w:tc>
            </w:tr>
            <w:tr w:rsidR="00270F92" w14:paraId="15D51C03"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92124F" w14:textId="77777777" w:rsidR="00270F92" w:rsidRDefault="00270F92">
                  <w:pPr>
                    <w:jc w:val="both"/>
                    <w:rPr>
                      <w:rFonts w:cs="Arial"/>
                      <w:sz w:val="18"/>
                      <w:szCs w:val="18"/>
                    </w:rPr>
                  </w:pPr>
                  <w:r>
                    <w:rPr>
                      <w:rFonts w:cs="Arial"/>
                      <w:sz w:val="18"/>
                      <w:szCs w:val="18"/>
                    </w:rPr>
                    <w:t>Delete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D51E97"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03620B"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delete file</w:t>
                  </w:r>
                </w:p>
              </w:tc>
            </w:tr>
            <w:tr w:rsidR="00270F92" w14:paraId="26ABE61D"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A054AA" w14:textId="77777777" w:rsidR="00270F92" w:rsidRDefault="00270F92">
                  <w:pPr>
                    <w:jc w:val="both"/>
                    <w:rPr>
                      <w:rFonts w:cs="Arial"/>
                      <w:sz w:val="18"/>
                      <w:szCs w:val="18"/>
                    </w:rPr>
                  </w:pPr>
                  <w:r>
                    <w:rPr>
                      <w:rFonts w:cs="Arial"/>
                      <w:sz w:val="18"/>
                      <w:szCs w:val="18"/>
                    </w:rPr>
                    <w:t>Browse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DCD2BA"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8D02A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upload file</w:t>
                  </w:r>
                </w:p>
              </w:tc>
            </w:tr>
            <w:tr w:rsidR="00270F92" w14:paraId="1EC89C26"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A79C69" w14:textId="77777777" w:rsidR="00270F92" w:rsidRDefault="00270F92">
                  <w:pPr>
                    <w:jc w:val="both"/>
                    <w:rPr>
                      <w:rFonts w:cs="Arial"/>
                      <w:sz w:val="18"/>
                      <w:szCs w:val="18"/>
                    </w:rPr>
                  </w:pPr>
                  <w:r>
                    <w:rPr>
                      <w:rFonts w:cs="Arial"/>
                      <w:sz w:val="18"/>
                      <w:szCs w:val="18"/>
                    </w:rPr>
                    <w:t>Type icon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28329F"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Image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2AECBC"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show type of the file</w:t>
                  </w:r>
                </w:p>
              </w:tc>
            </w:tr>
          </w:tbl>
          <w:p w14:paraId="5A721AC9" w14:textId="77777777" w:rsidR="00270F92" w:rsidRDefault="00270F92" w:rsidP="00270F92">
            <w:pPr>
              <w:pStyle w:val="ListParagraph"/>
              <w:numPr>
                <w:ilvl w:val="0"/>
                <w:numId w:val="32"/>
              </w:numPr>
              <w:spacing w:before="0" w:line="360" w:lineRule="auto"/>
              <w:cnfStyle w:val="000000100000" w:firstRow="0" w:lastRow="0" w:firstColumn="0" w:lastColumn="0" w:oddVBand="0" w:evenVBand="0" w:oddHBand="1" w:evenHBand="0" w:firstRowFirstColumn="0" w:firstRowLastColumn="0" w:lastRowFirstColumn="0" w:lastRowLastColumn="0"/>
            </w:pPr>
            <w:r>
              <w:t>Click “Browse” on file input tab to select uploaded files.</w:t>
            </w:r>
          </w:p>
          <w:p w14:paraId="667A877B" w14:textId="77777777" w:rsidR="00270F92" w:rsidRDefault="00270F92" w:rsidP="00270F92">
            <w:pPr>
              <w:pStyle w:val="ListParagraph"/>
              <w:numPr>
                <w:ilvl w:val="0"/>
                <w:numId w:val="32"/>
              </w:numPr>
              <w:spacing w:before="0" w:line="360" w:lineRule="auto"/>
              <w:cnfStyle w:val="000000100000" w:firstRow="0" w:lastRow="0" w:firstColumn="0" w:lastColumn="0" w:oddVBand="0" w:evenVBand="0" w:oddHBand="1" w:evenHBand="0" w:firstRowFirstColumn="0" w:firstRowLastColumn="0" w:lastRowFirstColumn="0" w:lastRowLastColumn="0"/>
            </w:pPr>
            <w:r>
              <w:t>Show information of the uploaded files and size summary.</w:t>
            </w:r>
          </w:p>
          <w:p w14:paraId="05AC5A32" w14:textId="77777777" w:rsidR="00270F92" w:rsidRDefault="00270F92" w:rsidP="00270F92">
            <w:pPr>
              <w:pStyle w:val="ListParagraph"/>
              <w:numPr>
                <w:ilvl w:val="0"/>
                <w:numId w:val="32"/>
              </w:numPr>
              <w:spacing w:before="0" w:line="360" w:lineRule="auto"/>
              <w:cnfStyle w:val="000000100000" w:firstRow="0" w:lastRow="0" w:firstColumn="0" w:lastColumn="0" w:oddVBand="0" w:evenVBand="0" w:oddHBand="1" w:evenHBand="0" w:firstRowFirstColumn="0" w:firstRowLastColumn="0" w:lastRowFirstColumn="0" w:lastRowLastColumn="0"/>
            </w:pPr>
            <w:r>
              <w:t>Click “Save” to confirm upload.</w:t>
            </w:r>
          </w:p>
          <w:p w14:paraId="400CE1D8" w14:textId="77777777" w:rsidR="00270F92" w:rsidRDefault="00270F92" w:rsidP="00270F92">
            <w:pPr>
              <w:pStyle w:val="ListParagraph"/>
              <w:numPr>
                <w:ilvl w:val="0"/>
                <w:numId w:val="32"/>
              </w:numPr>
              <w:spacing w:before="0"/>
              <w:cnfStyle w:val="000000100000" w:firstRow="0" w:lastRow="0" w:firstColumn="0" w:lastColumn="0" w:oddVBand="0" w:evenVBand="0" w:oddHBand="1" w:evenHBand="0" w:firstRowFirstColumn="0" w:firstRowLastColumn="0" w:lastRowFirstColumn="0" w:lastRowLastColumn="0"/>
              <w:rPr>
                <w:ins w:id="869" w:author="FIXED-TERM Le Huynh Anh Tuan (RBVH/ETI14)" w:date="2016-12-29T14:54:00Z"/>
                <w:rFonts w:cs="Tahoma"/>
                <w:sz w:val="18"/>
                <w:szCs w:val="18"/>
              </w:rPr>
            </w:pPr>
            <w:r>
              <w:t>Success notification appear.</w:t>
            </w:r>
          </w:p>
        </w:tc>
      </w:tr>
      <w:tr w:rsidR="00270F92" w14:paraId="21C63FB5" w14:textId="77777777" w:rsidTr="001530B4">
        <w:trPr>
          <w:ins w:id="87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58C56F43" w14:textId="77777777" w:rsidR="00270F92" w:rsidRDefault="00270F92">
            <w:pPr>
              <w:spacing w:line="360" w:lineRule="auto"/>
              <w:rPr>
                <w:ins w:id="871" w:author="FIXED-TERM Le Huynh Anh Tuan (RBVH/ETI14)" w:date="2016-12-29T14:54:00Z"/>
                <w:sz w:val="18"/>
                <w:szCs w:val="18"/>
              </w:rPr>
            </w:pPr>
            <w:ins w:id="872" w:author="FIXED-TERM Le Huynh Anh Tuan (RBVH/ETI14)" w:date="2016-12-29T14:54:00Z">
              <w:r>
                <w:rPr>
                  <w:sz w:val="18"/>
                  <w:szCs w:val="18"/>
                </w:rPr>
                <w:t>Alternative Scenarios</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294A48F0"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t>3a. The User create a new Test then proceed to 5.</w:t>
            </w:r>
          </w:p>
          <w:p w14:paraId="21DCF2BC"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pPr>
            <w:r>
              <w:t>7a. Alert pop-up if total size of file upload are over 5 MBs and reset the file inputs.</w:t>
            </w:r>
          </w:p>
          <w:p w14:paraId="3458DE14"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pPr>
            <w:r>
              <w:t>8a. Alert notification appear to show and decline upload suspicious chosen files.</w:t>
            </w:r>
          </w:p>
          <w:p w14:paraId="504C7F8E"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73" w:author="FIXED-TERM Le Huynh Anh Tuan (RBVH/ETI14)" w:date="2016-12-29T14:54:00Z"/>
                <w:rFonts w:cs="Tahoma"/>
                <w:sz w:val="18"/>
                <w:szCs w:val="18"/>
              </w:rPr>
            </w:pPr>
          </w:p>
        </w:tc>
      </w:tr>
      <w:tr w:rsidR="00270F92" w14:paraId="67CABC1F" w14:textId="77777777" w:rsidTr="001530B4">
        <w:trPr>
          <w:cnfStyle w:val="000000100000" w:firstRow="0" w:lastRow="0" w:firstColumn="0" w:lastColumn="0" w:oddVBand="0" w:evenVBand="0" w:oddHBand="1" w:evenHBand="0" w:firstRowFirstColumn="0" w:firstRowLastColumn="0" w:lastRowFirstColumn="0" w:lastRowLastColumn="0"/>
          <w:ins w:id="87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4D86C36B" w14:textId="77777777" w:rsidR="00270F92" w:rsidRDefault="00270F92">
            <w:pPr>
              <w:spacing w:line="360" w:lineRule="auto"/>
              <w:rPr>
                <w:ins w:id="875" w:author="FIXED-TERM Le Huynh Anh Tuan (RBVH/ETI14)" w:date="2016-12-29T14:54:00Z"/>
                <w:sz w:val="18"/>
                <w:szCs w:val="18"/>
              </w:rPr>
            </w:pPr>
            <w:ins w:id="876" w:author="FIXED-TERM Le Huynh Anh Tuan (RBVH/ETI14)" w:date="2016-12-29T14:54:00Z">
              <w:r>
                <w:rPr>
                  <w:sz w:val="18"/>
                  <w:szCs w:val="18"/>
                </w:rPr>
                <w:t>Success End Condition</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4603B058" w14:textId="77777777" w:rsidR="00270F92" w:rsidRDefault="00270F92">
            <w:pPr>
              <w:cnfStyle w:val="000000100000" w:firstRow="0" w:lastRow="0" w:firstColumn="0" w:lastColumn="0" w:oddVBand="0" w:evenVBand="0" w:oddHBand="1" w:evenHBand="0" w:firstRowFirstColumn="0" w:firstRowLastColumn="0" w:lastRowFirstColumn="0" w:lastRowLastColumn="0"/>
              <w:rPr>
                <w:sz w:val="22"/>
                <w:szCs w:val="22"/>
              </w:rPr>
            </w:pPr>
            <w:r>
              <w:t>Test saved successfully.</w:t>
            </w:r>
          </w:p>
          <w:p w14:paraId="1690FCF5" w14:textId="77777777" w:rsidR="00270F92" w:rsidRDefault="00270F92">
            <w:pPr>
              <w:cnfStyle w:val="000000100000" w:firstRow="0" w:lastRow="0" w:firstColumn="0" w:lastColumn="0" w:oddVBand="0" w:evenVBand="0" w:oddHBand="1" w:evenHBand="0" w:firstRowFirstColumn="0" w:firstRowLastColumn="0" w:lastRowFirstColumn="0" w:lastRowLastColumn="0"/>
            </w:pPr>
            <w:r>
              <w:t>Shown new uploaded files information like:</w:t>
            </w:r>
          </w:p>
          <w:tbl>
            <w:tblPr>
              <w:tblStyle w:val="GridTable1Light"/>
              <w:tblW w:w="65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764"/>
              <w:gridCol w:w="1764"/>
              <w:gridCol w:w="3027"/>
            </w:tblGrid>
            <w:tr w:rsidR="00270F92" w14:paraId="00F5DF32" w14:textId="77777777" w:rsidTr="001530B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53450670" w14:textId="77777777" w:rsidR="00270F92" w:rsidRDefault="00270F92">
                  <w:pPr>
                    <w:jc w:val="both"/>
                    <w:rPr>
                      <w:rFonts w:cs="Arial"/>
                      <w:sz w:val="18"/>
                      <w:szCs w:val="18"/>
                    </w:rPr>
                  </w:pPr>
                  <w:r>
                    <w:rPr>
                      <w:rFonts w:cs="Arial"/>
                      <w:b w:val="0"/>
                      <w:sz w:val="18"/>
                      <w:szCs w:val="18"/>
                    </w:rPr>
                    <w:t>Field 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1A14E2D0"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Type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2E4DFD29"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Remarks</w:t>
                  </w:r>
                </w:p>
              </w:tc>
            </w:tr>
            <w:tr w:rsidR="00270F92" w14:paraId="5CF0C712"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8037B6" w14:textId="77777777" w:rsidR="00270F92" w:rsidRDefault="00270F92">
                  <w:pPr>
                    <w:jc w:val="both"/>
                    <w:rPr>
                      <w:rFonts w:cs="Arial"/>
                      <w:b w:val="0"/>
                      <w:sz w:val="18"/>
                      <w:szCs w:val="18"/>
                    </w:rPr>
                  </w:pPr>
                  <w:r>
                    <w:rPr>
                      <w:rFonts w:cs="Arial"/>
                      <w:sz w:val="18"/>
                      <w:szCs w:val="18"/>
                    </w:rPr>
                    <w:t>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623F4"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Link</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FDF6C5"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Done nothing</w:t>
                  </w:r>
                </w:p>
              </w:tc>
            </w:tr>
            <w:tr w:rsidR="00270F92" w14:paraId="55204F47"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11DFC6" w14:textId="77777777" w:rsidR="00270F92" w:rsidRDefault="00270F92">
                  <w:pPr>
                    <w:jc w:val="both"/>
                    <w:rPr>
                      <w:rFonts w:cs="Arial"/>
                      <w:sz w:val="18"/>
                      <w:szCs w:val="18"/>
                    </w:rPr>
                  </w:pPr>
                  <w:r>
                    <w:rPr>
                      <w:rFonts w:cs="Arial"/>
                      <w:sz w:val="18"/>
                      <w:szCs w:val="18"/>
                    </w:rPr>
                    <w:t>Download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2676C"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0698C9"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download the file</w:t>
                  </w:r>
                </w:p>
              </w:tc>
            </w:tr>
            <w:tr w:rsidR="00270F92" w14:paraId="3FDA461F"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8E4516" w14:textId="77777777" w:rsidR="00270F92" w:rsidRDefault="00270F92">
                  <w:pPr>
                    <w:jc w:val="both"/>
                    <w:rPr>
                      <w:rFonts w:cs="Arial"/>
                      <w:sz w:val="18"/>
                      <w:szCs w:val="18"/>
                    </w:rPr>
                  </w:pPr>
                  <w:r>
                    <w:rPr>
                      <w:rFonts w:cs="Arial"/>
                      <w:sz w:val="18"/>
                      <w:szCs w:val="18"/>
                    </w:rPr>
                    <w:t>Type icon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FD453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Image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55423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show type of the file</w:t>
                  </w:r>
                </w:p>
              </w:tc>
            </w:tr>
          </w:tbl>
          <w:p w14:paraId="33C0DCC4" w14:textId="77777777" w:rsidR="00270F92" w:rsidRDefault="00270F92">
            <w:pPr>
              <w:cnfStyle w:val="000000100000" w:firstRow="0" w:lastRow="0" w:firstColumn="0" w:lastColumn="0" w:oddVBand="0" w:evenVBand="0" w:oddHBand="1" w:evenHBand="0" w:firstRowFirstColumn="0" w:firstRowLastColumn="0" w:lastRowFirstColumn="0" w:lastRowLastColumn="0"/>
              <w:rPr>
                <w:sz w:val="22"/>
                <w:szCs w:val="22"/>
              </w:rPr>
            </w:pPr>
          </w:p>
          <w:p w14:paraId="08E22C50"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77" w:author="FIXED-TERM Le Huynh Anh Tuan (RBVH/ETI14)" w:date="2016-12-29T14:54:00Z"/>
                <w:rFonts w:cs="Tahoma"/>
                <w:sz w:val="18"/>
                <w:szCs w:val="18"/>
              </w:rPr>
            </w:pPr>
          </w:p>
        </w:tc>
      </w:tr>
      <w:tr w:rsidR="00270F92" w14:paraId="1125AE1E" w14:textId="77777777" w:rsidTr="001530B4">
        <w:trPr>
          <w:ins w:id="87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79FE0E7" w14:textId="77777777" w:rsidR="00270F92" w:rsidRDefault="00270F92">
            <w:pPr>
              <w:spacing w:line="360" w:lineRule="auto"/>
              <w:rPr>
                <w:ins w:id="879" w:author="FIXED-TERM Le Huynh Anh Tuan (RBVH/ETI14)" w:date="2016-12-29T14:54:00Z"/>
                <w:sz w:val="18"/>
                <w:szCs w:val="18"/>
              </w:rPr>
            </w:pPr>
            <w:ins w:id="880" w:author="FIXED-TERM Le Huynh Anh Tuan (RBVH/ETI14)" w:date="2016-12-29T14:54:00Z">
              <w:r>
                <w:rPr>
                  <w:sz w:val="18"/>
                  <w:szCs w:val="18"/>
                </w:rPr>
                <w:t>Failed End Condition</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B83F07B" w14:textId="77777777" w:rsidR="00270F92" w:rsidRDefault="00270F92">
            <w:pPr>
              <w:cnfStyle w:val="000000000000" w:firstRow="0" w:lastRow="0" w:firstColumn="0" w:lastColumn="0" w:oddVBand="0" w:evenVBand="0" w:oddHBand="0" w:evenHBand="0" w:firstRowFirstColumn="0" w:firstRowLastColumn="0" w:lastRowFirstColumn="0" w:lastRowLastColumn="0"/>
              <w:rPr>
                <w:sz w:val="22"/>
                <w:szCs w:val="22"/>
              </w:rPr>
            </w:pPr>
            <w:r>
              <w:t>The test cannot upload &lt;Filenames&gt;!</w:t>
            </w:r>
          </w:p>
          <w:p w14:paraId="0FAD9479"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81" w:author="FIXED-TERM Le Huynh Anh Tuan (RBVH/ETI14)" w:date="2016-12-29T14:54:00Z"/>
                <w:rFonts w:cs="Tahoma"/>
                <w:sz w:val="18"/>
                <w:szCs w:val="18"/>
              </w:rPr>
            </w:pPr>
            <w:r>
              <w:t>Also shown uploaded files that passed the security check.</w:t>
            </w:r>
          </w:p>
        </w:tc>
      </w:tr>
      <w:tr w:rsidR="00270F92" w14:paraId="338D4D09" w14:textId="77777777" w:rsidTr="001530B4">
        <w:trPr>
          <w:cnfStyle w:val="000000100000" w:firstRow="0" w:lastRow="0" w:firstColumn="0" w:lastColumn="0" w:oddVBand="0" w:evenVBand="0" w:oddHBand="1" w:evenHBand="0" w:firstRowFirstColumn="0" w:firstRowLastColumn="0" w:lastRowFirstColumn="0" w:lastRowLastColumn="0"/>
          <w:ins w:id="88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D95654D" w14:textId="77777777" w:rsidR="00270F92" w:rsidRDefault="00270F92">
            <w:pPr>
              <w:spacing w:line="360" w:lineRule="auto"/>
              <w:rPr>
                <w:ins w:id="883" w:author="FIXED-TERM Le Huynh Anh Tuan (RBVH/ETI14)" w:date="2016-12-29T14:54:00Z"/>
                <w:sz w:val="18"/>
                <w:szCs w:val="18"/>
              </w:rPr>
            </w:pPr>
            <w:ins w:id="884" w:author="FIXED-TERM Le Huynh Anh Tuan (RBVH/ETI14)" w:date="2016-12-29T14:54:00Z">
              <w:r>
                <w:rPr>
                  <w:sz w:val="18"/>
                  <w:szCs w:val="18"/>
                </w:rPr>
                <w:t>Special Requirements</w:t>
              </w:r>
            </w:ins>
          </w:p>
        </w:tc>
        <w:tc>
          <w:tcPr>
            <w:tcW w:w="717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75C21DA"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85" w:author="FIXED-TERM Le Huynh Anh Tuan (RBVH/ETI14)" w:date="2016-12-29T14:54:00Z"/>
                <w:rFonts w:cs="Tahoma"/>
                <w:sz w:val="18"/>
                <w:szCs w:val="18"/>
              </w:rPr>
            </w:pPr>
            <w:ins w:id="886" w:author="FIXED-TERM Le Huynh Anh Tuan (RBVH/ETI14)" w:date="2016-12-29T14:54:00Z">
              <w:r>
                <w:rPr>
                  <w:rFonts w:cs="Tahoma"/>
                  <w:sz w:val="18"/>
                  <w:szCs w:val="18"/>
                </w:rPr>
                <w:t>+ The System’s interface must be user-friendly.</w:t>
              </w:r>
            </w:ins>
          </w:p>
          <w:p w14:paraId="448B6ACE" w14:textId="77777777" w:rsidR="00270F92" w:rsidRDefault="00270F92">
            <w:pPr>
              <w:cnfStyle w:val="000000100000" w:firstRow="0" w:lastRow="0" w:firstColumn="0" w:lastColumn="0" w:oddVBand="0" w:evenVBand="0" w:oddHBand="1" w:evenHBand="0" w:firstRowFirstColumn="0" w:firstRowLastColumn="0" w:lastRowFirstColumn="0" w:lastRowLastColumn="0"/>
              <w:rPr>
                <w:ins w:id="887" w:author="FIXED-TERM Le Huynh Anh Tuan (RBVH/ETI14)" w:date="2016-12-29T14:54:00Z"/>
                <w:rFonts w:cs="Tahoma"/>
                <w:sz w:val="18"/>
                <w:szCs w:val="18"/>
              </w:rPr>
            </w:pPr>
            <w:ins w:id="888" w:author="FIXED-TERM Le Huynh Anh Tuan (RBVH/ETI14)" w:date="2016-12-29T14:54:00Z">
              <w:r>
                <w:rPr>
                  <w:rFonts w:cs="Tahoma"/>
                  <w:sz w:val="18"/>
                  <w:szCs w:val="18"/>
                </w:rPr>
                <w:t>+ The respond time must be under 5 seconds.</w:t>
              </w:r>
            </w:ins>
          </w:p>
        </w:tc>
      </w:tr>
    </w:tbl>
    <w:p w14:paraId="55B0EE56" w14:textId="77777777" w:rsidR="000E39DD" w:rsidRDefault="000E39DD" w:rsidP="003F6689"/>
    <w:p w14:paraId="3618DED5" w14:textId="67313B9E" w:rsidR="001530B4" w:rsidRDefault="001530B4" w:rsidP="003F6689"/>
    <w:p w14:paraId="101A9776" w14:textId="77777777" w:rsidR="001530B4" w:rsidRDefault="001530B4" w:rsidP="003F6689"/>
    <w:tbl>
      <w:tblPr>
        <w:tblStyle w:val="GridTable4-Accent1"/>
        <w:tblW w:w="0" w:type="auto"/>
        <w:tblLayout w:type="fixed"/>
        <w:tblLook w:val="04A0" w:firstRow="1" w:lastRow="0" w:firstColumn="1" w:lastColumn="0" w:noHBand="0" w:noVBand="1"/>
      </w:tblPr>
      <w:tblGrid>
        <w:gridCol w:w="1975"/>
        <w:gridCol w:w="6812"/>
      </w:tblGrid>
      <w:tr w:rsidR="00270F92" w14:paraId="602845CD" w14:textId="77777777" w:rsidTr="001530B4">
        <w:trPr>
          <w:cnfStyle w:val="100000000000" w:firstRow="1" w:lastRow="0" w:firstColumn="0" w:lastColumn="0" w:oddVBand="0" w:evenVBand="0" w:oddHBand="0" w:evenHBand="0" w:firstRowFirstColumn="0" w:firstRowLastColumn="0" w:lastRowFirstColumn="0" w:lastRowLastColumn="0"/>
          <w:ins w:id="88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hideMark/>
          </w:tcPr>
          <w:p w14:paraId="22E4A8C8" w14:textId="5536AC88" w:rsidR="00270F92" w:rsidRDefault="00FA4A1D" w:rsidP="00270F92">
            <w:pPr>
              <w:spacing w:line="360" w:lineRule="auto"/>
              <w:rPr>
                <w:ins w:id="890" w:author="FIXED-TERM Le Huynh Anh Tuan (RBVH/ETI14)" w:date="2016-12-29T14:54:00Z"/>
                <w:kern w:val="0"/>
                <w:sz w:val="18"/>
                <w:szCs w:val="18"/>
              </w:rPr>
            </w:pPr>
            <w:r>
              <w:t>RE4-3</w:t>
            </w:r>
          </w:p>
        </w:tc>
        <w:tc>
          <w:tcPr>
            <w:tcW w:w="6812" w:type="dxa"/>
            <w:hideMark/>
          </w:tcPr>
          <w:p w14:paraId="392BCB6F" w14:textId="77777777" w:rsidR="00270F92" w:rsidRDefault="00270F92">
            <w:pPr>
              <w:spacing w:line="360" w:lineRule="auto"/>
              <w:cnfStyle w:val="100000000000" w:firstRow="1" w:lastRow="0" w:firstColumn="0" w:lastColumn="0" w:oddVBand="0" w:evenVBand="0" w:oddHBand="0" w:evenHBand="0" w:firstRowFirstColumn="0" w:firstRowLastColumn="0" w:lastRowFirstColumn="0" w:lastRowLastColumn="0"/>
              <w:rPr>
                <w:ins w:id="891" w:author="FIXED-TERM Le Huynh Anh Tuan (RBVH/ETI14)" w:date="2016-12-29T14:54:00Z"/>
                <w:sz w:val="18"/>
                <w:szCs w:val="18"/>
              </w:rPr>
            </w:pPr>
            <w:r>
              <w:t>Delete File</w:t>
            </w:r>
          </w:p>
        </w:tc>
      </w:tr>
      <w:tr w:rsidR="00270F92" w14:paraId="3521B037" w14:textId="77777777" w:rsidTr="001530B4">
        <w:trPr>
          <w:cnfStyle w:val="000000100000" w:firstRow="0" w:lastRow="0" w:firstColumn="0" w:lastColumn="0" w:oddVBand="0" w:evenVBand="0" w:oddHBand="1" w:evenHBand="0" w:firstRowFirstColumn="0" w:firstRowLastColumn="0" w:lastRowFirstColumn="0" w:lastRowLastColumn="0"/>
          <w:ins w:id="89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40AB992" w14:textId="77777777" w:rsidR="00270F92" w:rsidRDefault="00270F92">
            <w:pPr>
              <w:spacing w:line="360" w:lineRule="auto"/>
              <w:rPr>
                <w:ins w:id="893" w:author="FIXED-TERM Le Huynh Anh Tuan (RBVH/ETI14)" w:date="2016-12-29T14:54:00Z"/>
                <w:sz w:val="18"/>
                <w:szCs w:val="18"/>
              </w:rPr>
            </w:pPr>
            <w:ins w:id="894" w:author="FIXED-TERM Le Huynh Anh Tuan (RBVH/ETI14)" w:date="2016-12-29T14:54:00Z">
              <w:r>
                <w:rPr>
                  <w:sz w:val="18"/>
                  <w:szCs w:val="18"/>
                </w:rPr>
                <w:t>Description</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6CC2BDF" w14:textId="77777777" w:rsidR="00270F92" w:rsidRDefault="00270F92">
            <w:pPr>
              <w:cnfStyle w:val="000000100000" w:firstRow="0" w:lastRow="0" w:firstColumn="0" w:lastColumn="0" w:oddVBand="0" w:evenVBand="0" w:oddHBand="1" w:evenHBand="0" w:firstRowFirstColumn="0" w:firstRowLastColumn="0" w:lastRowFirstColumn="0" w:lastRowLastColumn="0"/>
            </w:pPr>
            <w:r>
              <w:t>User wants to delete a file belong to a test that are no longer necessary for file management purposes or replacement of new version of that file.</w:t>
            </w:r>
          </w:p>
          <w:p w14:paraId="2A7DBF54" w14:textId="1B878B83" w:rsidR="00025629" w:rsidRDefault="00025629">
            <w:pPr>
              <w:cnfStyle w:val="000000100000" w:firstRow="0" w:lastRow="0" w:firstColumn="0" w:lastColumn="0" w:oddVBand="0" w:evenVBand="0" w:oddHBand="1" w:evenHBand="0" w:firstRowFirstColumn="0" w:firstRowLastColumn="0" w:lastRowFirstColumn="0" w:lastRowLastColumn="0"/>
              <w:rPr>
                <w:ins w:id="895" w:author="FIXED-TERM Le Huynh Anh Tuan (RBVH/ETI14)" w:date="2016-12-29T14:54:00Z"/>
                <w:rFonts w:cs="Tahoma"/>
                <w:sz w:val="18"/>
                <w:szCs w:val="18"/>
              </w:rPr>
            </w:pPr>
            <w:r>
              <w:t>.</w:t>
            </w:r>
          </w:p>
        </w:tc>
      </w:tr>
      <w:tr w:rsidR="00270F92" w14:paraId="3A278548" w14:textId="77777777" w:rsidTr="001530B4">
        <w:trPr>
          <w:ins w:id="89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871F862" w14:textId="77777777" w:rsidR="00270F92" w:rsidRDefault="00270F92">
            <w:pPr>
              <w:spacing w:line="360" w:lineRule="auto"/>
              <w:rPr>
                <w:ins w:id="897" w:author="FIXED-TERM Le Huynh Anh Tuan (RBVH/ETI14)" w:date="2016-12-29T14:54:00Z"/>
                <w:sz w:val="18"/>
                <w:szCs w:val="18"/>
              </w:rPr>
            </w:pPr>
            <w:ins w:id="898" w:author="FIXED-TERM Le Huynh Anh Tuan (RBVH/ETI14)" w:date="2016-12-29T14:54:00Z">
              <w:r>
                <w:rPr>
                  <w:sz w:val="18"/>
                  <w:szCs w:val="18"/>
                </w:rPr>
                <w:t>Stakeholders</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752AF99" w14:textId="77777777" w:rsidR="00270F92" w:rsidRDefault="00270F92">
            <w:pPr>
              <w:cnfStyle w:val="000000000000" w:firstRow="0" w:lastRow="0" w:firstColumn="0" w:lastColumn="0" w:oddVBand="0" w:evenVBand="0" w:oddHBand="0" w:evenHBand="0" w:firstRowFirstColumn="0" w:firstRowLastColumn="0" w:lastRowFirstColumn="0" w:lastRowLastColumn="0"/>
              <w:rPr>
                <w:ins w:id="899" w:author="FIXED-TERM Le Huynh Anh Tuan (RBVH/ETI14)" w:date="2016-12-29T14:54:00Z"/>
                <w:rFonts w:cs="Tahoma"/>
                <w:sz w:val="18"/>
                <w:szCs w:val="18"/>
              </w:rPr>
            </w:pPr>
            <w:ins w:id="900" w:author="FIXED-TERM Le Huynh Anh Tuan (RBVH/ETI14)" w:date="2016-12-29T14:54:00Z">
              <w:r>
                <w:rPr>
                  <w:rFonts w:cs="Tahoma"/>
                  <w:sz w:val="18"/>
                  <w:szCs w:val="18"/>
                </w:rPr>
                <w:t>Testers, project manager, admin</w:t>
              </w:r>
            </w:ins>
          </w:p>
        </w:tc>
      </w:tr>
      <w:tr w:rsidR="00270F92" w14:paraId="1B63FD96" w14:textId="77777777" w:rsidTr="001530B4">
        <w:trPr>
          <w:cnfStyle w:val="000000100000" w:firstRow="0" w:lastRow="0" w:firstColumn="0" w:lastColumn="0" w:oddVBand="0" w:evenVBand="0" w:oddHBand="1" w:evenHBand="0" w:firstRowFirstColumn="0" w:firstRowLastColumn="0" w:lastRowFirstColumn="0" w:lastRowLastColumn="0"/>
          <w:ins w:id="90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930E902" w14:textId="77777777" w:rsidR="00270F92" w:rsidRDefault="00270F92">
            <w:pPr>
              <w:spacing w:line="360" w:lineRule="auto"/>
              <w:rPr>
                <w:ins w:id="902" w:author="FIXED-TERM Le Huynh Anh Tuan (RBVH/ETI14)" w:date="2016-12-29T14:54:00Z"/>
                <w:sz w:val="18"/>
                <w:szCs w:val="18"/>
              </w:rPr>
            </w:pPr>
            <w:ins w:id="903" w:author="FIXED-TERM Le Huynh Anh Tuan (RBVH/ETI14)" w:date="2016-12-29T14:54:00Z">
              <w:r>
                <w:rPr>
                  <w:sz w:val="18"/>
                  <w:szCs w:val="18"/>
                </w:rPr>
                <w:t>Actors</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467C101"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04" w:author="FIXED-TERM Le Huynh Anh Tuan (RBVH/ETI14)" w:date="2016-12-29T14:54:00Z"/>
                <w:rFonts w:cs="Tahoma"/>
                <w:sz w:val="18"/>
                <w:szCs w:val="18"/>
              </w:rPr>
            </w:pPr>
            <w:r>
              <w:rPr>
                <w:sz w:val="18"/>
                <w:szCs w:val="18"/>
              </w:rPr>
              <w:t>User</w:t>
            </w:r>
          </w:p>
        </w:tc>
      </w:tr>
      <w:tr w:rsidR="00270F92" w14:paraId="2802380D" w14:textId="77777777" w:rsidTr="001530B4">
        <w:trPr>
          <w:ins w:id="90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6041C23" w14:textId="77777777" w:rsidR="00270F92" w:rsidRDefault="00270F92">
            <w:pPr>
              <w:spacing w:line="360" w:lineRule="auto"/>
              <w:rPr>
                <w:ins w:id="906" w:author="FIXED-TERM Le Huynh Anh Tuan (RBVH/ETI14)" w:date="2016-12-29T14:54:00Z"/>
                <w:sz w:val="18"/>
                <w:szCs w:val="18"/>
              </w:rPr>
            </w:pPr>
            <w:ins w:id="907" w:author="FIXED-TERM Le Huynh Anh Tuan (RBVH/ETI14)" w:date="2016-12-29T14:54:00Z">
              <w:r>
                <w:rPr>
                  <w:sz w:val="18"/>
                  <w:szCs w:val="18"/>
                </w:rPr>
                <w:t>Trigger</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46B850D8"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08" w:author="FIXED-TERM Le Huynh Anh Tuan (RBVH/ETI14)" w:date="2016-12-29T14:54:00Z"/>
                <w:rFonts w:cs="Tahoma"/>
                <w:sz w:val="18"/>
                <w:szCs w:val="18"/>
              </w:rPr>
            </w:pPr>
            <w:r>
              <w:t>The user wants to delete a file</w:t>
            </w:r>
            <w:r>
              <w:rPr>
                <w:rFonts w:cs="Tahoma"/>
                <w:sz w:val="18"/>
                <w:szCs w:val="18"/>
              </w:rPr>
              <w:t xml:space="preserve"> </w:t>
            </w:r>
          </w:p>
        </w:tc>
      </w:tr>
      <w:tr w:rsidR="00270F92" w14:paraId="1281B39A" w14:textId="77777777" w:rsidTr="001530B4">
        <w:trPr>
          <w:cnfStyle w:val="000000100000" w:firstRow="0" w:lastRow="0" w:firstColumn="0" w:lastColumn="0" w:oddVBand="0" w:evenVBand="0" w:oddHBand="1" w:evenHBand="0" w:firstRowFirstColumn="0" w:firstRowLastColumn="0" w:lastRowFirstColumn="0" w:lastRowLastColumn="0"/>
          <w:ins w:id="90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82D0C6F" w14:textId="77777777" w:rsidR="00270F92" w:rsidRDefault="00270F92">
            <w:pPr>
              <w:spacing w:line="360" w:lineRule="auto"/>
              <w:rPr>
                <w:ins w:id="910" w:author="FIXED-TERM Le Huynh Anh Tuan (RBVH/ETI14)" w:date="2016-12-29T14:54:00Z"/>
                <w:sz w:val="18"/>
                <w:szCs w:val="18"/>
              </w:rPr>
            </w:pPr>
            <w:ins w:id="911" w:author="FIXED-TERM Le Huynh Anh Tuan (RBVH/ETI14)" w:date="2016-12-29T14:54:00Z">
              <w:r>
                <w:rPr>
                  <w:sz w:val="18"/>
                  <w:szCs w:val="18"/>
                </w:rPr>
                <w:t>Inputs</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984"/>
              <w:gridCol w:w="1984"/>
              <w:gridCol w:w="3242"/>
            </w:tblGrid>
            <w:tr w:rsidR="00270F92" w14:paraId="6A991350" w14:textId="77777777" w:rsidTr="001530B4">
              <w:trPr>
                <w:trHeight w:val="373"/>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7342E3A0" w14:textId="77777777" w:rsidR="00270F92" w:rsidRDefault="00270F92">
                  <w:pPr>
                    <w:jc w:val="both"/>
                    <w:rPr>
                      <w:rFonts w:cs="Arial"/>
                      <w:b/>
                      <w:sz w:val="18"/>
                      <w:szCs w:val="18"/>
                    </w:rPr>
                  </w:pPr>
                  <w:r>
                    <w:rPr>
                      <w:rFonts w:cs="Arial"/>
                      <w:b/>
                      <w:sz w:val="18"/>
                      <w:szCs w:val="18"/>
                    </w:rPr>
                    <w:t>Field Name</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68236124" w14:textId="77777777" w:rsidR="00270F92" w:rsidRDefault="00270F92">
                  <w:pPr>
                    <w:jc w:val="both"/>
                    <w:rPr>
                      <w:rFonts w:cs="Arial"/>
                      <w:b/>
                      <w:sz w:val="18"/>
                      <w:szCs w:val="18"/>
                    </w:rPr>
                  </w:pPr>
                  <w:r>
                    <w:rPr>
                      <w:rFonts w:cs="Arial"/>
                      <w:b/>
                      <w:sz w:val="18"/>
                      <w:szCs w:val="18"/>
                    </w:rPr>
                    <w:t>Type</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30529133" w14:textId="77777777" w:rsidR="00270F92" w:rsidRDefault="00270F92">
                  <w:pPr>
                    <w:jc w:val="both"/>
                    <w:rPr>
                      <w:rFonts w:cs="Arial"/>
                      <w:b/>
                      <w:sz w:val="18"/>
                      <w:szCs w:val="18"/>
                    </w:rPr>
                  </w:pPr>
                  <w:r>
                    <w:rPr>
                      <w:rFonts w:cs="Arial"/>
                      <w:b/>
                      <w:sz w:val="18"/>
                      <w:szCs w:val="18"/>
                    </w:rPr>
                    <w:t>Remarks</w:t>
                  </w:r>
                </w:p>
              </w:tc>
            </w:tr>
            <w:tr w:rsidR="00270F92" w14:paraId="62E57AFE" w14:textId="77777777" w:rsidTr="001530B4">
              <w:trPr>
                <w:trHeight w:val="386"/>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86D056" w14:textId="77777777" w:rsidR="00270F92" w:rsidRDefault="00270F92">
                  <w:pPr>
                    <w:jc w:val="both"/>
                    <w:rPr>
                      <w:rFonts w:cs="Arial"/>
                      <w:sz w:val="18"/>
                      <w:szCs w:val="18"/>
                    </w:rPr>
                  </w:pPr>
                  <w:r>
                    <w:rPr>
                      <w:sz w:val="18"/>
                      <w:szCs w:val="18"/>
                    </w:rPr>
                    <w:t>Name</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F338C8" w14:textId="77777777" w:rsidR="00270F92" w:rsidRDefault="00270F92">
                  <w:pPr>
                    <w:ind w:left="720" w:hanging="720"/>
                    <w:jc w:val="both"/>
                    <w:rPr>
                      <w:rFonts w:cs="Arial"/>
                      <w:sz w:val="18"/>
                      <w:szCs w:val="18"/>
                    </w:rPr>
                  </w:pPr>
                  <w:r>
                    <w:rPr>
                      <w:rFonts w:cs="Arial"/>
                      <w:sz w:val="18"/>
                      <w:szCs w:val="18"/>
                    </w:rPr>
                    <w:t>Text</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D5F35A" w14:textId="77777777" w:rsidR="00270F92" w:rsidRDefault="00270F92">
                  <w:pPr>
                    <w:jc w:val="both"/>
                    <w:rPr>
                      <w:rFonts w:cs="Arial"/>
                      <w:sz w:val="18"/>
                      <w:szCs w:val="18"/>
                    </w:rPr>
                  </w:pPr>
                  <w:r>
                    <w:rPr>
                      <w:sz w:val="18"/>
                      <w:szCs w:val="18"/>
                    </w:rPr>
                    <w:t>The test suite name</w:t>
                  </w:r>
                </w:p>
              </w:tc>
            </w:tr>
            <w:tr w:rsidR="00270F92" w14:paraId="1E283571"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AC3E10" w14:textId="77777777" w:rsidR="00270F92" w:rsidRDefault="00270F92">
                  <w:pPr>
                    <w:jc w:val="both"/>
                    <w:rPr>
                      <w:rFonts w:cs="Arial"/>
                      <w:sz w:val="18"/>
                      <w:szCs w:val="18"/>
                    </w:rPr>
                  </w:pPr>
                  <w:r>
                    <w:rPr>
                      <w:sz w:val="18"/>
                      <w:szCs w:val="18"/>
                    </w:rPr>
                    <w:t>Threads</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D5B2D9" w14:textId="77777777" w:rsidR="00270F92" w:rsidRDefault="00270F92">
                  <w:pPr>
                    <w:jc w:val="both"/>
                    <w:rPr>
                      <w:rFonts w:cs="Arial"/>
                      <w:sz w:val="18"/>
                      <w:szCs w:val="18"/>
                    </w:rPr>
                  </w:pPr>
                  <w:r>
                    <w:rPr>
                      <w:rFonts w:cs="Arial"/>
                      <w:sz w:val="18"/>
                      <w:szCs w:val="18"/>
                    </w:rPr>
                    <w:t>Number</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3AE9CC" w14:textId="77777777" w:rsidR="00270F92" w:rsidRDefault="00270F92">
                  <w:pPr>
                    <w:jc w:val="both"/>
                    <w:rPr>
                      <w:rFonts w:cs="Arial"/>
                      <w:sz w:val="18"/>
                      <w:szCs w:val="18"/>
                    </w:rPr>
                  </w:pPr>
                  <w:r>
                    <w:rPr>
                      <w:sz w:val="18"/>
                      <w:szCs w:val="18"/>
                    </w:rPr>
                    <w:t>Test parameter</w:t>
                  </w:r>
                </w:p>
              </w:tc>
            </w:tr>
            <w:tr w:rsidR="00270F92" w14:paraId="604E3F30"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96ED1F" w14:textId="77777777" w:rsidR="00270F92" w:rsidRDefault="00270F92">
                  <w:pPr>
                    <w:jc w:val="both"/>
                    <w:rPr>
                      <w:sz w:val="18"/>
                      <w:szCs w:val="18"/>
                    </w:rPr>
                  </w:pPr>
                  <w:r>
                    <w:rPr>
                      <w:sz w:val="18"/>
                      <w:szCs w:val="18"/>
                    </w:rPr>
                    <w:t>Ramp-up</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137329" w14:textId="77777777" w:rsidR="00270F92" w:rsidRDefault="00270F92">
                  <w:pPr>
                    <w:jc w:val="both"/>
                    <w:rPr>
                      <w:rFonts w:cs="Arial"/>
                      <w:sz w:val="18"/>
                      <w:szCs w:val="18"/>
                    </w:rPr>
                  </w:pPr>
                  <w:r>
                    <w:rPr>
                      <w:rFonts w:cs="Arial"/>
                      <w:sz w:val="18"/>
                      <w:szCs w:val="18"/>
                    </w:rPr>
                    <w:t>Number</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35CEE0" w14:textId="77777777" w:rsidR="00270F92" w:rsidRDefault="00270F92">
                  <w:pPr>
                    <w:jc w:val="both"/>
                    <w:rPr>
                      <w:sz w:val="18"/>
                      <w:szCs w:val="18"/>
                    </w:rPr>
                  </w:pPr>
                  <w:r>
                    <w:rPr>
                      <w:sz w:val="18"/>
                      <w:szCs w:val="18"/>
                    </w:rPr>
                    <w:t>Test parameter</w:t>
                  </w:r>
                </w:p>
              </w:tc>
            </w:tr>
            <w:tr w:rsidR="00270F92" w14:paraId="73DDF6A2"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DB1025" w14:textId="77777777" w:rsidR="00270F92" w:rsidRDefault="00270F92">
                  <w:pPr>
                    <w:jc w:val="both"/>
                    <w:rPr>
                      <w:sz w:val="18"/>
                      <w:szCs w:val="18"/>
                    </w:rPr>
                  </w:pPr>
                  <w:r>
                    <w:rPr>
                      <w:sz w:val="18"/>
                      <w:szCs w:val="18"/>
                    </w:rPr>
                    <w:t>Agent</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073102" w14:textId="77777777" w:rsidR="00270F92" w:rsidRDefault="00270F92">
                  <w:pPr>
                    <w:jc w:val="both"/>
                    <w:rPr>
                      <w:rFonts w:cs="Arial"/>
                      <w:sz w:val="18"/>
                      <w:szCs w:val="18"/>
                    </w:rPr>
                  </w:pPr>
                  <w:r>
                    <w:rPr>
                      <w:rFonts w:cs="Arial"/>
                      <w:sz w:val="18"/>
                      <w:szCs w:val="18"/>
                    </w:rPr>
                    <w:t>Text</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F00433" w14:textId="77777777" w:rsidR="00270F92" w:rsidRDefault="00270F92">
                  <w:pPr>
                    <w:jc w:val="both"/>
                    <w:rPr>
                      <w:sz w:val="18"/>
                      <w:szCs w:val="18"/>
                    </w:rPr>
                  </w:pPr>
                  <w:r>
                    <w:rPr>
                      <w:sz w:val="18"/>
                      <w:szCs w:val="18"/>
                    </w:rPr>
                    <w:t>IP v4 format</w:t>
                  </w:r>
                </w:p>
              </w:tc>
            </w:tr>
            <w:tr w:rsidR="00270F92" w14:paraId="37E15D5D" w14:textId="77777777" w:rsidTr="001530B4">
              <w:trPr>
                <w:trHeight w:val="386"/>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4BAA73" w14:textId="77777777" w:rsidR="00270F92" w:rsidRDefault="00270F92">
                  <w:pPr>
                    <w:jc w:val="both"/>
                    <w:rPr>
                      <w:sz w:val="18"/>
                      <w:szCs w:val="18"/>
                    </w:rPr>
                  </w:pPr>
                  <w:r>
                    <w:rPr>
                      <w:sz w:val="18"/>
                      <w:szCs w:val="18"/>
                    </w:rPr>
                    <w:t>File Upload</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D6D285" w14:textId="77777777" w:rsidR="00270F92" w:rsidRDefault="00270F92">
                  <w:pPr>
                    <w:jc w:val="both"/>
                    <w:rPr>
                      <w:rFonts w:cs="Arial"/>
                      <w:sz w:val="18"/>
                      <w:szCs w:val="18"/>
                    </w:rPr>
                  </w:pPr>
                  <w:r>
                    <w:rPr>
                      <w:rFonts w:cs="Arial"/>
                      <w:sz w:val="18"/>
                      <w:szCs w:val="18"/>
                    </w:rPr>
                    <w:t>File</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5722DD" w14:textId="77777777" w:rsidR="00270F92" w:rsidRDefault="00270F92">
                  <w:pPr>
                    <w:jc w:val="both"/>
                    <w:rPr>
                      <w:sz w:val="18"/>
                      <w:szCs w:val="18"/>
                    </w:rPr>
                  </w:pPr>
                  <w:r>
                    <w:rPr>
                      <w:sz w:val="18"/>
                      <w:szCs w:val="18"/>
                    </w:rPr>
                    <w:t>script *.jmx, data  *.csv, *.txt</w:t>
                  </w:r>
                </w:p>
              </w:tc>
            </w:tr>
          </w:tbl>
          <w:p w14:paraId="5BC793E6" w14:textId="77777777" w:rsidR="00270F92" w:rsidRDefault="00270F92">
            <w:pPr>
              <w:pStyle w:val="Default"/>
              <w:cnfStyle w:val="000000100000" w:firstRow="0" w:lastRow="0" w:firstColumn="0" w:lastColumn="0" w:oddVBand="0" w:evenVBand="0" w:oddHBand="1" w:evenHBand="0" w:firstRowFirstColumn="0" w:firstRowLastColumn="0" w:lastRowFirstColumn="0" w:lastRowLastColumn="0"/>
              <w:rPr>
                <w:ins w:id="912" w:author="FIXED-TERM Le Huynh Anh Tuan (RBVH/ETI14)" w:date="2016-12-29T14:54:00Z"/>
                <w:rFonts w:asciiTheme="minorHAnsi" w:hAnsiTheme="minorHAnsi"/>
                <w:sz w:val="18"/>
                <w:szCs w:val="18"/>
                <w:lang w:eastAsia="ja-JP"/>
              </w:rPr>
            </w:pPr>
          </w:p>
        </w:tc>
      </w:tr>
      <w:tr w:rsidR="00270F92" w14:paraId="22F31C93" w14:textId="77777777" w:rsidTr="001530B4">
        <w:trPr>
          <w:ins w:id="91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4D3D4A5" w14:textId="77777777" w:rsidR="00270F92" w:rsidRDefault="00270F92">
            <w:pPr>
              <w:spacing w:line="360" w:lineRule="auto"/>
              <w:rPr>
                <w:ins w:id="914" w:author="FIXED-TERM Le Huynh Anh Tuan (RBVH/ETI14)" w:date="2016-12-29T14:54:00Z"/>
                <w:sz w:val="18"/>
                <w:szCs w:val="18"/>
              </w:rPr>
            </w:pPr>
            <w:ins w:id="915" w:author="FIXED-TERM Le Huynh Anh Tuan (RBVH/ETI14)" w:date="2016-12-29T14:54:00Z">
              <w:r>
                <w:rPr>
                  <w:sz w:val="18"/>
                  <w:szCs w:val="18"/>
                </w:rPr>
                <w:t>Preconditions</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D916C2D"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lang w:eastAsia="en-US"/>
              </w:rPr>
            </w:pPr>
            <w:r>
              <w:rPr>
                <w:sz w:val="18"/>
                <w:szCs w:val="18"/>
              </w:rPr>
              <w:t>User must logged into the system.</w:t>
            </w:r>
          </w:p>
          <w:p w14:paraId="6EEFB098"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must enroll in at least 1 project the see the project list.</w:t>
            </w:r>
          </w:p>
          <w:p w14:paraId="7C56A489"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16" w:author="FIXED-TERM Le Huynh Anh Tuan (RBVH/ETI14)" w:date="2016-12-29T14:54:00Z"/>
                <w:rFonts w:cs="Tahoma"/>
                <w:sz w:val="18"/>
                <w:szCs w:val="18"/>
              </w:rPr>
            </w:pPr>
            <w:r>
              <w:rPr>
                <w:sz w:val="18"/>
                <w:szCs w:val="18"/>
              </w:rPr>
              <w:t>User must create a test to view and upload the files.</w:t>
            </w:r>
          </w:p>
        </w:tc>
      </w:tr>
      <w:tr w:rsidR="00270F92" w14:paraId="7C19B2F0" w14:textId="77777777" w:rsidTr="001530B4">
        <w:trPr>
          <w:cnfStyle w:val="000000100000" w:firstRow="0" w:lastRow="0" w:firstColumn="0" w:lastColumn="0" w:oddVBand="0" w:evenVBand="0" w:oddHBand="1" w:evenHBand="0" w:firstRowFirstColumn="0" w:firstRowLastColumn="0" w:lastRowFirstColumn="0" w:lastRowLastColumn="0"/>
          <w:ins w:id="91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39BF02B" w14:textId="77777777" w:rsidR="00270F92" w:rsidRDefault="00270F92">
            <w:pPr>
              <w:spacing w:line="360" w:lineRule="auto"/>
              <w:rPr>
                <w:ins w:id="918" w:author="FIXED-TERM Le Huynh Anh Tuan (RBVH/ETI14)" w:date="2016-12-29T14:54:00Z"/>
                <w:sz w:val="18"/>
                <w:szCs w:val="18"/>
              </w:rPr>
            </w:pPr>
            <w:ins w:id="919" w:author="FIXED-TERM Le Huynh Anh Tuan (RBVH/ETI14)" w:date="2016-12-29T14:54:00Z">
              <w:r>
                <w:rPr>
                  <w:sz w:val="18"/>
                  <w:szCs w:val="18"/>
                </w:rPr>
                <w:t>Main Success Scenario</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7059875F" w14:textId="77777777" w:rsidR="00270F92" w:rsidRDefault="00270F92" w:rsidP="00270F92">
            <w:pPr>
              <w:pStyle w:val="ListParagraph"/>
              <w:numPr>
                <w:ilvl w:val="0"/>
                <w:numId w:val="33"/>
              </w:numPr>
              <w:spacing w:before="0" w:line="360" w:lineRule="auto"/>
              <w:cnfStyle w:val="000000100000" w:firstRow="0" w:lastRow="0" w:firstColumn="0" w:lastColumn="0" w:oddVBand="0" w:evenVBand="0" w:oddHBand="1" w:evenHBand="0" w:firstRowFirstColumn="0" w:firstRowLastColumn="0" w:lastRowFirstColumn="0" w:lastRowLastColumn="0"/>
              <w:rPr>
                <w:sz w:val="22"/>
                <w:szCs w:val="22"/>
              </w:rPr>
            </w:pPr>
            <w:r>
              <w:t>The User login to the dashboard</w:t>
            </w:r>
          </w:p>
          <w:p w14:paraId="35AB3AFA" w14:textId="77777777" w:rsidR="00270F92" w:rsidRDefault="00270F92" w:rsidP="00270F92">
            <w:pPr>
              <w:pStyle w:val="ListParagraph"/>
              <w:numPr>
                <w:ilvl w:val="0"/>
                <w:numId w:val="33"/>
              </w:numPr>
              <w:spacing w:before="0" w:line="360" w:lineRule="auto"/>
              <w:cnfStyle w:val="000000100000" w:firstRow="0" w:lastRow="0" w:firstColumn="0" w:lastColumn="0" w:oddVBand="0" w:evenVBand="0" w:oddHBand="1" w:evenHBand="0" w:firstRowFirstColumn="0" w:firstRowLastColumn="0" w:lastRowFirstColumn="0" w:lastRowLastColumn="0"/>
            </w:pPr>
            <w:r>
              <w:t>The User navigate to a project detail.</w:t>
            </w:r>
          </w:p>
          <w:p w14:paraId="05025F37" w14:textId="77777777" w:rsidR="00270F92" w:rsidRDefault="00270F92" w:rsidP="00270F92">
            <w:pPr>
              <w:pStyle w:val="ListParagraph"/>
              <w:numPr>
                <w:ilvl w:val="0"/>
                <w:numId w:val="33"/>
              </w:numPr>
              <w:spacing w:before="0" w:line="360" w:lineRule="auto"/>
              <w:cnfStyle w:val="000000100000" w:firstRow="0" w:lastRow="0" w:firstColumn="0" w:lastColumn="0" w:oddVBand="0" w:evenVBand="0" w:oddHBand="1" w:evenHBand="0" w:firstRowFirstColumn="0" w:firstRowLastColumn="0" w:lastRowFirstColumn="0" w:lastRowLastColumn="0"/>
            </w:pPr>
            <w:r>
              <w:t>The User navigate to a Test Detail.</w:t>
            </w:r>
          </w:p>
          <w:p w14:paraId="470B8504" w14:textId="77777777" w:rsidR="00270F92" w:rsidRDefault="00270F92" w:rsidP="00270F92">
            <w:pPr>
              <w:pStyle w:val="ListParagraph"/>
              <w:numPr>
                <w:ilvl w:val="0"/>
                <w:numId w:val="33"/>
              </w:numPr>
              <w:spacing w:before="0" w:line="360" w:lineRule="auto"/>
              <w:cnfStyle w:val="000000100000" w:firstRow="0" w:lastRow="0" w:firstColumn="0" w:lastColumn="0" w:oddVBand="0" w:evenVBand="0" w:oddHBand="1" w:evenHBand="0" w:firstRowFirstColumn="0" w:firstRowLastColumn="0" w:lastRowFirstColumn="0" w:lastRowLastColumn="0"/>
            </w:pPr>
            <w:r>
              <w:t>Click “Change” to navigate to edit form</w:t>
            </w:r>
          </w:p>
          <w:tbl>
            <w:tblPr>
              <w:tblStyle w:val="GridTable1Light"/>
              <w:tblW w:w="65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764"/>
              <w:gridCol w:w="1764"/>
              <w:gridCol w:w="3027"/>
            </w:tblGrid>
            <w:tr w:rsidR="00270F92" w14:paraId="368361D7" w14:textId="77777777" w:rsidTr="001530B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1FFAC199" w14:textId="77777777" w:rsidR="00270F92" w:rsidRDefault="00270F92">
                  <w:pPr>
                    <w:jc w:val="both"/>
                    <w:rPr>
                      <w:rFonts w:cs="Arial"/>
                      <w:sz w:val="18"/>
                      <w:szCs w:val="18"/>
                    </w:rPr>
                  </w:pPr>
                  <w:r>
                    <w:rPr>
                      <w:rFonts w:cs="Arial"/>
                      <w:b w:val="0"/>
                      <w:sz w:val="18"/>
                      <w:szCs w:val="18"/>
                    </w:rPr>
                    <w:t>Field 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71E1C792"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Type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7DB226B1"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Remarks</w:t>
                  </w:r>
                </w:p>
              </w:tc>
            </w:tr>
            <w:tr w:rsidR="00270F92" w14:paraId="004E42E7"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4D5396" w14:textId="77777777" w:rsidR="00270F92" w:rsidRDefault="00270F92">
                  <w:pPr>
                    <w:jc w:val="both"/>
                    <w:rPr>
                      <w:rFonts w:cs="Arial"/>
                      <w:b w:val="0"/>
                      <w:sz w:val="18"/>
                      <w:szCs w:val="18"/>
                    </w:rPr>
                  </w:pPr>
                  <w:r>
                    <w:rPr>
                      <w:rFonts w:cs="Arial"/>
                      <w:sz w:val="18"/>
                      <w:szCs w:val="18"/>
                    </w:rPr>
                    <w:t>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8CA391"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Link</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6BD81A"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Done nothing</w:t>
                  </w:r>
                </w:p>
              </w:tc>
            </w:tr>
            <w:tr w:rsidR="00270F92" w14:paraId="4A30BE11"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69494B" w14:textId="77777777" w:rsidR="00270F92" w:rsidRDefault="00270F92">
                  <w:pPr>
                    <w:jc w:val="both"/>
                    <w:rPr>
                      <w:rFonts w:cs="Arial"/>
                      <w:sz w:val="18"/>
                      <w:szCs w:val="18"/>
                    </w:rPr>
                  </w:pPr>
                  <w:r>
                    <w:rPr>
                      <w:rFonts w:cs="Arial"/>
                      <w:sz w:val="18"/>
                      <w:szCs w:val="18"/>
                    </w:rPr>
                    <w:t>Download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2DB6FC"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D1C99F"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download the file</w:t>
                  </w:r>
                </w:p>
              </w:tc>
            </w:tr>
            <w:tr w:rsidR="00270F92" w14:paraId="5052CBE1"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F85BD4" w14:textId="77777777" w:rsidR="00270F92" w:rsidRDefault="00270F92">
                  <w:pPr>
                    <w:jc w:val="both"/>
                    <w:rPr>
                      <w:rFonts w:cs="Arial"/>
                      <w:sz w:val="18"/>
                      <w:szCs w:val="18"/>
                    </w:rPr>
                  </w:pPr>
                  <w:r>
                    <w:rPr>
                      <w:rFonts w:cs="Arial"/>
                      <w:sz w:val="18"/>
                      <w:szCs w:val="18"/>
                    </w:rPr>
                    <w:t>Delete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E7C30F"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32F7A2"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delete file</w:t>
                  </w:r>
                </w:p>
              </w:tc>
            </w:tr>
            <w:tr w:rsidR="00270F92" w14:paraId="7A6C5E57"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646243" w14:textId="77777777" w:rsidR="00270F92" w:rsidRDefault="00270F92">
                  <w:pPr>
                    <w:jc w:val="both"/>
                    <w:rPr>
                      <w:rFonts w:cs="Arial"/>
                      <w:sz w:val="18"/>
                      <w:szCs w:val="18"/>
                    </w:rPr>
                  </w:pPr>
                  <w:r>
                    <w:rPr>
                      <w:rFonts w:cs="Arial"/>
                      <w:sz w:val="18"/>
                      <w:szCs w:val="18"/>
                    </w:rPr>
                    <w:t>Browse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1A70EC"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6AB346"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upload file</w:t>
                  </w:r>
                </w:p>
              </w:tc>
            </w:tr>
            <w:tr w:rsidR="00270F92" w14:paraId="04C2494B"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6C2E9C" w14:textId="77777777" w:rsidR="00270F92" w:rsidRDefault="00270F92">
                  <w:pPr>
                    <w:jc w:val="both"/>
                    <w:rPr>
                      <w:rFonts w:cs="Arial"/>
                      <w:sz w:val="18"/>
                      <w:szCs w:val="18"/>
                    </w:rPr>
                  </w:pPr>
                  <w:r>
                    <w:rPr>
                      <w:rFonts w:cs="Arial"/>
                      <w:sz w:val="18"/>
                      <w:szCs w:val="18"/>
                    </w:rPr>
                    <w:t>Type icon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44EC05"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Image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1F2B05"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show type of the file</w:t>
                  </w:r>
                </w:p>
              </w:tc>
            </w:tr>
          </w:tbl>
          <w:p w14:paraId="2C8279FF" w14:textId="77777777" w:rsidR="00270F92" w:rsidRDefault="00270F92">
            <w:pPr>
              <w:pStyle w:val="ListParagraph"/>
              <w:spacing w:line="360" w:lineRule="auto"/>
              <w:cnfStyle w:val="000000100000" w:firstRow="0" w:lastRow="0" w:firstColumn="0" w:lastColumn="0" w:oddVBand="0" w:evenVBand="0" w:oddHBand="1" w:evenHBand="0" w:firstRowFirstColumn="0" w:firstRowLastColumn="0" w:lastRowFirstColumn="0" w:lastRowLastColumn="0"/>
              <w:rPr>
                <w:sz w:val="22"/>
                <w:szCs w:val="22"/>
              </w:rPr>
            </w:pPr>
          </w:p>
          <w:p w14:paraId="248EE482" w14:textId="77777777" w:rsidR="00270F92" w:rsidRDefault="00270F92" w:rsidP="00270F92">
            <w:pPr>
              <w:pStyle w:val="ListParagraph"/>
              <w:numPr>
                <w:ilvl w:val="0"/>
                <w:numId w:val="33"/>
              </w:numPr>
              <w:spacing w:before="0" w:line="360" w:lineRule="auto"/>
              <w:cnfStyle w:val="000000100000" w:firstRow="0" w:lastRow="0" w:firstColumn="0" w:lastColumn="0" w:oddVBand="0" w:evenVBand="0" w:oddHBand="1" w:evenHBand="0" w:firstRowFirstColumn="0" w:firstRowLastColumn="0" w:lastRowFirstColumn="0" w:lastRowLastColumn="0"/>
            </w:pPr>
            <w:r>
              <w:t>Click delete icon to delete a file</w:t>
            </w:r>
          </w:p>
          <w:p w14:paraId="18E123E6" w14:textId="77777777" w:rsidR="00270F92" w:rsidRDefault="00270F92" w:rsidP="00270F92">
            <w:pPr>
              <w:pStyle w:val="ListParagraph"/>
              <w:numPr>
                <w:ilvl w:val="0"/>
                <w:numId w:val="33"/>
              </w:numPr>
              <w:spacing w:before="0" w:line="360" w:lineRule="auto"/>
              <w:cnfStyle w:val="000000100000" w:firstRow="0" w:lastRow="0" w:firstColumn="0" w:lastColumn="0" w:oddVBand="0" w:evenVBand="0" w:oddHBand="1" w:evenHBand="0" w:firstRowFirstColumn="0" w:firstRowLastColumn="0" w:lastRowFirstColumn="0" w:lastRowLastColumn="0"/>
            </w:pPr>
            <w:r>
              <w:t>Confirm delete</w:t>
            </w:r>
          </w:p>
          <w:p w14:paraId="102AEBC6" w14:textId="35B97E93" w:rsidR="00270F92" w:rsidRDefault="002B3DEE" w:rsidP="00270F92">
            <w:pPr>
              <w:pStyle w:val="ListParagraph"/>
              <w:numPr>
                <w:ilvl w:val="0"/>
                <w:numId w:val="33"/>
              </w:numPr>
              <w:spacing w:before="0" w:line="360" w:lineRule="auto"/>
              <w:cnfStyle w:val="000000100000" w:firstRow="0" w:lastRow="0" w:firstColumn="0" w:lastColumn="0" w:oddVBand="0" w:evenVBand="0" w:oddHBand="1" w:evenHBand="0" w:firstRowFirstColumn="0" w:firstRowLastColumn="0" w:lastRowFirstColumn="0" w:lastRowLastColumn="0"/>
            </w:pPr>
            <w:r>
              <w:t>Press OK to delete a file</w:t>
            </w:r>
            <w:r w:rsidR="00270F92">
              <w:t>, navigate the page to edit form.</w:t>
            </w:r>
          </w:p>
          <w:p w14:paraId="59A3CDC4" w14:textId="77777777" w:rsidR="00270F92" w:rsidRDefault="00270F92" w:rsidP="00270F92">
            <w:pPr>
              <w:pStyle w:val="ListParagraph"/>
              <w:numPr>
                <w:ilvl w:val="0"/>
                <w:numId w:val="33"/>
              </w:numPr>
              <w:spacing w:before="0"/>
              <w:cnfStyle w:val="000000100000" w:firstRow="0" w:lastRow="0" w:firstColumn="0" w:lastColumn="0" w:oddVBand="0" w:evenVBand="0" w:oddHBand="1" w:evenHBand="0" w:firstRowFirstColumn="0" w:firstRowLastColumn="0" w:lastRowFirstColumn="0" w:lastRowLastColumn="0"/>
              <w:rPr>
                <w:ins w:id="920" w:author="FIXED-TERM Le Huynh Anh Tuan (RBVH/ETI14)" w:date="2016-12-29T14:54:00Z"/>
                <w:rFonts w:cs="Tahoma"/>
                <w:sz w:val="18"/>
                <w:szCs w:val="18"/>
              </w:rPr>
            </w:pPr>
            <w:r>
              <w:t>Press Save to save the modification.</w:t>
            </w:r>
          </w:p>
        </w:tc>
      </w:tr>
      <w:tr w:rsidR="00270F92" w14:paraId="42E80E6D" w14:textId="77777777" w:rsidTr="001530B4">
        <w:trPr>
          <w:ins w:id="92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00F2A01F" w14:textId="77777777" w:rsidR="00270F92" w:rsidRDefault="00270F92">
            <w:pPr>
              <w:spacing w:line="360" w:lineRule="auto"/>
              <w:rPr>
                <w:ins w:id="922" w:author="FIXED-TERM Le Huynh Anh Tuan (RBVH/ETI14)" w:date="2016-12-29T14:54:00Z"/>
                <w:sz w:val="18"/>
                <w:szCs w:val="18"/>
              </w:rPr>
            </w:pPr>
            <w:ins w:id="923" w:author="FIXED-TERM Le Huynh Anh Tuan (RBVH/ETI14)" w:date="2016-12-29T14:54:00Z">
              <w:r>
                <w:rPr>
                  <w:sz w:val="18"/>
                  <w:szCs w:val="18"/>
                </w:rPr>
                <w:t>Alternative Scenarios</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6F56D58"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t>5a. Proceed to 8. If no file belongs to the test.</w:t>
            </w:r>
          </w:p>
          <w:p w14:paraId="4070CFFE"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24" w:author="FIXED-TERM Le Huynh Anh Tuan (RBVH/ETI14)" w:date="2016-12-29T14:54:00Z"/>
                <w:rFonts w:cs="Tahoma"/>
                <w:sz w:val="18"/>
                <w:szCs w:val="18"/>
              </w:rPr>
            </w:pPr>
            <w:r>
              <w:t>7a. Cancel the delete then proceed to 5. Or 8.</w:t>
            </w:r>
          </w:p>
        </w:tc>
      </w:tr>
      <w:tr w:rsidR="00270F92" w14:paraId="4FEE0D6C" w14:textId="77777777" w:rsidTr="001530B4">
        <w:trPr>
          <w:cnfStyle w:val="000000100000" w:firstRow="0" w:lastRow="0" w:firstColumn="0" w:lastColumn="0" w:oddVBand="0" w:evenVBand="0" w:oddHBand="1" w:evenHBand="0" w:firstRowFirstColumn="0" w:firstRowLastColumn="0" w:lastRowFirstColumn="0" w:lastRowLastColumn="0"/>
          <w:ins w:id="92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5B7E4C8E" w14:textId="77777777" w:rsidR="00270F92" w:rsidRDefault="00270F92">
            <w:pPr>
              <w:spacing w:line="360" w:lineRule="auto"/>
              <w:rPr>
                <w:ins w:id="926" w:author="FIXED-TERM Le Huynh Anh Tuan (RBVH/ETI14)" w:date="2016-12-29T14:54:00Z"/>
                <w:sz w:val="18"/>
                <w:szCs w:val="18"/>
              </w:rPr>
            </w:pPr>
            <w:ins w:id="927" w:author="FIXED-TERM Le Huynh Anh Tuan (RBVH/ETI14)" w:date="2016-12-29T14:54:00Z">
              <w:r>
                <w:rPr>
                  <w:sz w:val="18"/>
                  <w:szCs w:val="18"/>
                </w:rPr>
                <w:t>Success End Condition</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174BBF14"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28" w:author="FIXED-TERM Le Huynh Anh Tuan (RBVH/ETI14)" w:date="2016-12-29T14:54:00Z"/>
                <w:rFonts w:cs="Tahoma"/>
                <w:sz w:val="18"/>
                <w:szCs w:val="18"/>
              </w:rPr>
            </w:pPr>
            <w:r>
              <w:t>A file has been deleted!</w:t>
            </w:r>
          </w:p>
        </w:tc>
      </w:tr>
      <w:tr w:rsidR="00270F92" w14:paraId="4C5351F4" w14:textId="77777777" w:rsidTr="001530B4">
        <w:trPr>
          <w:ins w:id="92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A85DA0C" w14:textId="77777777" w:rsidR="00270F92" w:rsidRDefault="00270F92">
            <w:pPr>
              <w:spacing w:line="360" w:lineRule="auto"/>
              <w:rPr>
                <w:ins w:id="930" w:author="FIXED-TERM Le Huynh Anh Tuan (RBVH/ETI14)" w:date="2016-12-29T14:54:00Z"/>
                <w:sz w:val="18"/>
                <w:szCs w:val="18"/>
              </w:rPr>
            </w:pPr>
            <w:ins w:id="931" w:author="FIXED-TERM Le Huynh Anh Tuan (RBVH/ETI14)" w:date="2016-12-29T14:54:00Z">
              <w:r>
                <w:rPr>
                  <w:sz w:val="18"/>
                  <w:szCs w:val="18"/>
                </w:rPr>
                <w:t>Failed End Condition</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C0AFB30"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32" w:author="FIXED-TERM Le Huynh Anh Tuan (RBVH/ETI14)" w:date="2016-12-29T14:54:00Z"/>
                <w:rFonts w:cs="Tahoma"/>
                <w:sz w:val="18"/>
                <w:szCs w:val="18"/>
              </w:rPr>
            </w:pPr>
            <w:r>
              <w:t>The system displays an error message</w:t>
            </w:r>
          </w:p>
        </w:tc>
      </w:tr>
      <w:tr w:rsidR="00270F92" w14:paraId="32EF9C78" w14:textId="77777777" w:rsidTr="001530B4">
        <w:trPr>
          <w:cnfStyle w:val="000000100000" w:firstRow="0" w:lastRow="0" w:firstColumn="0" w:lastColumn="0" w:oddVBand="0" w:evenVBand="0" w:oddHBand="1" w:evenHBand="0" w:firstRowFirstColumn="0" w:firstRowLastColumn="0" w:lastRowFirstColumn="0" w:lastRowLastColumn="0"/>
          <w:ins w:id="93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37BDEAD" w14:textId="77777777" w:rsidR="00270F92" w:rsidRDefault="00270F92">
            <w:pPr>
              <w:spacing w:line="360" w:lineRule="auto"/>
              <w:rPr>
                <w:ins w:id="934" w:author="FIXED-TERM Le Huynh Anh Tuan (RBVH/ETI14)" w:date="2016-12-29T14:54:00Z"/>
                <w:sz w:val="18"/>
                <w:szCs w:val="18"/>
              </w:rPr>
            </w:pPr>
            <w:ins w:id="935" w:author="FIXED-TERM Le Huynh Anh Tuan (RBVH/ETI14)" w:date="2016-12-29T14:54:00Z">
              <w:r>
                <w:rPr>
                  <w:sz w:val="18"/>
                  <w:szCs w:val="18"/>
                </w:rPr>
                <w:t>Special Requirements</w:t>
              </w:r>
            </w:ins>
          </w:p>
        </w:tc>
        <w:tc>
          <w:tcPr>
            <w:tcW w:w="681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21A4EF1"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36" w:author="FIXED-TERM Le Huynh Anh Tuan (RBVH/ETI14)" w:date="2016-12-29T14:54:00Z"/>
                <w:rFonts w:cs="Tahoma"/>
                <w:sz w:val="18"/>
                <w:szCs w:val="18"/>
              </w:rPr>
            </w:pPr>
            <w:ins w:id="937" w:author="FIXED-TERM Le Huynh Anh Tuan (RBVH/ETI14)" w:date="2016-12-29T14:54:00Z">
              <w:r>
                <w:rPr>
                  <w:rFonts w:cs="Tahoma"/>
                  <w:sz w:val="18"/>
                  <w:szCs w:val="18"/>
                </w:rPr>
                <w:t>+ The System’s interface must be user-friendly.</w:t>
              </w:r>
            </w:ins>
          </w:p>
          <w:p w14:paraId="365340F4"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38" w:author="FIXED-TERM Le Huynh Anh Tuan (RBVH/ETI14)" w:date="2016-12-29T14:54:00Z"/>
                <w:rFonts w:cs="Tahoma"/>
                <w:sz w:val="18"/>
                <w:szCs w:val="18"/>
              </w:rPr>
            </w:pPr>
            <w:ins w:id="939" w:author="FIXED-TERM Le Huynh Anh Tuan (RBVH/ETI14)" w:date="2016-12-29T14:54:00Z">
              <w:r>
                <w:rPr>
                  <w:rFonts w:cs="Tahoma"/>
                  <w:sz w:val="18"/>
                  <w:szCs w:val="18"/>
                </w:rPr>
                <w:t>+ The respond time must be under 5 seconds.</w:t>
              </w:r>
            </w:ins>
          </w:p>
        </w:tc>
      </w:tr>
    </w:tbl>
    <w:p w14:paraId="55B0EE57" w14:textId="77777777" w:rsidR="000E39DD" w:rsidRDefault="000E39DD" w:rsidP="003F6689"/>
    <w:tbl>
      <w:tblPr>
        <w:tblStyle w:val="GridTable4-Accent1"/>
        <w:tblW w:w="0" w:type="auto"/>
        <w:tblLayout w:type="fixed"/>
        <w:tblLook w:val="04A0" w:firstRow="1" w:lastRow="0" w:firstColumn="1" w:lastColumn="0" w:noHBand="0" w:noVBand="1"/>
      </w:tblPr>
      <w:tblGrid>
        <w:gridCol w:w="2065"/>
        <w:gridCol w:w="6722"/>
      </w:tblGrid>
      <w:tr w:rsidR="00270F92" w14:paraId="6EAE427B" w14:textId="77777777" w:rsidTr="001530B4">
        <w:trPr>
          <w:cnfStyle w:val="100000000000" w:firstRow="1" w:lastRow="0" w:firstColumn="0" w:lastColumn="0" w:oddVBand="0" w:evenVBand="0" w:oddHBand="0" w:evenHBand="0" w:firstRowFirstColumn="0" w:firstRowLastColumn="0" w:lastRowFirstColumn="0" w:lastRowLastColumn="0"/>
          <w:ins w:id="94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hideMark/>
          </w:tcPr>
          <w:p w14:paraId="4DFF832B" w14:textId="48067301" w:rsidR="00270F92" w:rsidRDefault="00FA4A1D" w:rsidP="00270F92">
            <w:pPr>
              <w:spacing w:line="360" w:lineRule="auto"/>
              <w:rPr>
                <w:ins w:id="941" w:author="FIXED-TERM Le Huynh Anh Tuan (RBVH/ETI14)" w:date="2016-12-29T14:54:00Z"/>
                <w:kern w:val="0"/>
                <w:sz w:val="18"/>
                <w:szCs w:val="18"/>
              </w:rPr>
            </w:pPr>
            <w:r>
              <w:t>RE4-4</w:t>
            </w:r>
          </w:p>
        </w:tc>
        <w:tc>
          <w:tcPr>
            <w:tcW w:w="6722" w:type="dxa"/>
            <w:hideMark/>
          </w:tcPr>
          <w:p w14:paraId="5E57F065" w14:textId="77777777" w:rsidR="00270F92" w:rsidRDefault="00270F92">
            <w:pPr>
              <w:spacing w:line="360" w:lineRule="auto"/>
              <w:cnfStyle w:val="100000000000" w:firstRow="1" w:lastRow="0" w:firstColumn="0" w:lastColumn="0" w:oddVBand="0" w:evenVBand="0" w:oddHBand="0" w:evenHBand="0" w:firstRowFirstColumn="0" w:firstRowLastColumn="0" w:lastRowFirstColumn="0" w:lastRowLastColumn="0"/>
              <w:rPr>
                <w:ins w:id="942" w:author="FIXED-TERM Le Huynh Anh Tuan (RBVH/ETI14)" w:date="2016-12-29T14:54:00Z"/>
                <w:sz w:val="18"/>
                <w:szCs w:val="18"/>
              </w:rPr>
            </w:pPr>
            <w:r>
              <w:t>Download File</w:t>
            </w:r>
          </w:p>
        </w:tc>
      </w:tr>
      <w:tr w:rsidR="00270F92" w14:paraId="6CD10589" w14:textId="77777777" w:rsidTr="001530B4">
        <w:trPr>
          <w:cnfStyle w:val="000000100000" w:firstRow="0" w:lastRow="0" w:firstColumn="0" w:lastColumn="0" w:oddVBand="0" w:evenVBand="0" w:oddHBand="1" w:evenHBand="0" w:firstRowFirstColumn="0" w:firstRowLastColumn="0" w:lastRowFirstColumn="0" w:lastRowLastColumn="0"/>
          <w:ins w:id="94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E396930" w14:textId="77777777" w:rsidR="00270F92" w:rsidRDefault="00270F92">
            <w:pPr>
              <w:spacing w:line="360" w:lineRule="auto"/>
              <w:rPr>
                <w:ins w:id="944" w:author="FIXED-TERM Le Huynh Anh Tuan (RBVH/ETI14)" w:date="2016-12-29T14:54:00Z"/>
                <w:sz w:val="18"/>
                <w:szCs w:val="18"/>
              </w:rPr>
            </w:pPr>
            <w:ins w:id="945" w:author="FIXED-TERM Le Huynh Anh Tuan (RBVH/ETI14)" w:date="2016-12-29T14:54:00Z">
              <w:r>
                <w:rPr>
                  <w:sz w:val="18"/>
                  <w:szCs w:val="18"/>
                </w:rPr>
                <w:t>Description</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B851DB1"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46" w:author="FIXED-TERM Le Huynh Anh Tuan (RBVH/ETI14)" w:date="2016-12-29T14:54:00Z"/>
                <w:rFonts w:cs="Tahoma"/>
                <w:sz w:val="18"/>
                <w:szCs w:val="18"/>
              </w:rPr>
            </w:pPr>
            <w:r>
              <w:t>Download existing on the test.</w:t>
            </w:r>
          </w:p>
        </w:tc>
      </w:tr>
      <w:tr w:rsidR="00270F92" w14:paraId="439C59CE" w14:textId="77777777" w:rsidTr="001530B4">
        <w:trPr>
          <w:ins w:id="94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9CE4AE3" w14:textId="77777777" w:rsidR="00270F92" w:rsidRDefault="00270F92">
            <w:pPr>
              <w:spacing w:line="360" w:lineRule="auto"/>
              <w:rPr>
                <w:ins w:id="948" w:author="FIXED-TERM Le Huynh Anh Tuan (RBVH/ETI14)" w:date="2016-12-29T14:54:00Z"/>
                <w:sz w:val="18"/>
                <w:szCs w:val="18"/>
              </w:rPr>
            </w:pPr>
            <w:ins w:id="949" w:author="FIXED-TERM Le Huynh Anh Tuan (RBVH/ETI14)" w:date="2016-12-29T14:54:00Z">
              <w:r>
                <w:rPr>
                  <w:sz w:val="18"/>
                  <w:szCs w:val="18"/>
                </w:rPr>
                <w:t>Stakeholders</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A1BB284"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50" w:author="FIXED-TERM Le Huynh Anh Tuan (RBVH/ETI14)" w:date="2016-12-29T14:54:00Z"/>
                <w:rFonts w:cs="Tahoma"/>
                <w:sz w:val="18"/>
                <w:szCs w:val="18"/>
              </w:rPr>
            </w:pPr>
            <w:ins w:id="951" w:author="FIXED-TERM Le Huynh Anh Tuan (RBVH/ETI14)" w:date="2016-12-29T14:54:00Z">
              <w:r>
                <w:rPr>
                  <w:rFonts w:cs="Tahoma"/>
                  <w:sz w:val="18"/>
                  <w:szCs w:val="18"/>
                </w:rPr>
                <w:t>Testers, project manager, admin</w:t>
              </w:r>
            </w:ins>
          </w:p>
        </w:tc>
      </w:tr>
      <w:tr w:rsidR="00270F92" w14:paraId="2880E47C" w14:textId="77777777" w:rsidTr="001530B4">
        <w:trPr>
          <w:cnfStyle w:val="000000100000" w:firstRow="0" w:lastRow="0" w:firstColumn="0" w:lastColumn="0" w:oddVBand="0" w:evenVBand="0" w:oddHBand="1" w:evenHBand="0" w:firstRowFirstColumn="0" w:firstRowLastColumn="0" w:lastRowFirstColumn="0" w:lastRowLastColumn="0"/>
          <w:ins w:id="95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02E043B" w14:textId="77777777" w:rsidR="00270F92" w:rsidRDefault="00270F92">
            <w:pPr>
              <w:spacing w:line="360" w:lineRule="auto"/>
              <w:rPr>
                <w:ins w:id="953" w:author="FIXED-TERM Le Huynh Anh Tuan (RBVH/ETI14)" w:date="2016-12-29T14:54:00Z"/>
                <w:sz w:val="18"/>
                <w:szCs w:val="18"/>
              </w:rPr>
            </w:pPr>
            <w:ins w:id="954" w:author="FIXED-TERM Le Huynh Anh Tuan (RBVH/ETI14)" w:date="2016-12-29T14:54:00Z">
              <w:r>
                <w:rPr>
                  <w:sz w:val="18"/>
                  <w:szCs w:val="18"/>
                </w:rPr>
                <w:t>Actors</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606547D0"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55" w:author="FIXED-TERM Le Huynh Anh Tuan (RBVH/ETI14)" w:date="2016-12-29T14:54:00Z"/>
                <w:rFonts w:cs="Tahoma"/>
                <w:sz w:val="18"/>
                <w:szCs w:val="18"/>
              </w:rPr>
            </w:pPr>
            <w:r>
              <w:rPr>
                <w:sz w:val="18"/>
                <w:szCs w:val="18"/>
              </w:rPr>
              <w:t>User</w:t>
            </w:r>
          </w:p>
        </w:tc>
      </w:tr>
      <w:tr w:rsidR="00270F92" w14:paraId="504ABC07" w14:textId="77777777" w:rsidTr="001530B4">
        <w:trPr>
          <w:ins w:id="95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3CA2E6D" w14:textId="77777777" w:rsidR="00270F92" w:rsidRDefault="00270F92">
            <w:pPr>
              <w:spacing w:line="360" w:lineRule="auto"/>
              <w:rPr>
                <w:ins w:id="957" w:author="FIXED-TERM Le Huynh Anh Tuan (RBVH/ETI14)" w:date="2016-12-29T14:54:00Z"/>
                <w:sz w:val="18"/>
                <w:szCs w:val="18"/>
              </w:rPr>
            </w:pPr>
            <w:ins w:id="958" w:author="FIXED-TERM Le Huynh Anh Tuan (RBVH/ETI14)" w:date="2016-12-29T14:54:00Z">
              <w:r>
                <w:rPr>
                  <w:sz w:val="18"/>
                  <w:szCs w:val="18"/>
                </w:rPr>
                <w:t>Trigger</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E641372"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59" w:author="FIXED-TERM Le Huynh Anh Tuan (RBVH/ETI14)" w:date="2016-12-29T14:54:00Z"/>
                <w:rFonts w:cs="Tahoma"/>
                <w:sz w:val="18"/>
                <w:szCs w:val="18"/>
              </w:rPr>
            </w:pPr>
            <w:r>
              <w:t>User wants to download a file</w:t>
            </w:r>
          </w:p>
        </w:tc>
      </w:tr>
      <w:tr w:rsidR="00270F92" w14:paraId="1EE5FD59" w14:textId="77777777" w:rsidTr="001530B4">
        <w:trPr>
          <w:cnfStyle w:val="000000100000" w:firstRow="0" w:lastRow="0" w:firstColumn="0" w:lastColumn="0" w:oddVBand="0" w:evenVBand="0" w:oddHBand="1" w:evenHBand="0" w:firstRowFirstColumn="0" w:firstRowLastColumn="0" w:lastRowFirstColumn="0" w:lastRowLastColumn="0"/>
          <w:ins w:id="96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5E1C3A8C" w14:textId="77777777" w:rsidR="00270F92" w:rsidRDefault="00270F92">
            <w:pPr>
              <w:spacing w:line="360" w:lineRule="auto"/>
              <w:rPr>
                <w:ins w:id="961" w:author="FIXED-TERM Le Huynh Anh Tuan (RBVH/ETI14)" w:date="2016-12-29T14:54:00Z"/>
                <w:sz w:val="18"/>
                <w:szCs w:val="18"/>
              </w:rPr>
            </w:pPr>
            <w:ins w:id="962" w:author="FIXED-TERM Le Huynh Anh Tuan (RBVH/ETI14)" w:date="2016-12-29T14:54:00Z">
              <w:r>
                <w:rPr>
                  <w:sz w:val="18"/>
                  <w:szCs w:val="18"/>
                </w:rPr>
                <w:t>Inputs</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7BFEFD2C" w14:textId="77777777" w:rsidR="00270F92" w:rsidRDefault="00270F92">
            <w:pPr>
              <w:cnfStyle w:val="000000100000" w:firstRow="0" w:lastRow="0" w:firstColumn="0" w:lastColumn="0" w:oddVBand="0" w:evenVBand="0" w:oddHBand="1" w:evenHBand="0" w:firstRowFirstColumn="0" w:firstRowLastColumn="0" w:lastRowFirstColumn="0" w:lastRowLastColumn="0"/>
              <w:rPr>
                <w:sz w:val="22"/>
                <w:szCs w:val="22"/>
              </w:rPr>
            </w:pPr>
          </w:p>
          <w:p w14:paraId="00438BE8" w14:textId="77777777" w:rsidR="00270F92" w:rsidRDefault="00270F92">
            <w:pPr>
              <w:cnfStyle w:val="000000100000" w:firstRow="0" w:lastRow="0" w:firstColumn="0" w:lastColumn="0" w:oddVBand="0" w:evenVBand="0" w:oddHBand="1" w:evenHBand="0" w:firstRowFirstColumn="0" w:firstRowLastColumn="0" w:lastRowFirstColumn="0" w:lastRowLastColumn="0"/>
            </w:pPr>
            <w:r>
              <w:t>Test Detail – None.</w:t>
            </w:r>
          </w:p>
          <w:p w14:paraId="3A5AEDC4" w14:textId="188E7926" w:rsidR="00270F92" w:rsidRDefault="00270F92">
            <w:pPr>
              <w:cnfStyle w:val="000000100000" w:firstRow="0" w:lastRow="0" w:firstColumn="0" w:lastColumn="0" w:oddVBand="0" w:evenVBand="0" w:oddHBand="1" w:evenHBand="0" w:firstRowFirstColumn="0" w:firstRowLastColumn="0" w:lastRowFirstColumn="0" w:lastRowLastColumn="0"/>
            </w:pPr>
            <w:r>
              <w:t xml:space="preserve">Test </w:t>
            </w:r>
            <w:r w:rsidR="002B3DEE">
              <w:t>Edit Form</w:t>
            </w:r>
            <w:r>
              <w:t xml:space="preserve"> :</w:t>
            </w:r>
          </w:p>
          <w:tbl>
            <w:tblPr>
              <w:tblW w:w="72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984"/>
              <w:gridCol w:w="1984"/>
              <w:gridCol w:w="3242"/>
            </w:tblGrid>
            <w:tr w:rsidR="00270F92" w14:paraId="608A47CF" w14:textId="77777777" w:rsidTr="001530B4">
              <w:trPr>
                <w:trHeight w:val="373"/>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4D6051AB" w14:textId="77777777" w:rsidR="00270F92" w:rsidRDefault="00270F92">
                  <w:pPr>
                    <w:jc w:val="both"/>
                    <w:rPr>
                      <w:rFonts w:cs="Arial"/>
                      <w:b/>
                      <w:sz w:val="18"/>
                      <w:szCs w:val="18"/>
                    </w:rPr>
                  </w:pPr>
                  <w:r>
                    <w:rPr>
                      <w:rFonts w:cs="Arial"/>
                      <w:b/>
                      <w:sz w:val="18"/>
                      <w:szCs w:val="18"/>
                    </w:rPr>
                    <w:t>Field Name</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0329F0B4" w14:textId="77777777" w:rsidR="00270F92" w:rsidRDefault="00270F92">
                  <w:pPr>
                    <w:jc w:val="both"/>
                    <w:rPr>
                      <w:rFonts w:cs="Arial"/>
                      <w:b/>
                      <w:sz w:val="18"/>
                      <w:szCs w:val="18"/>
                    </w:rPr>
                  </w:pPr>
                  <w:r>
                    <w:rPr>
                      <w:rFonts w:cs="Arial"/>
                      <w:b/>
                      <w:sz w:val="18"/>
                      <w:szCs w:val="18"/>
                    </w:rPr>
                    <w:t>Type</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7B03EC39" w14:textId="77777777" w:rsidR="00270F92" w:rsidRDefault="00270F92">
                  <w:pPr>
                    <w:jc w:val="both"/>
                    <w:rPr>
                      <w:rFonts w:cs="Arial"/>
                      <w:b/>
                      <w:sz w:val="18"/>
                      <w:szCs w:val="18"/>
                    </w:rPr>
                  </w:pPr>
                  <w:r>
                    <w:rPr>
                      <w:rFonts w:cs="Arial"/>
                      <w:b/>
                      <w:sz w:val="18"/>
                      <w:szCs w:val="18"/>
                    </w:rPr>
                    <w:t>Remarks</w:t>
                  </w:r>
                </w:p>
              </w:tc>
            </w:tr>
            <w:tr w:rsidR="00270F92" w14:paraId="016E389A" w14:textId="77777777" w:rsidTr="001530B4">
              <w:trPr>
                <w:trHeight w:val="386"/>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F1BFC5" w14:textId="77777777" w:rsidR="00270F92" w:rsidRDefault="00270F92">
                  <w:pPr>
                    <w:jc w:val="both"/>
                    <w:rPr>
                      <w:rFonts w:cs="Arial"/>
                      <w:sz w:val="18"/>
                      <w:szCs w:val="18"/>
                    </w:rPr>
                  </w:pPr>
                  <w:r>
                    <w:rPr>
                      <w:sz w:val="18"/>
                      <w:szCs w:val="18"/>
                    </w:rPr>
                    <w:t>Name</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56ADCC" w14:textId="77777777" w:rsidR="00270F92" w:rsidRDefault="00270F92">
                  <w:pPr>
                    <w:ind w:left="720" w:hanging="720"/>
                    <w:jc w:val="both"/>
                    <w:rPr>
                      <w:rFonts w:cs="Arial"/>
                      <w:sz w:val="18"/>
                      <w:szCs w:val="18"/>
                    </w:rPr>
                  </w:pPr>
                  <w:r>
                    <w:rPr>
                      <w:rFonts w:cs="Arial"/>
                      <w:sz w:val="18"/>
                      <w:szCs w:val="18"/>
                    </w:rPr>
                    <w:t>Text</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566506" w14:textId="77777777" w:rsidR="00270F92" w:rsidRDefault="00270F92">
                  <w:pPr>
                    <w:jc w:val="both"/>
                    <w:rPr>
                      <w:rFonts w:cs="Arial"/>
                      <w:sz w:val="18"/>
                      <w:szCs w:val="18"/>
                    </w:rPr>
                  </w:pPr>
                  <w:r>
                    <w:rPr>
                      <w:sz w:val="18"/>
                      <w:szCs w:val="18"/>
                    </w:rPr>
                    <w:t>The test suite name</w:t>
                  </w:r>
                </w:p>
              </w:tc>
            </w:tr>
            <w:tr w:rsidR="00270F92" w14:paraId="58B8C602"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7E1FDE" w14:textId="77777777" w:rsidR="00270F92" w:rsidRDefault="00270F92">
                  <w:pPr>
                    <w:jc w:val="both"/>
                    <w:rPr>
                      <w:rFonts w:cs="Arial"/>
                      <w:sz w:val="18"/>
                      <w:szCs w:val="18"/>
                    </w:rPr>
                  </w:pPr>
                  <w:r>
                    <w:rPr>
                      <w:sz w:val="18"/>
                      <w:szCs w:val="18"/>
                    </w:rPr>
                    <w:t>Threads</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998323" w14:textId="77777777" w:rsidR="00270F92" w:rsidRDefault="00270F92">
                  <w:pPr>
                    <w:jc w:val="both"/>
                    <w:rPr>
                      <w:rFonts w:cs="Arial"/>
                      <w:sz w:val="18"/>
                      <w:szCs w:val="18"/>
                    </w:rPr>
                  </w:pPr>
                  <w:r>
                    <w:rPr>
                      <w:rFonts w:cs="Arial"/>
                      <w:sz w:val="18"/>
                      <w:szCs w:val="18"/>
                    </w:rPr>
                    <w:t>Number</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487B8D" w14:textId="77777777" w:rsidR="00270F92" w:rsidRDefault="00270F92">
                  <w:pPr>
                    <w:jc w:val="both"/>
                    <w:rPr>
                      <w:rFonts w:cs="Arial"/>
                      <w:sz w:val="18"/>
                      <w:szCs w:val="18"/>
                    </w:rPr>
                  </w:pPr>
                  <w:r>
                    <w:rPr>
                      <w:sz w:val="18"/>
                      <w:szCs w:val="18"/>
                    </w:rPr>
                    <w:t>Test parameter</w:t>
                  </w:r>
                </w:p>
              </w:tc>
            </w:tr>
            <w:tr w:rsidR="00270F92" w14:paraId="4DDD6265"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91293F" w14:textId="77777777" w:rsidR="00270F92" w:rsidRDefault="00270F92">
                  <w:pPr>
                    <w:jc w:val="both"/>
                    <w:rPr>
                      <w:sz w:val="18"/>
                      <w:szCs w:val="18"/>
                    </w:rPr>
                  </w:pPr>
                  <w:r>
                    <w:rPr>
                      <w:sz w:val="18"/>
                      <w:szCs w:val="18"/>
                    </w:rPr>
                    <w:t>Ramp-up</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E82CA8" w14:textId="77777777" w:rsidR="00270F92" w:rsidRDefault="00270F92">
                  <w:pPr>
                    <w:jc w:val="both"/>
                    <w:rPr>
                      <w:rFonts w:cs="Arial"/>
                      <w:sz w:val="18"/>
                      <w:szCs w:val="18"/>
                    </w:rPr>
                  </w:pPr>
                  <w:r>
                    <w:rPr>
                      <w:rFonts w:cs="Arial"/>
                      <w:sz w:val="18"/>
                      <w:szCs w:val="18"/>
                    </w:rPr>
                    <w:t>Number</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05E98C" w14:textId="77777777" w:rsidR="00270F92" w:rsidRDefault="00270F92">
                  <w:pPr>
                    <w:jc w:val="both"/>
                    <w:rPr>
                      <w:sz w:val="18"/>
                      <w:szCs w:val="18"/>
                    </w:rPr>
                  </w:pPr>
                  <w:r>
                    <w:rPr>
                      <w:sz w:val="18"/>
                      <w:szCs w:val="18"/>
                    </w:rPr>
                    <w:t>Test parameter</w:t>
                  </w:r>
                </w:p>
              </w:tc>
            </w:tr>
            <w:tr w:rsidR="00270F92" w14:paraId="18960B14" w14:textId="77777777" w:rsidTr="001530B4">
              <w:trPr>
                <w:trHeight w:val="399"/>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14A1EB" w14:textId="77777777" w:rsidR="00270F92" w:rsidRDefault="00270F92">
                  <w:pPr>
                    <w:jc w:val="both"/>
                    <w:rPr>
                      <w:sz w:val="18"/>
                      <w:szCs w:val="18"/>
                    </w:rPr>
                  </w:pPr>
                  <w:r>
                    <w:rPr>
                      <w:sz w:val="18"/>
                      <w:szCs w:val="18"/>
                    </w:rPr>
                    <w:t>Agent</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949D6C" w14:textId="77777777" w:rsidR="00270F92" w:rsidRDefault="00270F92">
                  <w:pPr>
                    <w:jc w:val="both"/>
                    <w:rPr>
                      <w:rFonts w:cs="Arial"/>
                      <w:sz w:val="18"/>
                      <w:szCs w:val="18"/>
                    </w:rPr>
                  </w:pPr>
                  <w:r>
                    <w:rPr>
                      <w:rFonts w:cs="Arial"/>
                      <w:sz w:val="18"/>
                      <w:szCs w:val="18"/>
                    </w:rPr>
                    <w:t>Text</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68050A" w14:textId="77777777" w:rsidR="00270F92" w:rsidRDefault="00270F92">
                  <w:pPr>
                    <w:jc w:val="both"/>
                    <w:rPr>
                      <w:sz w:val="18"/>
                      <w:szCs w:val="18"/>
                    </w:rPr>
                  </w:pPr>
                  <w:r>
                    <w:rPr>
                      <w:sz w:val="18"/>
                      <w:szCs w:val="18"/>
                    </w:rPr>
                    <w:t>IP v4 format</w:t>
                  </w:r>
                </w:p>
              </w:tc>
            </w:tr>
            <w:tr w:rsidR="00270F92" w14:paraId="28632AE0" w14:textId="77777777" w:rsidTr="001530B4">
              <w:trPr>
                <w:trHeight w:val="386"/>
              </w:trPr>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33CBD1" w14:textId="77777777" w:rsidR="00270F92" w:rsidRDefault="00270F92">
                  <w:pPr>
                    <w:jc w:val="both"/>
                    <w:rPr>
                      <w:sz w:val="18"/>
                      <w:szCs w:val="18"/>
                    </w:rPr>
                  </w:pPr>
                  <w:r>
                    <w:rPr>
                      <w:sz w:val="18"/>
                      <w:szCs w:val="18"/>
                    </w:rPr>
                    <w:t>File Upload</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1EEAB1" w14:textId="77777777" w:rsidR="00270F92" w:rsidRDefault="00270F92">
                  <w:pPr>
                    <w:jc w:val="both"/>
                    <w:rPr>
                      <w:rFonts w:cs="Arial"/>
                      <w:sz w:val="18"/>
                      <w:szCs w:val="18"/>
                    </w:rPr>
                  </w:pPr>
                  <w:r>
                    <w:rPr>
                      <w:rFonts w:cs="Arial"/>
                      <w:sz w:val="18"/>
                      <w:szCs w:val="18"/>
                    </w:rPr>
                    <w:t>File</w:t>
                  </w:r>
                </w:p>
              </w:tc>
              <w:tc>
                <w:tcPr>
                  <w:tcW w:w="3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1E5301" w14:textId="77777777" w:rsidR="00270F92" w:rsidRDefault="00270F92">
                  <w:pPr>
                    <w:jc w:val="both"/>
                    <w:rPr>
                      <w:sz w:val="18"/>
                      <w:szCs w:val="18"/>
                    </w:rPr>
                  </w:pPr>
                  <w:r>
                    <w:rPr>
                      <w:sz w:val="18"/>
                      <w:szCs w:val="18"/>
                    </w:rPr>
                    <w:t>script *.jmx, data  *.csv, *.txt</w:t>
                  </w:r>
                </w:p>
              </w:tc>
            </w:tr>
          </w:tbl>
          <w:p w14:paraId="7F70A139" w14:textId="77777777" w:rsidR="00270F92" w:rsidRDefault="00270F92">
            <w:pPr>
              <w:pStyle w:val="Default"/>
              <w:cnfStyle w:val="000000100000" w:firstRow="0" w:lastRow="0" w:firstColumn="0" w:lastColumn="0" w:oddVBand="0" w:evenVBand="0" w:oddHBand="1" w:evenHBand="0" w:firstRowFirstColumn="0" w:firstRowLastColumn="0" w:lastRowFirstColumn="0" w:lastRowLastColumn="0"/>
              <w:rPr>
                <w:ins w:id="963" w:author="FIXED-TERM Le Huynh Anh Tuan (RBVH/ETI14)" w:date="2016-12-29T14:54:00Z"/>
                <w:rFonts w:asciiTheme="minorHAnsi" w:hAnsiTheme="minorHAnsi"/>
                <w:sz w:val="18"/>
                <w:szCs w:val="18"/>
                <w:lang w:eastAsia="ja-JP"/>
              </w:rPr>
            </w:pPr>
          </w:p>
        </w:tc>
      </w:tr>
      <w:tr w:rsidR="00270F92" w14:paraId="78FA0C6B" w14:textId="77777777" w:rsidTr="001530B4">
        <w:trPr>
          <w:ins w:id="96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834F9B3" w14:textId="77777777" w:rsidR="00270F92" w:rsidRDefault="00270F92">
            <w:pPr>
              <w:spacing w:line="360" w:lineRule="auto"/>
              <w:rPr>
                <w:ins w:id="965" w:author="FIXED-TERM Le Huynh Anh Tuan (RBVH/ETI14)" w:date="2016-12-29T14:54:00Z"/>
                <w:sz w:val="18"/>
                <w:szCs w:val="18"/>
              </w:rPr>
            </w:pPr>
            <w:ins w:id="966" w:author="FIXED-TERM Le Huynh Anh Tuan (RBVH/ETI14)" w:date="2016-12-29T14:54:00Z">
              <w:r>
                <w:rPr>
                  <w:sz w:val="18"/>
                  <w:szCs w:val="18"/>
                </w:rPr>
                <w:t>Preconditions</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35C34FA"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lang w:eastAsia="en-US"/>
              </w:rPr>
            </w:pPr>
            <w:r>
              <w:rPr>
                <w:sz w:val="18"/>
                <w:szCs w:val="18"/>
              </w:rPr>
              <w:t>User must logged into the system.</w:t>
            </w:r>
          </w:p>
          <w:p w14:paraId="2369127E" w14:textId="77777777" w:rsidR="00270F92" w:rsidRDefault="00270F92">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must enroll in at least 1 project the see the project list.</w:t>
            </w:r>
          </w:p>
          <w:p w14:paraId="10F7440B"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67" w:author="FIXED-TERM Le Huynh Anh Tuan (RBVH/ETI14)" w:date="2016-12-29T14:54:00Z"/>
                <w:rFonts w:cs="Tahoma"/>
                <w:sz w:val="18"/>
                <w:szCs w:val="18"/>
              </w:rPr>
            </w:pPr>
            <w:r>
              <w:rPr>
                <w:sz w:val="18"/>
                <w:szCs w:val="18"/>
              </w:rPr>
              <w:t>User must create a test to view and upload the files.</w:t>
            </w:r>
          </w:p>
        </w:tc>
      </w:tr>
      <w:tr w:rsidR="00270F92" w14:paraId="5A4BA894" w14:textId="77777777" w:rsidTr="001530B4">
        <w:trPr>
          <w:cnfStyle w:val="000000100000" w:firstRow="0" w:lastRow="0" w:firstColumn="0" w:lastColumn="0" w:oddVBand="0" w:evenVBand="0" w:oddHBand="1" w:evenHBand="0" w:firstRowFirstColumn="0" w:firstRowLastColumn="0" w:lastRowFirstColumn="0" w:lastRowLastColumn="0"/>
          <w:ins w:id="96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BBB6E71" w14:textId="77777777" w:rsidR="00270F92" w:rsidRDefault="00270F92">
            <w:pPr>
              <w:spacing w:line="360" w:lineRule="auto"/>
              <w:rPr>
                <w:ins w:id="969" w:author="FIXED-TERM Le Huynh Anh Tuan (RBVH/ETI14)" w:date="2016-12-29T14:54:00Z"/>
                <w:sz w:val="18"/>
                <w:szCs w:val="18"/>
              </w:rPr>
            </w:pPr>
            <w:ins w:id="970" w:author="FIXED-TERM Le Huynh Anh Tuan (RBVH/ETI14)" w:date="2016-12-29T14:54:00Z">
              <w:r>
                <w:rPr>
                  <w:sz w:val="18"/>
                  <w:szCs w:val="18"/>
                </w:rPr>
                <w:t>Main Success Scenario</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tcPr>
          <w:p w14:paraId="5088AB68" w14:textId="77777777" w:rsidR="00270F92" w:rsidRDefault="00270F92" w:rsidP="00270F92">
            <w:pPr>
              <w:pStyle w:val="ListParagraph"/>
              <w:numPr>
                <w:ilvl w:val="0"/>
                <w:numId w:val="34"/>
              </w:numPr>
              <w:spacing w:before="0"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t>The User login to the dashboard</w:t>
            </w:r>
          </w:p>
          <w:p w14:paraId="2624A420" w14:textId="77777777" w:rsidR="00270F92" w:rsidRDefault="00270F92" w:rsidP="00270F92">
            <w:pPr>
              <w:pStyle w:val="ListParagraph"/>
              <w:numPr>
                <w:ilvl w:val="0"/>
                <w:numId w:val="34"/>
              </w:numPr>
              <w:spacing w:before="0" w:line="360" w:lineRule="auto"/>
              <w:jc w:val="both"/>
              <w:cnfStyle w:val="000000100000" w:firstRow="0" w:lastRow="0" w:firstColumn="0" w:lastColumn="0" w:oddVBand="0" w:evenVBand="0" w:oddHBand="1" w:evenHBand="0" w:firstRowFirstColumn="0" w:firstRowLastColumn="0" w:lastRowFirstColumn="0" w:lastRowLastColumn="0"/>
            </w:pPr>
            <w:r>
              <w:t>The User navigate to a project detail.</w:t>
            </w:r>
          </w:p>
          <w:p w14:paraId="66B93651" w14:textId="77777777" w:rsidR="00270F92" w:rsidRDefault="00270F92" w:rsidP="00270F92">
            <w:pPr>
              <w:pStyle w:val="ListParagraph"/>
              <w:numPr>
                <w:ilvl w:val="0"/>
                <w:numId w:val="34"/>
              </w:numPr>
              <w:spacing w:before="0" w:line="360" w:lineRule="auto"/>
              <w:jc w:val="both"/>
              <w:cnfStyle w:val="000000100000" w:firstRow="0" w:lastRow="0" w:firstColumn="0" w:lastColumn="0" w:oddVBand="0" w:evenVBand="0" w:oddHBand="1" w:evenHBand="0" w:firstRowFirstColumn="0" w:firstRowLastColumn="0" w:lastRowFirstColumn="0" w:lastRowLastColumn="0"/>
            </w:pPr>
            <w:r>
              <w:t>The User navigate to a Test Detail.</w:t>
            </w:r>
          </w:p>
          <w:tbl>
            <w:tblPr>
              <w:tblStyle w:val="GridTable1Light"/>
              <w:tblW w:w="65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764"/>
              <w:gridCol w:w="1764"/>
              <w:gridCol w:w="3027"/>
            </w:tblGrid>
            <w:tr w:rsidR="00270F92" w14:paraId="7FA7C459" w14:textId="77777777" w:rsidTr="001530B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6A65A155" w14:textId="77777777" w:rsidR="00270F92" w:rsidRDefault="00270F92">
                  <w:pPr>
                    <w:jc w:val="both"/>
                    <w:rPr>
                      <w:rFonts w:cs="Arial"/>
                      <w:sz w:val="18"/>
                      <w:szCs w:val="18"/>
                    </w:rPr>
                  </w:pPr>
                  <w:r>
                    <w:rPr>
                      <w:rFonts w:cs="Arial"/>
                      <w:b w:val="0"/>
                      <w:sz w:val="18"/>
                      <w:szCs w:val="18"/>
                    </w:rPr>
                    <w:t>Field 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57EB26E6"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Type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73402A68"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Remarks</w:t>
                  </w:r>
                </w:p>
              </w:tc>
            </w:tr>
            <w:tr w:rsidR="00270F92" w14:paraId="26B856DA"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24922D" w14:textId="77777777" w:rsidR="00270F92" w:rsidRDefault="00270F92">
                  <w:pPr>
                    <w:jc w:val="both"/>
                    <w:rPr>
                      <w:rFonts w:cs="Arial"/>
                      <w:b w:val="0"/>
                      <w:sz w:val="18"/>
                      <w:szCs w:val="18"/>
                    </w:rPr>
                  </w:pPr>
                  <w:r>
                    <w:rPr>
                      <w:rFonts w:cs="Arial"/>
                      <w:sz w:val="18"/>
                      <w:szCs w:val="18"/>
                    </w:rPr>
                    <w:t>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08AE54"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Link</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14882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Done nothing</w:t>
                  </w:r>
                </w:p>
              </w:tc>
            </w:tr>
            <w:tr w:rsidR="00270F92" w14:paraId="468377F4"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E8A764" w14:textId="77777777" w:rsidR="00270F92" w:rsidRDefault="00270F92">
                  <w:pPr>
                    <w:jc w:val="both"/>
                    <w:rPr>
                      <w:rFonts w:cs="Arial"/>
                      <w:sz w:val="18"/>
                      <w:szCs w:val="18"/>
                    </w:rPr>
                  </w:pPr>
                  <w:r>
                    <w:rPr>
                      <w:rFonts w:cs="Arial"/>
                      <w:sz w:val="18"/>
                      <w:szCs w:val="18"/>
                    </w:rPr>
                    <w:t>Download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6A51A9"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CBB249"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download the file</w:t>
                  </w:r>
                </w:p>
              </w:tc>
            </w:tr>
            <w:tr w:rsidR="00270F92" w14:paraId="2D1FB385"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9DB8E3" w14:textId="77777777" w:rsidR="00270F92" w:rsidRDefault="00270F92">
                  <w:pPr>
                    <w:jc w:val="both"/>
                    <w:rPr>
                      <w:rFonts w:cs="Arial"/>
                      <w:sz w:val="18"/>
                      <w:szCs w:val="18"/>
                    </w:rPr>
                  </w:pPr>
                  <w:r>
                    <w:rPr>
                      <w:rFonts w:cs="Arial"/>
                      <w:sz w:val="18"/>
                      <w:szCs w:val="18"/>
                    </w:rPr>
                    <w:t>Type icon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CAAFDD"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Image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C96B21"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show type of the file</w:t>
                  </w:r>
                </w:p>
              </w:tc>
            </w:tr>
          </w:tbl>
          <w:p w14:paraId="3436C9B0" w14:textId="77777777" w:rsidR="00270F92" w:rsidRDefault="00270F92">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p w14:paraId="34E42CA5" w14:textId="7CDB6B12" w:rsidR="00270F92" w:rsidRDefault="00270F92" w:rsidP="00270F92">
            <w:pPr>
              <w:pStyle w:val="ListParagraph"/>
              <w:numPr>
                <w:ilvl w:val="0"/>
                <w:numId w:val="34"/>
              </w:numPr>
              <w:spacing w:before="0" w:line="360" w:lineRule="auto"/>
              <w:jc w:val="both"/>
              <w:cnfStyle w:val="000000100000" w:firstRow="0" w:lastRow="0" w:firstColumn="0" w:lastColumn="0" w:oddVBand="0" w:evenVBand="0" w:oddHBand="1" w:evenHBand="0" w:firstRowFirstColumn="0" w:firstRowLastColumn="0" w:lastRowFirstColumn="0" w:lastRowLastColumn="0"/>
            </w:pPr>
            <w:r>
              <w:t>The User click dow</w:t>
            </w:r>
            <w:r w:rsidR="002B3DEE">
              <w:t>n</w:t>
            </w:r>
            <w:r>
              <w:t xml:space="preserve">load icon to download a file </w:t>
            </w:r>
          </w:p>
          <w:p w14:paraId="30918943" w14:textId="77777777" w:rsidR="00270F92" w:rsidRDefault="00270F92" w:rsidP="00270F92">
            <w:pPr>
              <w:pStyle w:val="ListParagraph"/>
              <w:numPr>
                <w:ilvl w:val="0"/>
                <w:numId w:val="34"/>
              </w:numPr>
              <w:spacing w:before="0"/>
              <w:cnfStyle w:val="000000100000" w:firstRow="0" w:lastRow="0" w:firstColumn="0" w:lastColumn="0" w:oddVBand="0" w:evenVBand="0" w:oddHBand="1" w:evenHBand="0" w:firstRowFirstColumn="0" w:firstRowLastColumn="0" w:lastRowFirstColumn="0" w:lastRowLastColumn="0"/>
              <w:rPr>
                <w:ins w:id="971" w:author="FIXED-TERM Le Huynh Anh Tuan (RBVH/ETI14)" w:date="2016-12-29T14:54:00Z"/>
                <w:rFonts w:cs="Tahoma"/>
                <w:sz w:val="18"/>
                <w:szCs w:val="18"/>
              </w:rPr>
            </w:pPr>
            <w:r>
              <w:t>The system sent the file from the server to the User’s PC.</w:t>
            </w:r>
          </w:p>
        </w:tc>
      </w:tr>
      <w:tr w:rsidR="00270F92" w14:paraId="1FDB4D00" w14:textId="77777777" w:rsidTr="001530B4">
        <w:trPr>
          <w:ins w:id="97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38F1C6B" w14:textId="77777777" w:rsidR="00270F92" w:rsidRDefault="00270F92">
            <w:pPr>
              <w:spacing w:line="360" w:lineRule="auto"/>
              <w:rPr>
                <w:ins w:id="973" w:author="FIXED-TERM Le Huynh Anh Tuan (RBVH/ETI14)" w:date="2016-12-29T14:54:00Z"/>
                <w:sz w:val="18"/>
                <w:szCs w:val="18"/>
              </w:rPr>
            </w:pPr>
            <w:ins w:id="974" w:author="FIXED-TERM Le Huynh Anh Tuan (RBVH/ETI14)" w:date="2016-12-29T14:54:00Z">
              <w:r>
                <w:rPr>
                  <w:sz w:val="18"/>
                  <w:szCs w:val="18"/>
                </w:rPr>
                <w:t>Alternative Scenarios</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444208DE" w14:textId="77777777" w:rsidR="00270F92" w:rsidRDefault="00270F92">
            <w:pPr>
              <w:cnfStyle w:val="000000000000" w:firstRow="0" w:lastRow="0" w:firstColumn="0" w:lastColumn="0" w:oddVBand="0" w:evenVBand="0" w:oddHBand="0" w:evenHBand="0" w:firstRowFirstColumn="0" w:firstRowLastColumn="0" w:lastRowFirstColumn="0" w:lastRowLastColumn="0"/>
              <w:rPr>
                <w:sz w:val="22"/>
                <w:szCs w:val="22"/>
              </w:rPr>
            </w:pPr>
            <w:r>
              <w:t>4a. The User navigate to Edit Form by click “Change” button and proceed to 4.</w:t>
            </w:r>
          </w:p>
          <w:tbl>
            <w:tblPr>
              <w:tblStyle w:val="GridTable1Light"/>
              <w:tblW w:w="65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764"/>
              <w:gridCol w:w="1764"/>
              <w:gridCol w:w="3027"/>
            </w:tblGrid>
            <w:tr w:rsidR="00270F92" w14:paraId="2AEBEC81" w14:textId="77777777" w:rsidTr="001530B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345AF7E1" w14:textId="77777777" w:rsidR="00270F92" w:rsidRDefault="00270F92">
                  <w:pPr>
                    <w:jc w:val="both"/>
                    <w:rPr>
                      <w:rFonts w:cs="Arial"/>
                      <w:sz w:val="18"/>
                      <w:szCs w:val="18"/>
                    </w:rPr>
                  </w:pPr>
                  <w:r>
                    <w:rPr>
                      <w:rFonts w:cs="Arial"/>
                      <w:b w:val="0"/>
                      <w:sz w:val="18"/>
                      <w:szCs w:val="18"/>
                    </w:rPr>
                    <w:t>Field 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20E4344E"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Type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E9E2" w:themeFill="accent6" w:themeFillTint="33"/>
                  <w:hideMark/>
                </w:tcPr>
                <w:p w14:paraId="6DB74556" w14:textId="77777777" w:rsidR="00270F92" w:rsidRDefault="00270F92">
                  <w:pPr>
                    <w:jc w:val="both"/>
                    <w:cnfStyle w:val="100000000000" w:firstRow="1" w:lastRow="0"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Remarks</w:t>
                  </w:r>
                </w:p>
              </w:tc>
            </w:tr>
            <w:tr w:rsidR="00270F92" w14:paraId="5643E0DB"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DCD8DF" w14:textId="77777777" w:rsidR="00270F92" w:rsidRDefault="00270F92">
                  <w:pPr>
                    <w:jc w:val="both"/>
                    <w:rPr>
                      <w:rFonts w:cs="Arial"/>
                      <w:b w:val="0"/>
                      <w:sz w:val="18"/>
                      <w:szCs w:val="18"/>
                    </w:rPr>
                  </w:pPr>
                  <w:r>
                    <w:rPr>
                      <w:rFonts w:cs="Arial"/>
                      <w:sz w:val="18"/>
                      <w:szCs w:val="18"/>
                    </w:rPr>
                    <w:t>Name</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78ABD8"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Link</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54639"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Done nothing</w:t>
                  </w:r>
                </w:p>
              </w:tc>
            </w:tr>
            <w:tr w:rsidR="00270F92" w14:paraId="00EA367A"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161DD5" w14:textId="77777777" w:rsidR="00270F92" w:rsidRDefault="00270F92">
                  <w:pPr>
                    <w:jc w:val="both"/>
                    <w:rPr>
                      <w:rFonts w:cs="Arial"/>
                      <w:sz w:val="18"/>
                      <w:szCs w:val="18"/>
                    </w:rPr>
                  </w:pPr>
                  <w:r>
                    <w:rPr>
                      <w:rFonts w:cs="Arial"/>
                      <w:sz w:val="18"/>
                      <w:szCs w:val="18"/>
                    </w:rPr>
                    <w:t>Download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8339EA"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518F11"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download the file</w:t>
                  </w:r>
                </w:p>
              </w:tc>
            </w:tr>
            <w:tr w:rsidR="00270F92" w14:paraId="3E0CFE1E"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389BBF" w14:textId="77777777" w:rsidR="00270F92" w:rsidRDefault="00270F92">
                  <w:pPr>
                    <w:jc w:val="both"/>
                    <w:rPr>
                      <w:rFonts w:cs="Arial"/>
                      <w:sz w:val="18"/>
                      <w:szCs w:val="18"/>
                    </w:rPr>
                  </w:pPr>
                  <w:r>
                    <w:rPr>
                      <w:rFonts w:cs="Arial"/>
                      <w:sz w:val="18"/>
                      <w:szCs w:val="18"/>
                    </w:rPr>
                    <w:t>Delete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BBB56B"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2BB6B5"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delete file</w:t>
                  </w:r>
                </w:p>
              </w:tc>
            </w:tr>
            <w:tr w:rsidR="00270F92" w14:paraId="3EE4B055" w14:textId="77777777" w:rsidTr="001530B4">
              <w:trPr>
                <w:trHeight w:val="242"/>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7D9FDD" w14:textId="77777777" w:rsidR="00270F92" w:rsidRDefault="00270F92">
                  <w:pPr>
                    <w:jc w:val="both"/>
                    <w:rPr>
                      <w:rFonts w:cs="Arial"/>
                      <w:sz w:val="18"/>
                      <w:szCs w:val="18"/>
                    </w:rPr>
                  </w:pPr>
                  <w:r>
                    <w:rPr>
                      <w:rFonts w:cs="Arial"/>
                      <w:sz w:val="18"/>
                      <w:szCs w:val="18"/>
                    </w:rPr>
                    <w:t>Browse button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6AA864"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Button</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CAECA0"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upload file</w:t>
                  </w:r>
                </w:p>
              </w:tc>
            </w:tr>
            <w:tr w:rsidR="00270F92" w14:paraId="43F1F7F6" w14:textId="77777777" w:rsidTr="001530B4">
              <w:trPr>
                <w:trHeight w:val="251"/>
              </w:trPr>
              <w:tc>
                <w:tcPr>
                  <w:cnfStyle w:val="001000000000" w:firstRow="0" w:lastRow="0" w:firstColumn="1" w:lastColumn="0" w:oddVBand="0" w:evenVBand="0" w:oddHBand="0" w:evenHBand="0" w:firstRowFirstColumn="0" w:firstRowLastColumn="0" w:lastRowFirstColumn="0" w:lastRowLastColumn="0"/>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4D909B" w14:textId="77777777" w:rsidR="00270F92" w:rsidRDefault="00270F92">
                  <w:pPr>
                    <w:jc w:val="both"/>
                    <w:rPr>
                      <w:rFonts w:cs="Arial"/>
                      <w:sz w:val="18"/>
                      <w:szCs w:val="18"/>
                    </w:rPr>
                  </w:pPr>
                  <w:r>
                    <w:rPr>
                      <w:rFonts w:cs="Arial"/>
                      <w:sz w:val="18"/>
                      <w:szCs w:val="18"/>
                    </w:rPr>
                    <w:t>Type icon</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B18172"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Image</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BFC4E9" w14:textId="77777777" w:rsidR="00270F92" w:rsidRDefault="00270F92">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To show type of the file</w:t>
                  </w:r>
                </w:p>
              </w:tc>
            </w:tr>
          </w:tbl>
          <w:p w14:paraId="34C25FA0"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75" w:author="FIXED-TERM Le Huynh Anh Tuan (RBVH/ETI14)" w:date="2016-12-29T14:54:00Z"/>
                <w:rFonts w:cs="Tahoma"/>
                <w:sz w:val="18"/>
                <w:szCs w:val="18"/>
              </w:rPr>
            </w:pPr>
          </w:p>
        </w:tc>
      </w:tr>
      <w:tr w:rsidR="00270F92" w14:paraId="5C563B74" w14:textId="77777777" w:rsidTr="001530B4">
        <w:trPr>
          <w:cnfStyle w:val="000000100000" w:firstRow="0" w:lastRow="0" w:firstColumn="0" w:lastColumn="0" w:oddVBand="0" w:evenVBand="0" w:oddHBand="1" w:evenHBand="0" w:firstRowFirstColumn="0" w:firstRowLastColumn="0" w:lastRowFirstColumn="0" w:lastRowLastColumn="0"/>
          <w:ins w:id="97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B25C49A" w14:textId="77777777" w:rsidR="00270F92" w:rsidRDefault="00270F92">
            <w:pPr>
              <w:spacing w:line="360" w:lineRule="auto"/>
              <w:rPr>
                <w:ins w:id="977" w:author="FIXED-TERM Le Huynh Anh Tuan (RBVH/ETI14)" w:date="2016-12-29T14:54:00Z"/>
                <w:sz w:val="18"/>
                <w:szCs w:val="18"/>
              </w:rPr>
            </w:pPr>
            <w:ins w:id="978" w:author="FIXED-TERM Le Huynh Anh Tuan (RBVH/ETI14)" w:date="2016-12-29T14:54:00Z">
              <w:r>
                <w:rPr>
                  <w:sz w:val="18"/>
                  <w:szCs w:val="18"/>
                </w:rPr>
                <w:t>Success End Condition</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2F42C5A"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79" w:author="FIXED-TERM Le Huynh Anh Tuan (RBVH/ETI14)" w:date="2016-12-29T14:54:00Z"/>
                <w:rFonts w:cs="Tahoma"/>
                <w:sz w:val="18"/>
                <w:szCs w:val="18"/>
              </w:rPr>
            </w:pPr>
            <w:r>
              <w:t>The user can download the file</w:t>
            </w:r>
          </w:p>
        </w:tc>
      </w:tr>
      <w:tr w:rsidR="00270F92" w14:paraId="0F7261E7" w14:textId="77777777" w:rsidTr="001530B4">
        <w:trPr>
          <w:ins w:id="98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333CB45" w14:textId="77777777" w:rsidR="00270F92" w:rsidRDefault="00270F92">
            <w:pPr>
              <w:spacing w:line="360" w:lineRule="auto"/>
              <w:rPr>
                <w:ins w:id="981" w:author="FIXED-TERM Le Huynh Anh Tuan (RBVH/ETI14)" w:date="2016-12-29T14:54:00Z"/>
                <w:sz w:val="18"/>
                <w:szCs w:val="18"/>
              </w:rPr>
            </w:pPr>
            <w:ins w:id="982" w:author="FIXED-TERM Le Huynh Anh Tuan (RBVH/ETI14)" w:date="2016-12-29T14:54:00Z">
              <w:r>
                <w:rPr>
                  <w:sz w:val="18"/>
                  <w:szCs w:val="18"/>
                </w:rPr>
                <w:t>Failed End Condition</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250A191E" w14:textId="77777777" w:rsidR="00270F92" w:rsidRDefault="00270F92">
            <w:pPr>
              <w:cnfStyle w:val="000000000000" w:firstRow="0" w:lastRow="0" w:firstColumn="0" w:lastColumn="0" w:oddVBand="0" w:evenVBand="0" w:oddHBand="0" w:evenHBand="0" w:firstRowFirstColumn="0" w:firstRowLastColumn="0" w:lastRowFirstColumn="0" w:lastRowLastColumn="0"/>
              <w:rPr>
                <w:ins w:id="983" w:author="FIXED-TERM Le Huynh Anh Tuan (RBVH/ETI14)" w:date="2016-12-29T14:54:00Z"/>
                <w:rFonts w:cs="Tahoma"/>
                <w:sz w:val="18"/>
                <w:szCs w:val="18"/>
              </w:rPr>
            </w:pPr>
            <w:r>
              <w:t>File not found error.</w:t>
            </w:r>
          </w:p>
        </w:tc>
      </w:tr>
      <w:tr w:rsidR="00270F92" w14:paraId="7DC204D8" w14:textId="77777777" w:rsidTr="001530B4">
        <w:trPr>
          <w:cnfStyle w:val="000000100000" w:firstRow="0" w:lastRow="0" w:firstColumn="0" w:lastColumn="0" w:oddVBand="0" w:evenVBand="0" w:oddHBand="1" w:evenHBand="0" w:firstRowFirstColumn="0" w:firstRowLastColumn="0" w:lastRowFirstColumn="0" w:lastRowLastColumn="0"/>
          <w:ins w:id="98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322291C4" w14:textId="77777777" w:rsidR="00270F92" w:rsidRDefault="00270F92">
            <w:pPr>
              <w:spacing w:line="360" w:lineRule="auto"/>
              <w:rPr>
                <w:ins w:id="985" w:author="FIXED-TERM Le Huynh Anh Tuan (RBVH/ETI14)" w:date="2016-12-29T14:54:00Z"/>
                <w:sz w:val="18"/>
                <w:szCs w:val="18"/>
              </w:rPr>
            </w:pPr>
            <w:ins w:id="986" w:author="FIXED-TERM Le Huynh Anh Tuan (RBVH/ETI14)" w:date="2016-12-29T14:54:00Z">
              <w:r>
                <w:rPr>
                  <w:sz w:val="18"/>
                  <w:szCs w:val="18"/>
                </w:rPr>
                <w:t>Special Requirements</w:t>
              </w:r>
            </w:ins>
          </w:p>
        </w:tc>
        <w:tc>
          <w:tcPr>
            <w:tcW w:w="6722" w:type="dxa"/>
            <w:tc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tcBorders>
            <w:hideMark/>
          </w:tcPr>
          <w:p w14:paraId="733EE48A"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87" w:author="FIXED-TERM Le Huynh Anh Tuan (RBVH/ETI14)" w:date="2016-12-29T14:54:00Z"/>
                <w:rFonts w:cs="Tahoma"/>
                <w:sz w:val="18"/>
                <w:szCs w:val="18"/>
              </w:rPr>
            </w:pPr>
            <w:ins w:id="988" w:author="FIXED-TERM Le Huynh Anh Tuan (RBVH/ETI14)" w:date="2016-12-29T14:54:00Z">
              <w:r>
                <w:rPr>
                  <w:rFonts w:cs="Tahoma"/>
                  <w:sz w:val="18"/>
                  <w:szCs w:val="18"/>
                </w:rPr>
                <w:t>+ The System’s interface must be user-friendly.</w:t>
              </w:r>
            </w:ins>
          </w:p>
          <w:p w14:paraId="4ED28841" w14:textId="77777777" w:rsidR="00270F92" w:rsidRDefault="00270F92">
            <w:pPr>
              <w:cnfStyle w:val="000000100000" w:firstRow="0" w:lastRow="0" w:firstColumn="0" w:lastColumn="0" w:oddVBand="0" w:evenVBand="0" w:oddHBand="1" w:evenHBand="0" w:firstRowFirstColumn="0" w:firstRowLastColumn="0" w:lastRowFirstColumn="0" w:lastRowLastColumn="0"/>
              <w:rPr>
                <w:ins w:id="989" w:author="FIXED-TERM Le Huynh Anh Tuan (RBVH/ETI14)" w:date="2016-12-29T14:54:00Z"/>
                <w:rFonts w:cs="Tahoma"/>
                <w:sz w:val="18"/>
                <w:szCs w:val="18"/>
              </w:rPr>
            </w:pPr>
            <w:ins w:id="990" w:author="FIXED-TERM Le Huynh Anh Tuan (RBVH/ETI14)" w:date="2016-12-29T14:54:00Z">
              <w:r>
                <w:rPr>
                  <w:rFonts w:cs="Tahoma"/>
                  <w:sz w:val="18"/>
                  <w:szCs w:val="18"/>
                </w:rPr>
                <w:t>+ The respond time must be under 5 seconds.</w:t>
              </w:r>
            </w:ins>
          </w:p>
        </w:tc>
      </w:tr>
    </w:tbl>
    <w:p w14:paraId="78735B71" w14:textId="704777E7" w:rsidR="0086637E" w:rsidRDefault="00177E9D" w:rsidP="0086637E">
      <w:pPr>
        <w:pStyle w:val="Heading3"/>
      </w:pPr>
      <w:bookmarkStart w:id="991" w:name="_Toc480721550"/>
      <w:bookmarkStart w:id="992" w:name="_Toc471289481"/>
      <w:bookmarkStart w:id="993" w:name="_Toc471302008"/>
      <w:r>
        <w:t>Report management</w:t>
      </w:r>
      <w:bookmarkEnd w:id="991"/>
    </w:p>
    <w:p w14:paraId="47570429" w14:textId="343C8572" w:rsidR="00895F74" w:rsidRDefault="00E56086" w:rsidP="00895F74">
      <w:r w:rsidRPr="00E56086">
        <w:rPr>
          <w:noProof/>
          <w:lang w:eastAsia="en-US"/>
        </w:rPr>
        <w:drawing>
          <wp:inline distT="0" distB="0" distL="0" distR="0" wp14:anchorId="735F8D2E" wp14:editId="1B3665FF">
            <wp:extent cx="5586095" cy="6121748"/>
            <wp:effectExtent l="0" t="0" r="0" b="0"/>
            <wp:docPr id="3" name="Picture 3" descr="C:\Users\QYG81HC\Downloads\Report Management -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YG81HC\Downloads\Report Management - Use Cas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095" cy="6121748"/>
                    </a:xfrm>
                    <a:prstGeom prst="rect">
                      <a:avLst/>
                    </a:prstGeom>
                    <a:noFill/>
                    <a:ln>
                      <a:noFill/>
                    </a:ln>
                  </pic:spPr>
                </pic:pic>
              </a:graphicData>
            </a:graphic>
          </wp:inline>
        </w:drawing>
      </w:r>
    </w:p>
    <w:p w14:paraId="2271726F" w14:textId="77777777" w:rsidR="00E56086" w:rsidRPr="00895F74" w:rsidRDefault="00E56086" w:rsidP="00895F74"/>
    <w:tbl>
      <w:tblPr>
        <w:tblStyle w:val="GridTable4-Accent1"/>
        <w:tblW w:w="0" w:type="auto"/>
        <w:tblLook w:val="04A0" w:firstRow="1" w:lastRow="0" w:firstColumn="1" w:lastColumn="0" w:noHBand="0" w:noVBand="1"/>
      </w:tblPr>
      <w:tblGrid>
        <w:gridCol w:w="2335"/>
        <w:gridCol w:w="6452"/>
      </w:tblGrid>
      <w:tr w:rsidR="00177E9D" w14:paraId="29E2982B" w14:textId="77777777" w:rsidTr="0015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B8D283" w14:textId="32CC0599" w:rsidR="00177E9D" w:rsidRDefault="00FA4A1D" w:rsidP="00B43B9C">
            <w:pPr>
              <w:spacing w:line="360" w:lineRule="auto"/>
            </w:pPr>
            <w:r>
              <w:t>RE5-1</w:t>
            </w:r>
          </w:p>
        </w:tc>
        <w:tc>
          <w:tcPr>
            <w:tcW w:w="6452" w:type="dxa"/>
          </w:tcPr>
          <w:p w14:paraId="4870C92D" w14:textId="77777777" w:rsidR="00177E9D" w:rsidRDefault="00177E9D" w:rsidP="00B43B9C">
            <w:pPr>
              <w:spacing w:line="360" w:lineRule="auto"/>
              <w:cnfStyle w:val="100000000000" w:firstRow="1" w:lastRow="0" w:firstColumn="0" w:lastColumn="0" w:oddVBand="0" w:evenVBand="0" w:oddHBand="0" w:evenHBand="0" w:firstRowFirstColumn="0" w:firstRowLastColumn="0" w:lastRowFirstColumn="0" w:lastRowLastColumn="0"/>
            </w:pPr>
            <w:r>
              <w:t>Watch Real-time Report</w:t>
            </w:r>
          </w:p>
        </w:tc>
      </w:tr>
      <w:tr w:rsidR="00177E9D" w14:paraId="23FED01B"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4F474C5" w14:textId="77777777" w:rsidR="00177E9D" w:rsidRDefault="00177E9D" w:rsidP="00B43B9C">
            <w:pPr>
              <w:spacing w:line="360" w:lineRule="auto"/>
            </w:pPr>
            <w:r>
              <w:t>Description</w:t>
            </w:r>
          </w:p>
        </w:tc>
        <w:tc>
          <w:tcPr>
            <w:tcW w:w="6452" w:type="dxa"/>
          </w:tcPr>
          <w:p w14:paraId="6130B0E3" w14:textId="77777777" w:rsidR="00177E9D" w:rsidRDefault="00177E9D" w:rsidP="00B43B9C">
            <w:pPr>
              <w:spacing w:line="360" w:lineRule="auto"/>
              <w:cnfStyle w:val="000000100000" w:firstRow="0" w:lastRow="0" w:firstColumn="0" w:lastColumn="0" w:oddVBand="0" w:evenVBand="0" w:oddHBand="1" w:evenHBand="0" w:firstRowFirstColumn="0" w:firstRowLastColumn="0" w:lastRowFirstColumn="0" w:lastRowLastColumn="0"/>
            </w:pPr>
            <w:r>
              <w:t xml:space="preserve">During the test execution, tester want to observe the real-time progress of the test. </w:t>
            </w:r>
          </w:p>
        </w:tc>
      </w:tr>
      <w:tr w:rsidR="00177E9D" w14:paraId="1CC5B7FE" w14:textId="77777777" w:rsidTr="001530B4">
        <w:tc>
          <w:tcPr>
            <w:cnfStyle w:val="001000000000" w:firstRow="0" w:lastRow="0" w:firstColumn="1" w:lastColumn="0" w:oddVBand="0" w:evenVBand="0" w:oddHBand="0" w:evenHBand="0" w:firstRowFirstColumn="0" w:firstRowLastColumn="0" w:lastRowFirstColumn="0" w:lastRowLastColumn="0"/>
            <w:tcW w:w="2335" w:type="dxa"/>
          </w:tcPr>
          <w:p w14:paraId="018254E8" w14:textId="77777777" w:rsidR="00177E9D" w:rsidRDefault="00177E9D" w:rsidP="00B43B9C">
            <w:pPr>
              <w:spacing w:line="360" w:lineRule="auto"/>
            </w:pPr>
            <w:r>
              <w:t>Stakeholders</w:t>
            </w:r>
          </w:p>
        </w:tc>
        <w:tc>
          <w:tcPr>
            <w:tcW w:w="6452" w:type="dxa"/>
          </w:tcPr>
          <w:p w14:paraId="00000B7F" w14:textId="77777777" w:rsidR="00177E9D" w:rsidRDefault="00177E9D" w:rsidP="00B43B9C">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177E9D" w14:paraId="33EA438C"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305ABB" w14:textId="77777777" w:rsidR="00177E9D" w:rsidRDefault="00177E9D" w:rsidP="00B43B9C">
            <w:pPr>
              <w:spacing w:line="360" w:lineRule="auto"/>
            </w:pPr>
            <w:r>
              <w:t>Actors</w:t>
            </w:r>
          </w:p>
        </w:tc>
        <w:tc>
          <w:tcPr>
            <w:tcW w:w="6452" w:type="dxa"/>
          </w:tcPr>
          <w:p w14:paraId="2215A867" w14:textId="77777777" w:rsidR="00177E9D" w:rsidRDefault="00177E9D" w:rsidP="00B43B9C">
            <w:pPr>
              <w:spacing w:line="360" w:lineRule="auto"/>
              <w:cnfStyle w:val="000000100000" w:firstRow="0" w:lastRow="0" w:firstColumn="0" w:lastColumn="0" w:oddVBand="0" w:evenVBand="0" w:oddHBand="1" w:evenHBand="0" w:firstRowFirstColumn="0" w:firstRowLastColumn="0" w:lastRowFirstColumn="0" w:lastRowLastColumn="0"/>
            </w:pPr>
            <w:r>
              <w:t>User</w:t>
            </w:r>
          </w:p>
        </w:tc>
      </w:tr>
      <w:tr w:rsidR="00177E9D" w14:paraId="1F150CC9" w14:textId="77777777" w:rsidTr="001530B4">
        <w:tc>
          <w:tcPr>
            <w:cnfStyle w:val="001000000000" w:firstRow="0" w:lastRow="0" w:firstColumn="1" w:lastColumn="0" w:oddVBand="0" w:evenVBand="0" w:oddHBand="0" w:evenHBand="0" w:firstRowFirstColumn="0" w:firstRowLastColumn="0" w:lastRowFirstColumn="0" w:lastRowLastColumn="0"/>
            <w:tcW w:w="2335" w:type="dxa"/>
          </w:tcPr>
          <w:p w14:paraId="3D2E1A51" w14:textId="77777777" w:rsidR="00177E9D" w:rsidRDefault="00177E9D" w:rsidP="00B43B9C">
            <w:pPr>
              <w:spacing w:line="360" w:lineRule="auto"/>
            </w:pPr>
            <w:r>
              <w:t>Trigger</w:t>
            </w:r>
          </w:p>
        </w:tc>
        <w:tc>
          <w:tcPr>
            <w:tcW w:w="6452" w:type="dxa"/>
          </w:tcPr>
          <w:p w14:paraId="2CB461B4" w14:textId="77777777" w:rsidR="00177E9D" w:rsidRDefault="00177E9D" w:rsidP="00B43B9C">
            <w:pPr>
              <w:spacing w:line="360" w:lineRule="auto"/>
              <w:cnfStyle w:val="000000000000" w:firstRow="0" w:lastRow="0" w:firstColumn="0" w:lastColumn="0" w:oddVBand="0" w:evenVBand="0" w:oddHBand="0" w:evenHBand="0" w:firstRowFirstColumn="0" w:firstRowLastColumn="0" w:lastRowFirstColumn="0" w:lastRowLastColumn="0"/>
            </w:pPr>
            <w:r>
              <w:t>View Real-time report after execute the test.</w:t>
            </w:r>
          </w:p>
        </w:tc>
      </w:tr>
      <w:tr w:rsidR="00177E9D" w14:paraId="732F3B6C" w14:textId="77777777" w:rsidTr="001530B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335" w:type="dxa"/>
          </w:tcPr>
          <w:p w14:paraId="05983F0F" w14:textId="77777777" w:rsidR="00177E9D" w:rsidRDefault="00177E9D" w:rsidP="00B43B9C">
            <w:pPr>
              <w:spacing w:line="360" w:lineRule="auto"/>
            </w:pPr>
            <w:r>
              <w:t>Inputs</w:t>
            </w:r>
          </w:p>
        </w:tc>
        <w:tc>
          <w:tcPr>
            <w:tcW w:w="6452" w:type="dxa"/>
          </w:tcPr>
          <w:p w14:paraId="3CB7D33A" w14:textId="77777777" w:rsidR="00177E9D" w:rsidRDefault="00177E9D" w:rsidP="00B43B9C">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177E9D" w14:paraId="68A4EE8B" w14:textId="77777777" w:rsidTr="001530B4">
        <w:tc>
          <w:tcPr>
            <w:cnfStyle w:val="001000000000" w:firstRow="0" w:lastRow="0" w:firstColumn="1" w:lastColumn="0" w:oddVBand="0" w:evenVBand="0" w:oddHBand="0" w:evenHBand="0" w:firstRowFirstColumn="0" w:firstRowLastColumn="0" w:lastRowFirstColumn="0" w:lastRowLastColumn="0"/>
            <w:tcW w:w="2335" w:type="dxa"/>
          </w:tcPr>
          <w:p w14:paraId="760798E4" w14:textId="77777777" w:rsidR="00177E9D" w:rsidRDefault="00177E9D" w:rsidP="00B43B9C">
            <w:pPr>
              <w:spacing w:line="360" w:lineRule="auto"/>
            </w:pPr>
            <w:r>
              <w:t>Preconditions</w:t>
            </w:r>
          </w:p>
        </w:tc>
        <w:tc>
          <w:tcPr>
            <w:tcW w:w="6452" w:type="dxa"/>
          </w:tcPr>
          <w:p w14:paraId="1AC604E3" w14:textId="77777777" w:rsidR="00A01350" w:rsidRDefault="00177E9D" w:rsidP="00A01350">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The user is logged in</w:t>
            </w:r>
            <w:r w:rsidR="00A01350">
              <w:t>.</w:t>
            </w:r>
          </w:p>
          <w:p w14:paraId="2700E6DA" w14:textId="180F3737" w:rsidR="00177E9D" w:rsidRDefault="00177E9D" w:rsidP="00A01350">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Test parameters must be inputted or test script was uploaded.</w:t>
            </w:r>
          </w:p>
        </w:tc>
      </w:tr>
      <w:tr w:rsidR="00177E9D" w14:paraId="217462E5"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6030ED" w14:textId="39B62C04" w:rsidR="00177E9D" w:rsidRDefault="00177E9D" w:rsidP="00B43B9C">
            <w:pPr>
              <w:spacing w:line="360" w:lineRule="auto"/>
            </w:pPr>
            <w:r>
              <w:t>Main Success Scenario</w:t>
            </w:r>
          </w:p>
        </w:tc>
        <w:tc>
          <w:tcPr>
            <w:tcW w:w="6452" w:type="dxa"/>
          </w:tcPr>
          <w:p w14:paraId="7741B32F"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will navigate to test list page.</w:t>
            </w:r>
          </w:p>
          <w:p w14:paraId="2E841008"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create new test or use exists test suite.</w:t>
            </w:r>
          </w:p>
          <w:p w14:paraId="1B67C36C"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input necessary parameters for test or upload a test script.</w:t>
            </w:r>
          </w:p>
          <w:p w14:paraId="76C0C8C5"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Save button</w:t>
            </w:r>
          </w:p>
          <w:p w14:paraId="5CE312CB"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will redirects user to test detail page.</w:t>
            </w:r>
          </w:p>
          <w:p w14:paraId="0E54DEE0"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Run button.</w:t>
            </w:r>
          </w:p>
          <w:p w14:paraId="68F6E4C8"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will wait 15s for system configuration</w:t>
            </w:r>
          </w:p>
          <w:p w14:paraId="62B3A957" w14:textId="77777777" w:rsidR="00177E9D" w:rsidRDefault="00177E9D" w:rsidP="00795020">
            <w:pPr>
              <w:pStyle w:val="ListParagraph"/>
              <w:numPr>
                <w:ilvl w:val="0"/>
                <w:numId w:val="43"/>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redirects to Real-time report page.</w:t>
            </w:r>
          </w:p>
        </w:tc>
      </w:tr>
      <w:tr w:rsidR="00177E9D" w14:paraId="703C4D67" w14:textId="77777777" w:rsidTr="001530B4">
        <w:tc>
          <w:tcPr>
            <w:cnfStyle w:val="001000000000" w:firstRow="0" w:lastRow="0" w:firstColumn="1" w:lastColumn="0" w:oddVBand="0" w:evenVBand="0" w:oddHBand="0" w:evenHBand="0" w:firstRowFirstColumn="0" w:firstRowLastColumn="0" w:lastRowFirstColumn="0" w:lastRowLastColumn="0"/>
            <w:tcW w:w="2335" w:type="dxa"/>
          </w:tcPr>
          <w:p w14:paraId="0902C170" w14:textId="77777777" w:rsidR="00177E9D" w:rsidRDefault="00177E9D" w:rsidP="00B43B9C">
            <w:pPr>
              <w:spacing w:line="360" w:lineRule="auto"/>
            </w:pPr>
            <w:r>
              <w:t>Alternative Scenarios</w:t>
            </w:r>
          </w:p>
        </w:tc>
        <w:tc>
          <w:tcPr>
            <w:tcW w:w="6452" w:type="dxa"/>
          </w:tcPr>
          <w:p w14:paraId="49C39BC9" w14:textId="77777777" w:rsidR="00177E9D" w:rsidRDefault="00177E9D" w:rsidP="00B43B9C">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177E9D" w14:paraId="1DE1B1E7"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4724B06" w14:textId="77777777" w:rsidR="00177E9D" w:rsidRDefault="00177E9D" w:rsidP="00B43B9C">
            <w:pPr>
              <w:spacing w:line="360" w:lineRule="auto"/>
            </w:pPr>
            <w:r>
              <w:t>Success End Condition</w:t>
            </w:r>
          </w:p>
        </w:tc>
        <w:tc>
          <w:tcPr>
            <w:tcW w:w="6452" w:type="dxa"/>
          </w:tcPr>
          <w:p w14:paraId="3FB50085" w14:textId="77777777" w:rsidR="00177E9D" w:rsidRDefault="00177E9D" w:rsidP="00B43B9C">
            <w:pPr>
              <w:spacing w:line="360" w:lineRule="auto"/>
              <w:cnfStyle w:val="000000100000" w:firstRow="0" w:lastRow="0" w:firstColumn="0" w:lastColumn="0" w:oddVBand="0" w:evenVBand="0" w:oddHBand="1" w:evenHBand="0" w:firstRowFirstColumn="0" w:firstRowLastColumn="0" w:lastRowFirstColumn="0" w:lastRowLastColumn="0"/>
            </w:pPr>
            <w:r>
              <w:t>After progress time, user will be able to watch the updating chart. Chart will be updated with new point every 1 second.</w:t>
            </w:r>
          </w:p>
        </w:tc>
      </w:tr>
      <w:tr w:rsidR="00177E9D" w14:paraId="55645829" w14:textId="77777777" w:rsidTr="001530B4">
        <w:tc>
          <w:tcPr>
            <w:cnfStyle w:val="001000000000" w:firstRow="0" w:lastRow="0" w:firstColumn="1" w:lastColumn="0" w:oddVBand="0" w:evenVBand="0" w:oddHBand="0" w:evenHBand="0" w:firstRowFirstColumn="0" w:firstRowLastColumn="0" w:lastRowFirstColumn="0" w:lastRowLastColumn="0"/>
            <w:tcW w:w="2335" w:type="dxa"/>
          </w:tcPr>
          <w:p w14:paraId="7672BE9C" w14:textId="77777777" w:rsidR="00177E9D" w:rsidRDefault="00177E9D" w:rsidP="00B43B9C">
            <w:pPr>
              <w:spacing w:line="360" w:lineRule="auto"/>
            </w:pPr>
            <w:r>
              <w:t>Failed End Condition</w:t>
            </w:r>
          </w:p>
        </w:tc>
        <w:tc>
          <w:tcPr>
            <w:tcW w:w="6452" w:type="dxa"/>
          </w:tcPr>
          <w:p w14:paraId="2B0762C1" w14:textId="77777777" w:rsidR="00177E9D" w:rsidRDefault="00177E9D" w:rsidP="00B43B9C">
            <w:pPr>
              <w:spacing w:line="360" w:lineRule="auto"/>
              <w:cnfStyle w:val="000000000000" w:firstRow="0" w:lastRow="0" w:firstColumn="0" w:lastColumn="0" w:oddVBand="0" w:evenVBand="0" w:oddHBand="0" w:evenHBand="0" w:firstRowFirstColumn="0" w:firstRowLastColumn="0" w:lastRowFirstColumn="0" w:lastRowLastColumn="0"/>
            </w:pPr>
            <w:r>
              <w:t>Error messages will appear and list all of errors with guidance.</w:t>
            </w:r>
          </w:p>
        </w:tc>
      </w:tr>
      <w:tr w:rsidR="00177E9D" w14:paraId="640CCBA0" w14:textId="77777777" w:rsidTr="0015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596F2C4" w14:textId="77777777" w:rsidR="00177E9D" w:rsidRDefault="00177E9D" w:rsidP="00B43B9C">
            <w:pPr>
              <w:spacing w:line="360" w:lineRule="auto"/>
            </w:pPr>
            <w:r>
              <w:t>Special Requirements</w:t>
            </w:r>
          </w:p>
        </w:tc>
        <w:tc>
          <w:tcPr>
            <w:tcW w:w="6452" w:type="dxa"/>
          </w:tcPr>
          <w:p w14:paraId="0AEC02D4" w14:textId="77777777" w:rsidR="00177E9D" w:rsidRDefault="00177E9D" w:rsidP="00177E9D">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1B352648" w14:textId="2DEADAAB" w:rsidR="00177E9D" w:rsidRDefault="00177E9D" w:rsidP="00177E9D">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 xml:space="preserve">The delay must less than 1 </w:t>
            </w:r>
            <w:r w:rsidR="001530B4">
              <w:t>minute</w:t>
            </w:r>
            <w:r>
              <w:t>.</w:t>
            </w:r>
          </w:p>
          <w:p w14:paraId="610A5286" w14:textId="77777777" w:rsidR="00177E9D" w:rsidRDefault="00177E9D" w:rsidP="00177E9D">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real-time progress must able to display different transactions and types of report.</w:t>
            </w:r>
          </w:p>
        </w:tc>
      </w:tr>
    </w:tbl>
    <w:p w14:paraId="6824C26A" w14:textId="77777777" w:rsidR="00177E9D" w:rsidRDefault="00177E9D" w:rsidP="00177E9D"/>
    <w:tbl>
      <w:tblPr>
        <w:tblStyle w:val="GridTable4-Accent1"/>
        <w:tblW w:w="0" w:type="auto"/>
        <w:tblLook w:val="04A0" w:firstRow="1" w:lastRow="0" w:firstColumn="1" w:lastColumn="0" w:noHBand="0" w:noVBand="1"/>
      </w:tblPr>
      <w:tblGrid>
        <w:gridCol w:w="2335"/>
        <w:gridCol w:w="6452"/>
      </w:tblGrid>
      <w:tr w:rsidR="0067292D" w14:paraId="282D586D" w14:textId="77777777" w:rsidTr="0067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828C49A" w14:textId="77777777" w:rsidR="0067292D" w:rsidRDefault="0067292D" w:rsidP="0067292D">
            <w:pPr>
              <w:spacing w:line="360" w:lineRule="auto"/>
            </w:pPr>
            <w:r>
              <w:t>RE5-2</w:t>
            </w:r>
          </w:p>
        </w:tc>
        <w:tc>
          <w:tcPr>
            <w:tcW w:w="6452" w:type="dxa"/>
          </w:tcPr>
          <w:p w14:paraId="3F0B1B91" w14:textId="77777777" w:rsidR="0067292D" w:rsidRDefault="0067292D" w:rsidP="0067292D">
            <w:pPr>
              <w:spacing w:line="360" w:lineRule="auto"/>
              <w:cnfStyle w:val="100000000000" w:firstRow="1" w:lastRow="0" w:firstColumn="0" w:lastColumn="0" w:oddVBand="0" w:evenVBand="0" w:oddHBand="0" w:evenHBand="0" w:firstRowFirstColumn="0" w:firstRowLastColumn="0" w:lastRowFirstColumn="0" w:lastRowLastColumn="0"/>
            </w:pPr>
            <w:r>
              <w:t>View Final Report</w:t>
            </w:r>
          </w:p>
        </w:tc>
      </w:tr>
      <w:tr w:rsidR="0067292D" w14:paraId="627CEF3E"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EA623C3" w14:textId="77777777" w:rsidR="0067292D" w:rsidRDefault="0067292D" w:rsidP="0067292D">
            <w:pPr>
              <w:spacing w:line="360" w:lineRule="auto"/>
            </w:pPr>
            <w:r>
              <w:t>Description</w:t>
            </w:r>
          </w:p>
        </w:tc>
        <w:tc>
          <w:tcPr>
            <w:tcW w:w="6452" w:type="dxa"/>
          </w:tcPr>
          <w:p w14:paraId="76B6EBB1" w14:textId="77777777" w:rsidR="0067292D" w:rsidRDefault="0067292D" w:rsidP="0067292D">
            <w:pPr>
              <w:spacing w:line="360" w:lineRule="auto"/>
              <w:cnfStyle w:val="000000100000" w:firstRow="0" w:lastRow="0" w:firstColumn="0" w:lastColumn="0" w:oddVBand="0" w:evenVBand="0" w:oddHBand="1" w:evenHBand="0" w:firstRowFirstColumn="0" w:firstRowLastColumn="0" w:lastRowFirstColumn="0" w:lastRowLastColumn="0"/>
            </w:pPr>
            <w:r>
              <w:t>After the test execution, tester want to display the report for specific test.</w:t>
            </w:r>
          </w:p>
        </w:tc>
      </w:tr>
      <w:tr w:rsidR="0067292D" w14:paraId="2644A35F" w14:textId="77777777" w:rsidTr="0067292D">
        <w:tc>
          <w:tcPr>
            <w:cnfStyle w:val="001000000000" w:firstRow="0" w:lastRow="0" w:firstColumn="1" w:lastColumn="0" w:oddVBand="0" w:evenVBand="0" w:oddHBand="0" w:evenHBand="0" w:firstRowFirstColumn="0" w:firstRowLastColumn="0" w:lastRowFirstColumn="0" w:lastRowLastColumn="0"/>
            <w:tcW w:w="2335" w:type="dxa"/>
          </w:tcPr>
          <w:p w14:paraId="6DF306CC" w14:textId="77777777" w:rsidR="0067292D" w:rsidRDefault="0067292D" w:rsidP="0067292D">
            <w:pPr>
              <w:spacing w:line="360" w:lineRule="auto"/>
            </w:pPr>
            <w:r>
              <w:t>Stakeholders</w:t>
            </w:r>
          </w:p>
        </w:tc>
        <w:tc>
          <w:tcPr>
            <w:tcW w:w="6452" w:type="dxa"/>
          </w:tcPr>
          <w:p w14:paraId="1F58A1D1" w14:textId="77777777" w:rsidR="0067292D" w:rsidRDefault="0067292D" w:rsidP="0067292D">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67292D" w14:paraId="157318D5"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3C4230" w14:textId="77777777" w:rsidR="0067292D" w:rsidRDefault="0067292D" w:rsidP="0067292D">
            <w:pPr>
              <w:spacing w:line="360" w:lineRule="auto"/>
            </w:pPr>
            <w:r>
              <w:t>Actors</w:t>
            </w:r>
          </w:p>
        </w:tc>
        <w:tc>
          <w:tcPr>
            <w:tcW w:w="6452" w:type="dxa"/>
          </w:tcPr>
          <w:p w14:paraId="4CC3FAA3" w14:textId="77777777" w:rsidR="0067292D" w:rsidRDefault="0067292D" w:rsidP="0067292D">
            <w:pPr>
              <w:spacing w:line="360" w:lineRule="auto"/>
              <w:cnfStyle w:val="000000100000" w:firstRow="0" w:lastRow="0" w:firstColumn="0" w:lastColumn="0" w:oddVBand="0" w:evenVBand="0" w:oddHBand="1" w:evenHBand="0" w:firstRowFirstColumn="0" w:firstRowLastColumn="0" w:lastRowFirstColumn="0" w:lastRowLastColumn="0"/>
            </w:pPr>
            <w:r>
              <w:t>User</w:t>
            </w:r>
          </w:p>
        </w:tc>
      </w:tr>
      <w:tr w:rsidR="0067292D" w14:paraId="71A4B86A" w14:textId="77777777" w:rsidTr="0067292D">
        <w:tc>
          <w:tcPr>
            <w:cnfStyle w:val="001000000000" w:firstRow="0" w:lastRow="0" w:firstColumn="1" w:lastColumn="0" w:oddVBand="0" w:evenVBand="0" w:oddHBand="0" w:evenHBand="0" w:firstRowFirstColumn="0" w:firstRowLastColumn="0" w:lastRowFirstColumn="0" w:lastRowLastColumn="0"/>
            <w:tcW w:w="2335" w:type="dxa"/>
          </w:tcPr>
          <w:p w14:paraId="7B8C6024" w14:textId="77777777" w:rsidR="0067292D" w:rsidRDefault="0067292D" w:rsidP="0067292D">
            <w:pPr>
              <w:spacing w:line="360" w:lineRule="auto"/>
            </w:pPr>
            <w:r>
              <w:t>Trigger</w:t>
            </w:r>
          </w:p>
        </w:tc>
        <w:tc>
          <w:tcPr>
            <w:tcW w:w="6452" w:type="dxa"/>
          </w:tcPr>
          <w:p w14:paraId="53515131" w14:textId="77777777" w:rsidR="0067292D" w:rsidRDefault="0067292D" w:rsidP="0067292D">
            <w:pPr>
              <w:spacing w:line="360" w:lineRule="auto"/>
              <w:cnfStyle w:val="000000000000" w:firstRow="0" w:lastRow="0" w:firstColumn="0" w:lastColumn="0" w:oddVBand="0" w:evenVBand="0" w:oddHBand="0" w:evenHBand="0" w:firstRowFirstColumn="0" w:firstRowLastColumn="0" w:lastRowFirstColumn="0" w:lastRowLastColumn="0"/>
            </w:pPr>
            <w:r>
              <w:t>View Real-time report after execute the test.</w:t>
            </w:r>
          </w:p>
        </w:tc>
      </w:tr>
      <w:tr w:rsidR="0067292D" w14:paraId="0A11FA4D" w14:textId="77777777" w:rsidTr="0067292D">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335" w:type="dxa"/>
          </w:tcPr>
          <w:p w14:paraId="57439EC3" w14:textId="77777777" w:rsidR="0067292D" w:rsidRDefault="0067292D" w:rsidP="0067292D">
            <w:pPr>
              <w:spacing w:line="360" w:lineRule="auto"/>
            </w:pPr>
            <w:r>
              <w:t>Inputs</w:t>
            </w:r>
          </w:p>
        </w:tc>
        <w:tc>
          <w:tcPr>
            <w:tcW w:w="6452" w:type="dxa"/>
          </w:tcPr>
          <w:p w14:paraId="582E7A2D" w14:textId="77777777" w:rsidR="0067292D" w:rsidRDefault="0067292D" w:rsidP="0067292D">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67292D" w14:paraId="7D42B037" w14:textId="77777777" w:rsidTr="0067292D">
        <w:tc>
          <w:tcPr>
            <w:cnfStyle w:val="001000000000" w:firstRow="0" w:lastRow="0" w:firstColumn="1" w:lastColumn="0" w:oddVBand="0" w:evenVBand="0" w:oddHBand="0" w:evenHBand="0" w:firstRowFirstColumn="0" w:firstRowLastColumn="0" w:lastRowFirstColumn="0" w:lastRowLastColumn="0"/>
            <w:tcW w:w="2335" w:type="dxa"/>
          </w:tcPr>
          <w:p w14:paraId="6EBC094D" w14:textId="77777777" w:rsidR="0067292D" w:rsidRDefault="0067292D" w:rsidP="0067292D">
            <w:pPr>
              <w:spacing w:line="360" w:lineRule="auto"/>
            </w:pPr>
            <w:r>
              <w:t>Preconditions</w:t>
            </w:r>
          </w:p>
        </w:tc>
        <w:tc>
          <w:tcPr>
            <w:tcW w:w="6452" w:type="dxa"/>
          </w:tcPr>
          <w:p w14:paraId="3EBDCB0E" w14:textId="1EFCFCD3" w:rsidR="0067292D" w:rsidRDefault="00A01350" w:rsidP="0067292D">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The user is logged in</w:t>
            </w:r>
            <w:r w:rsidR="0067292D">
              <w:t>.</w:t>
            </w:r>
          </w:p>
          <w:p w14:paraId="1223AA23" w14:textId="77777777" w:rsidR="0067292D" w:rsidRDefault="0067292D" w:rsidP="0067292D">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Test must be executed once.</w:t>
            </w:r>
          </w:p>
        </w:tc>
      </w:tr>
      <w:tr w:rsidR="0067292D" w14:paraId="56F98DB1"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6F3455" w14:textId="77777777" w:rsidR="0067292D" w:rsidRDefault="0067292D" w:rsidP="0067292D">
            <w:pPr>
              <w:spacing w:line="360" w:lineRule="auto"/>
            </w:pPr>
            <w:r>
              <w:t>Main Success Scenario</w:t>
            </w:r>
          </w:p>
        </w:tc>
        <w:tc>
          <w:tcPr>
            <w:tcW w:w="6452" w:type="dxa"/>
          </w:tcPr>
          <w:p w14:paraId="7F374836" w14:textId="77777777" w:rsidR="0067292D" w:rsidRDefault="0067292D" w:rsidP="00795020">
            <w:pPr>
              <w:pStyle w:val="ListParagraph"/>
              <w:numPr>
                <w:ilvl w:val="0"/>
                <w:numId w:val="44"/>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will navigate to test list page.</w:t>
            </w:r>
          </w:p>
          <w:p w14:paraId="06DA4DB0" w14:textId="77777777" w:rsidR="0067292D" w:rsidRDefault="0067292D" w:rsidP="00795020">
            <w:pPr>
              <w:pStyle w:val="ListParagraph"/>
              <w:numPr>
                <w:ilvl w:val="0"/>
                <w:numId w:val="44"/>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will display all the tests in the project</w:t>
            </w:r>
          </w:p>
          <w:p w14:paraId="7FE30C1C" w14:textId="44DA5F3A" w:rsidR="0067292D" w:rsidRDefault="0067292D" w:rsidP="00795020">
            <w:pPr>
              <w:pStyle w:val="ListParagraph"/>
              <w:numPr>
                <w:ilvl w:val="0"/>
                <w:numId w:val="44"/>
              </w:numPr>
              <w:spacing w:before="0" w:line="360" w:lineRule="auto"/>
              <w:ind w:left="342"/>
              <w:cnfStyle w:val="000000100000" w:firstRow="0" w:lastRow="0" w:firstColumn="0" w:lastColumn="0" w:oddVBand="0" w:evenVBand="0" w:oddHBand="1" w:evenHBand="0" w:firstRowFirstColumn="0" w:firstRowLastColumn="0" w:lastRowFirstColumn="0" w:lastRowLastColumn="0"/>
            </w:pPr>
            <w:r>
              <w:t xml:space="preserve">User click on any test name to view the test </w:t>
            </w:r>
            <w:r w:rsidR="00006AC5">
              <w:t>detail.</w:t>
            </w:r>
          </w:p>
          <w:p w14:paraId="088420A5" w14:textId="21EFC68B" w:rsidR="00006AC5" w:rsidRDefault="00006AC5" w:rsidP="00795020">
            <w:pPr>
              <w:pStyle w:val="ListParagraph"/>
              <w:numPr>
                <w:ilvl w:val="0"/>
                <w:numId w:val="44"/>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run to execute the test.</w:t>
            </w:r>
          </w:p>
          <w:p w14:paraId="445490B2" w14:textId="28578E3C" w:rsidR="0067292D" w:rsidRDefault="00006AC5" w:rsidP="00795020">
            <w:pPr>
              <w:pStyle w:val="ListParagraph"/>
              <w:numPr>
                <w:ilvl w:val="0"/>
                <w:numId w:val="44"/>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will redirects from</w:t>
            </w:r>
            <w:r w:rsidR="0067292D">
              <w:t xml:space="preserve"> Test Detail Page</w:t>
            </w:r>
            <w:r>
              <w:t xml:space="preserve"> to Test Report page</w:t>
            </w:r>
            <w:r w:rsidR="0067292D">
              <w:t>.</w:t>
            </w:r>
          </w:p>
          <w:p w14:paraId="5D81C899" w14:textId="2E2CC708" w:rsidR="0067292D" w:rsidRDefault="00006AC5" w:rsidP="00006AC5">
            <w:pPr>
              <w:pStyle w:val="ListParagraph"/>
              <w:numPr>
                <w:ilvl w:val="0"/>
                <w:numId w:val="44"/>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display all information of the recent test executions.</w:t>
            </w:r>
          </w:p>
        </w:tc>
      </w:tr>
      <w:tr w:rsidR="0067292D" w14:paraId="028B5AA2" w14:textId="77777777" w:rsidTr="0067292D">
        <w:tc>
          <w:tcPr>
            <w:cnfStyle w:val="001000000000" w:firstRow="0" w:lastRow="0" w:firstColumn="1" w:lastColumn="0" w:oddVBand="0" w:evenVBand="0" w:oddHBand="0" w:evenHBand="0" w:firstRowFirstColumn="0" w:firstRowLastColumn="0" w:lastRowFirstColumn="0" w:lastRowLastColumn="0"/>
            <w:tcW w:w="2335" w:type="dxa"/>
          </w:tcPr>
          <w:p w14:paraId="3EBD9FA9" w14:textId="4FE514FC" w:rsidR="0067292D" w:rsidRDefault="0067292D" w:rsidP="0067292D">
            <w:pPr>
              <w:spacing w:line="360" w:lineRule="auto"/>
            </w:pPr>
            <w:r>
              <w:t>Alternative Scenarios</w:t>
            </w:r>
          </w:p>
        </w:tc>
        <w:tc>
          <w:tcPr>
            <w:tcW w:w="6452" w:type="dxa"/>
          </w:tcPr>
          <w:p w14:paraId="29F32B62" w14:textId="77777777" w:rsidR="00006AC5" w:rsidRDefault="00006AC5" w:rsidP="0067292D">
            <w:pPr>
              <w:spacing w:line="360" w:lineRule="auto"/>
              <w:cnfStyle w:val="000000000000" w:firstRow="0" w:lastRow="0" w:firstColumn="0" w:lastColumn="0" w:oddVBand="0" w:evenVBand="0" w:oddHBand="0" w:evenHBand="0" w:firstRowFirstColumn="0" w:firstRowLastColumn="0" w:lastRowFirstColumn="0" w:lastRowLastColumn="0"/>
            </w:pPr>
            <w:r>
              <w:t>4b. Click test history ( if test has been executed previously)</w:t>
            </w:r>
          </w:p>
          <w:p w14:paraId="0BA2E081" w14:textId="12D04EE0" w:rsidR="0067292D" w:rsidRDefault="00006AC5" w:rsidP="0067292D">
            <w:pPr>
              <w:spacing w:line="360" w:lineRule="auto"/>
              <w:cnfStyle w:val="000000000000" w:firstRow="0" w:lastRow="0" w:firstColumn="0" w:lastColumn="0" w:oddVBand="0" w:evenVBand="0" w:oddHBand="0" w:evenHBand="0" w:firstRowFirstColumn="0" w:firstRowLastColumn="0" w:lastRowFirstColumn="0" w:lastRowLastColumn="0"/>
            </w:pPr>
            <w:r>
              <w:t>5b. Click the previous report , the test detail page will redirected to the report page based on the Id.</w:t>
            </w:r>
          </w:p>
        </w:tc>
      </w:tr>
      <w:tr w:rsidR="0067292D" w14:paraId="18849A1B"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209AF2" w14:textId="77777777" w:rsidR="0067292D" w:rsidRDefault="0067292D" w:rsidP="0067292D">
            <w:pPr>
              <w:spacing w:line="360" w:lineRule="auto"/>
            </w:pPr>
            <w:r>
              <w:t>Success End Condition</w:t>
            </w:r>
          </w:p>
        </w:tc>
        <w:tc>
          <w:tcPr>
            <w:tcW w:w="6452" w:type="dxa"/>
          </w:tcPr>
          <w:p w14:paraId="78E50231" w14:textId="77777777" w:rsidR="0067292D" w:rsidRDefault="0067292D" w:rsidP="0067292D">
            <w:pPr>
              <w:spacing w:line="360" w:lineRule="auto"/>
              <w:cnfStyle w:val="000000100000" w:firstRow="0" w:lastRow="0" w:firstColumn="0" w:lastColumn="0" w:oddVBand="0" w:evenVBand="0" w:oddHBand="1" w:evenHBand="0" w:firstRowFirstColumn="0" w:firstRowLastColumn="0" w:lastRowFirstColumn="0" w:lastRowLastColumn="0"/>
            </w:pPr>
            <w:r>
              <w:t>Types of report will be displayed with can be arranged by:</w:t>
            </w:r>
          </w:p>
          <w:p w14:paraId="0491FF33" w14:textId="77777777" w:rsidR="0067292D" w:rsidRDefault="0067292D" w:rsidP="00795020">
            <w:pPr>
              <w:pStyle w:val="ListParagraph"/>
              <w:numPr>
                <w:ilvl w:val="0"/>
                <w:numId w:val="45"/>
              </w:numPr>
              <w:spacing w:before="0" w:line="360" w:lineRule="auto"/>
              <w:cnfStyle w:val="000000100000" w:firstRow="0" w:lastRow="0" w:firstColumn="0" w:lastColumn="0" w:oddVBand="0" w:evenVBand="0" w:oddHBand="1" w:evenHBand="0" w:firstRowFirstColumn="0" w:firstRowLastColumn="0" w:lastRowFirstColumn="0" w:lastRowLastColumn="0"/>
            </w:pPr>
            <w:r>
              <w:t>Type: Active Threads over Time, Response Time over Time, Hit per second.</w:t>
            </w:r>
          </w:p>
          <w:p w14:paraId="6FF8027E" w14:textId="77777777" w:rsidR="0067292D" w:rsidRDefault="0067292D" w:rsidP="00795020">
            <w:pPr>
              <w:pStyle w:val="ListParagraph"/>
              <w:numPr>
                <w:ilvl w:val="0"/>
                <w:numId w:val="45"/>
              </w:numPr>
              <w:spacing w:before="0" w:line="360" w:lineRule="auto"/>
              <w:cnfStyle w:val="000000100000" w:firstRow="0" w:lastRow="0" w:firstColumn="0" w:lastColumn="0" w:oddVBand="0" w:evenVBand="0" w:oddHBand="1" w:evenHBand="0" w:firstRowFirstColumn="0" w:firstRowLastColumn="0" w:lastRowFirstColumn="0" w:lastRowLastColumn="0"/>
            </w:pPr>
            <w:r>
              <w:t>Transaction.</w:t>
            </w:r>
          </w:p>
        </w:tc>
      </w:tr>
      <w:tr w:rsidR="0067292D" w14:paraId="3BC69632" w14:textId="77777777" w:rsidTr="0067292D">
        <w:tc>
          <w:tcPr>
            <w:cnfStyle w:val="001000000000" w:firstRow="0" w:lastRow="0" w:firstColumn="1" w:lastColumn="0" w:oddVBand="0" w:evenVBand="0" w:oddHBand="0" w:evenHBand="0" w:firstRowFirstColumn="0" w:firstRowLastColumn="0" w:lastRowFirstColumn="0" w:lastRowLastColumn="0"/>
            <w:tcW w:w="2335" w:type="dxa"/>
          </w:tcPr>
          <w:p w14:paraId="3218BAE0" w14:textId="77777777" w:rsidR="0067292D" w:rsidRDefault="0067292D" w:rsidP="0067292D">
            <w:pPr>
              <w:spacing w:line="360" w:lineRule="auto"/>
            </w:pPr>
            <w:r>
              <w:t>Failed End Condition</w:t>
            </w:r>
          </w:p>
        </w:tc>
        <w:tc>
          <w:tcPr>
            <w:tcW w:w="6452" w:type="dxa"/>
          </w:tcPr>
          <w:p w14:paraId="79C5FEA2" w14:textId="77777777" w:rsidR="0067292D" w:rsidRDefault="0067292D" w:rsidP="0067292D">
            <w:pPr>
              <w:spacing w:line="360" w:lineRule="auto"/>
              <w:cnfStyle w:val="000000000000" w:firstRow="0" w:lastRow="0" w:firstColumn="0" w:lastColumn="0" w:oddVBand="0" w:evenVBand="0" w:oddHBand="0" w:evenHBand="0" w:firstRowFirstColumn="0" w:firstRowLastColumn="0" w:lastRowFirstColumn="0" w:lastRowLastColumn="0"/>
            </w:pPr>
            <w:r>
              <w:t>Error messages will appear and list all of errors with guidance.</w:t>
            </w:r>
          </w:p>
        </w:tc>
      </w:tr>
      <w:tr w:rsidR="0067292D" w14:paraId="23A86E68" w14:textId="77777777" w:rsidTr="0067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C7CD40E" w14:textId="77777777" w:rsidR="0067292D" w:rsidRDefault="0067292D" w:rsidP="0067292D">
            <w:pPr>
              <w:spacing w:line="360" w:lineRule="auto"/>
            </w:pPr>
            <w:r>
              <w:t>Special Requirements</w:t>
            </w:r>
          </w:p>
        </w:tc>
        <w:tc>
          <w:tcPr>
            <w:tcW w:w="6452" w:type="dxa"/>
          </w:tcPr>
          <w:p w14:paraId="6BDFF965" w14:textId="77777777" w:rsidR="0067292D" w:rsidRDefault="0067292D" w:rsidP="0067292D">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0A6F8F81" w14:textId="77777777" w:rsidR="0067292D" w:rsidRDefault="0067292D" w:rsidP="0067292D">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delay must less than 1 minute.</w:t>
            </w:r>
          </w:p>
          <w:p w14:paraId="74E10C6B" w14:textId="77777777" w:rsidR="0067292D" w:rsidRDefault="0067292D" w:rsidP="0067292D">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report must able to display different transactions and types of report.</w:t>
            </w:r>
          </w:p>
          <w:p w14:paraId="78A66CCA" w14:textId="77777777" w:rsidR="0067292D" w:rsidRDefault="0067292D" w:rsidP="0067292D">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Able to export the report as PNG or Jpeg format.</w:t>
            </w:r>
          </w:p>
        </w:tc>
      </w:tr>
    </w:tbl>
    <w:p w14:paraId="46CC5629" w14:textId="319EB230" w:rsidR="0067292D" w:rsidRDefault="0067292D" w:rsidP="00177E9D"/>
    <w:tbl>
      <w:tblPr>
        <w:tblStyle w:val="GridTable4-Accent1"/>
        <w:tblW w:w="0" w:type="auto"/>
        <w:tblLook w:val="04A0" w:firstRow="1" w:lastRow="0" w:firstColumn="1" w:lastColumn="0" w:noHBand="0" w:noVBand="1"/>
      </w:tblPr>
      <w:tblGrid>
        <w:gridCol w:w="2335"/>
        <w:gridCol w:w="6452"/>
      </w:tblGrid>
      <w:tr w:rsidR="00A01350" w14:paraId="47E22F14" w14:textId="77777777" w:rsidTr="00C8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167C8A" w14:textId="3B47FBB8" w:rsidR="00A01350" w:rsidRDefault="00A01350" w:rsidP="00C86BF5">
            <w:pPr>
              <w:spacing w:line="360" w:lineRule="auto"/>
            </w:pPr>
            <w:r>
              <w:t>RE5-3</w:t>
            </w:r>
          </w:p>
        </w:tc>
        <w:tc>
          <w:tcPr>
            <w:tcW w:w="6452" w:type="dxa"/>
          </w:tcPr>
          <w:p w14:paraId="57B4A31B" w14:textId="544679C3" w:rsidR="00A01350" w:rsidRDefault="00A01350" w:rsidP="00A01350">
            <w:pPr>
              <w:spacing w:line="360" w:lineRule="auto"/>
              <w:cnfStyle w:val="100000000000" w:firstRow="1" w:lastRow="0" w:firstColumn="0" w:lastColumn="0" w:oddVBand="0" w:evenVBand="0" w:oddHBand="0" w:evenHBand="0" w:firstRowFirstColumn="0" w:firstRowLastColumn="0" w:lastRowFirstColumn="0" w:lastRowLastColumn="0"/>
            </w:pPr>
            <w:r>
              <w:t>Export report</w:t>
            </w:r>
          </w:p>
        </w:tc>
      </w:tr>
      <w:tr w:rsidR="00A01350" w14:paraId="74208CB8"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34FE29" w14:textId="77777777" w:rsidR="00A01350" w:rsidRDefault="00A01350" w:rsidP="00C86BF5">
            <w:pPr>
              <w:spacing w:line="360" w:lineRule="auto"/>
            </w:pPr>
            <w:r>
              <w:t>Description</w:t>
            </w:r>
          </w:p>
        </w:tc>
        <w:tc>
          <w:tcPr>
            <w:tcW w:w="6452" w:type="dxa"/>
          </w:tcPr>
          <w:p w14:paraId="4B075A50" w14:textId="2D46E522" w:rsidR="00A01350" w:rsidRDefault="00A01350" w:rsidP="00A01350">
            <w:pPr>
              <w:spacing w:line="360" w:lineRule="auto"/>
              <w:cnfStyle w:val="000000100000" w:firstRow="0" w:lastRow="0" w:firstColumn="0" w:lastColumn="0" w:oddVBand="0" w:evenVBand="0" w:oddHBand="1" w:evenHBand="0" w:firstRowFirstColumn="0" w:firstRowLastColumn="0" w:lastRowFirstColumn="0" w:lastRowLastColumn="0"/>
            </w:pPr>
            <w:r>
              <w:t>After the display the report for specific test, user wants to print out the report into pdf file.</w:t>
            </w:r>
          </w:p>
        </w:tc>
      </w:tr>
      <w:tr w:rsidR="00A01350" w14:paraId="58603A53"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1FC370FF" w14:textId="77777777" w:rsidR="00A01350" w:rsidRDefault="00A01350" w:rsidP="00C86BF5">
            <w:pPr>
              <w:spacing w:line="360" w:lineRule="auto"/>
            </w:pPr>
            <w:r>
              <w:t>Stakeholders</w:t>
            </w:r>
          </w:p>
        </w:tc>
        <w:tc>
          <w:tcPr>
            <w:tcW w:w="6452" w:type="dxa"/>
          </w:tcPr>
          <w:p w14:paraId="27D2ADBF" w14:textId="77777777" w:rsidR="00A01350" w:rsidRDefault="00A01350" w:rsidP="00C86BF5">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A01350" w14:paraId="32023634"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AA55FE" w14:textId="77777777" w:rsidR="00A01350" w:rsidRDefault="00A01350" w:rsidP="00C86BF5">
            <w:pPr>
              <w:spacing w:line="360" w:lineRule="auto"/>
            </w:pPr>
            <w:r>
              <w:t>Actors</w:t>
            </w:r>
          </w:p>
        </w:tc>
        <w:tc>
          <w:tcPr>
            <w:tcW w:w="6452" w:type="dxa"/>
          </w:tcPr>
          <w:p w14:paraId="67B1FB4A" w14:textId="77777777" w:rsidR="00A01350" w:rsidRDefault="00A01350" w:rsidP="00C86BF5">
            <w:pPr>
              <w:spacing w:line="360" w:lineRule="auto"/>
              <w:cnfStyle w:val="000000100000" w:firstRow="0" w:lastRow="0" w:firstColumn="0" w:lastColumn="0" w:oddVBand="0" w:evenVBand="0" w:oddHBand="1" w:evenHBand="0" w:firstRowFirstColumn="0" w:firstRowLastColumn="0" w:lastRowFirstColumn="0" w:lastRowLastColumn="0"/>
            </w:pPr>
            <w:r>
              <w:t>User</w:t>
            </w:r>
          </w:p>
        </w:tc>
      </w:tr>
      <w:tr w:rsidR="00A01350" w14:paraId="27E95F0C"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19E62715" w14:textId="77777777" w:rsidR="00A01350" w:rsidRDefault="00A01350" w:rsidP="00C86BF5">
            <w:pPr>
              <w:spacing w:line="360" w:lineRule="auto"/>
            </w:pPr>
            <w:r>
              <w:t>Trigger</w:t>
            </w:r>
          </w:p>
        </w:tc>
        <w:tc>
          <w:tcPr>
            <w:tcW w:w="6452" w:type="dxa"/>
          </w:tcPr>
          <w:p w14:paraId="2D762154" w14:textId="1186103D" w:rsidR="00A01350" w:rsidRDefault="00A01350" w:rsidP="00C86BF5">
            <w:pPr>
              <w:spacing w:line="360" w:lineRule="auto"/>
              <w:cnfStyle w:val="000000000000" w:firstRow="0" w:lastRow="0" w:firstColumn="0" w:lastColumn="0" w:oddVBand="0" w:evenVBand="0" w:oddHBand="0" w:evenHBand="0" w:firstRowFirstColumn="0" w:firstRowLastColumn="0" w:lastRowFirstColumn="0" w:lastRowLastColumn="0"/>
            </w:pPr>
            <w:r>
              <w:t>The user want to export report.</w:t>
            </w:r>
          </w:p>
        </w:tc>
      </w:tr>
      <w:tr w:rsidR="00A01350" w14:paraId="6B3C9FA6" w14:textId="77777777" w:rsidTr="00C86B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335" w:type="dxa"/>
          </w:tcPr>
          <w:p w14:paraId="3EF0066F" w14:textId="77777777" w:rsidR="00A01350" w:rsidRDefault="00A01350" w:rsidP="00C86BF5">
            <w:pPr>
              <w:spacing w:line="360" w:lineRule="auto"/>
            </w:pPr>
            <w:r>
              <w:t>Inputs</w:t>
            </w:r>
          </w:p>
        </w:tc>
        <w:tc>
          <w:tcPr>
            <w:tcW w:w="6452" w:type="dxa"/>
          </w:tcPr>
          <w:p w14:paraId="19339736" w14:textId="77777777" w:rsidR="00A01350" w:rsidRDefault="00A01350" w:rsidP="00C86BF5">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A01350" w14:paraId="68A3368E"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0FC58384" w14:textId="77777777" w:rsidR="00A01350" w:rsidRDefault="00A01350" w:rsidP="00C86BF5">
            <w:pPr>
              <w:spacing w:line="360" w:lineRule="auto"/>
            </w:pPr>
            <w:r>
              <w:t>Preconditions</w:t>
            </w:r>
          </w:p>
        </w:tc>
        <w:tc>
          <w:tcPr>
            <w:tcW w:w="6452" w:type="dxa"/>
          </w:tcPr>
          <w:p w14:paraId="27531B1F" w14:textId="7CD5A4C9" w:rsidR="00A01350" w:rsidRDefault="00A01350" w:rsidP="00C86BF5">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The user is logged in.</w:t>
            </w:r>
          </w:p>
          <w:p w14:paraId="3A4448A2" w14:textId="77777777" w:rsidR="00A01350" w:rsidRDefault="00A01350" w:rsidP="00C86BF5">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Test must be executed once.</w:t>
            </w:r>
          </w:p>
        </w:tc>
      </w:tr>
      <w:tr w:rsidR="00A01350" w14:paraId="3F7CBFB4"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870DF45" w14:textId="77777777" w:rsidR="00A01350" w:rsidRDefault="00A01350" w:rsidP="00C86BF5">
            <w:pPr>
              <w:spacing w:line="360" w:lineRule="auto"/>
            </w:pPr>
            <w:r>
              <w:t>Main Success Scenario</w:t>
            </w:r>
          </w:p>
        </w:tc>
        <w:tc>
          <w:tcPr>
            <w:tcW w:w="6452" w:type="dxa"/>
          </w:tcPr>
          <w:p w14:paraId="7D32334D" w14:textId="6BB321C5" w:rsidR="00A01350" w:rsidRDefault="00A01350" w:rsidP="00795020">
            <w:pPr>
              <w:pStyle w:val="ListParagraph"/>
              <w:numPr>
                <w:ilvl w:val="0"/>
                <w:numId w:val="49"/>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will navigate to report page of a specific test.</w:t>
            </w:r>
          </w:p>
          <w:p w14:paraId="09E71DFE" w14:textId="4FD9A59C" w:rsidR="00A01350" w:rsidRDefault="00A01350" w:rsidP="00795020">
            <w:pPr>
              <w:pStyle w:val="ListParagraph"/>
              <w:numPr>
                <w:ilvl w:val="0"/>
                <w:numId w:val="49"/>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will display all the metrics and data in report page.</w:t>
            </w:r>
          </w:p>
          <w:p w14:paraId="0276470F" w14:textId="384B7772" w:rsidR="00A01350" w:rsidRDefault="00A01350" w:rsidP="00795020">
            <w:pPr>
              <w:pStyle w:val="ListParagraph"/>
              <w:numPr>
                <w:ilvl w:val="0"/>
                <w:numId w:val="49"/>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on Export button.</w:t>
            </w:r>
          </w:p>
          <w:p w14:paraId="160B02F2" w14:textId="53B96F80" w:rsidR="00A01350" w:rsidRDefault="00A01350" w:rsidP="00795020">
            <w:pPr>
              <w:pStyle w:val="ListParagraph"/>
              <w:numPr>
                <w:ilvl w:val="0"/>
                <w:numId w:val="49"/>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will download the Exported report file in PDF format to the user machine.</w:t>
            </w:r>
          </w:p>
        </w:tc>
      </w:tr>
      <w:tr w:rsidR="00A01350" w14:paraId="598EA948"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2FD3224D" w14:textId="77777777" w:rsidR="00A01350" w:rsidRDefault="00A01350" w:rsidP="00C86BF5">
            <w:pPr>
              <w:spacing w:line="360" w:lineRule="auto"/>
            </w:pPr>
            <w:r>
              <w:t>Alternative Scenarios</w:t>
            </w:r>
          </w:p>
        </w:tc>
        <w:tc>
          <w:tcPr>
            <w:tcW w:w="6452" w:type="dxa"/>
          </w:tcPr>
          <w:p w14:paraId="51D7A981" w14:textId="77777777" w:rsidR="00A01350" w:rsidRDefault="00A01350" w:rsidP="00C86BF5">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A01350" w14:paraId="063627B4"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010CD1" w14:textId="77777777" w:rsidR="00A01350" w:rsidRDefault="00A01350" w:rsidP="00C86BF5">
            <w:pPr>
              <w:spacing w:line="360" w:lineRule="auto"/>
            </w:pPr>
            <w:r>
              <w:t>Success End Condition</w:t>
            </w:r>
          </w:p>
        </w:tc>
        <w:tc>
          <w:tcPr>
            <w:tcW w:w="6452" w:type="dxa"/>
          </w:tcPr>
          <w:p w14:paraId="129FA5FD" w14:textId="4E8B86EB" w:rsidR="0086637E" w:rsidRDefault="0086637E" w:rsidP="00C86BF5">
            <w:pPr>
              <w:spacing w:line="360" w:lineRule="auto"/>
              <w:cnfStyle w:val="000000100000" w:firstRow="0" w:lastRow="0" w:firstColumn="0" w:lastColumn="0" w:oddVBand="0" w:evenVBand="0" w:oddHBand="1" w:evenHBand="0" w:firstRowFirstColumn="0" w:firstRowLastColumn="0" w:lastRowFirstColumn="0" w:lastRowLastColumn="0"/>
            </w:pPr>
            <w:r>
              <w:t>Report is successfully exported in PDF format.</w:t>
            </w:r>
          </w:p>
          <w:p w14:paraId="305589B7" w14:textId="6F25FCE9" w:rsidR="00A01350" w:rsidRDefault="00A01350" w:rsidP="00C86BF5">
            <w:pPr>
              <w:spacing w:line="360" w:lineRule="auto"/>
              <w:cnfStyle w:val="000000100000" w:firstRow="0" w:lastRow="0" w:firstColumn="0" w:lastColumn="0" w:oddVBand="0" w:evenVBand="0" w:oddHBand="1" w:evenHBand="0" w:firstRowFirstColumn="0" w:firstRowLastColumn="0" w:lastRowFirstColumn="0" w:lastRowLastColumn="0"/>
            </w:pPr>
            <w:r>
              <w:t xml:space="preserve">Types of report will be displayed </w:t>
            </w:r>
            <w:r w:rsidR="00D11B21">
              <w:t xml:space="preserve"> in the pdf </w:t>
            </w:r>
            <w:r>
              <w:t>with can be arranged by:</w:t>
            </w:r>
          </w:p>
          <w:p w14:paraId="5C90F883" w14:textId="77777777" w:rsidR="00A01350" w:rsidRDefault="00A01350" w:rsidP="00795020">
            <w:pPr>
              <w:pStyle w:val="ListParagraph"/>
              <w:numPr>
                <w:ilvl w:val="0"/>
                <w:numId w:val="45"/>
              </w:numPr>
              <w:spacing w:before="0" w:line="360" w:lineRule="auto"/>
              <w:cnfStyle w:val="000000100000" w:firstRow="0" w:lastRow="0" w:firstColumn="0" w:lastColumn="0" w:oddVBand="0" w:evenVBand="0" w:oddHBand="1" w:evenHBand="0" w:firstRowFirstColumn="0" w:firstRowLastColumn="0" w:lastRowFirstColumn="0" w:lastRowLastColumn="0"/>
            </w:pPr>
            <w:r>
              <w:t>Type: Active Threads over Time, Response Time over Time, Hit per second.</w:t>
            </w:r>
          </w:p>
          <w:p w14:paraId="409A9AEC" w14:textId="77777777" w:rsidR="00A01350" w:rsidRDefault="00A01350" w:rsidP="00795020">
            <w:pPr>
              <w:pStyle w:val="ListParagraph"/>
              <w:numPr>
                <w:ilvl w:val="0"/>
                <w:numId w:val="45"/>
              </w:numPr>
              <w:spacing w:before="0" w:line="360" w:lineRule="auto"/>
              <w:cnfStyle w:val="000000100000" w:firstRow="0" w:lastRow="0" w:firstColumn="0" w:lastColumn="0" w:oddVBand="0" w:evenVBand="0" w:oddHBand="1" w:evenHBand="0" w:firstRowFirstColumn="0" w:firstRowLastColumn="0" w:lastRowFirstColumn="0" w:lastRowLastColumn="0"/>
            </w:pPr>
            <w:r>
              <w:t>Transaction.</w:t>
            </w:r>
          </w:p>
        </w:tc>
      </w:tr>
      <w:tr w:rsidR="00A01350" w14:paraId="1B6C0E68"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669DE14E" w14:textId="77777777" w:rsidR="00A01350" w:rsidRDefault="00A01350" w:rsidP="00C86BF5">
            <w:pPr>
              <w:spacing w:line="360" w:lineRule="auto"/>
            </w:pPr>
            <w:r>
              <w:t>Failed End Condition</w:t>
            </w:r>
          </w:p>
        </w:tc>
        <w:tc>
          <w:tcPr>
            <w:tcW w:w="6452" w:type="dxa"/>
          </w:tcPr>
          <w:p w14:paraId="51D96106" w14:textId="77777777" w:rsidR="00A01350" w:rsidRDefault="00A01350" w:rsidP="00C86BF5">
            <w:pPr>
              <w:spacing w:line="360" w:lineRule="auto"/>
              <w:cnfStyle w:val="000000000000" w:firstRow="0" w:lastRow="0" w:firstColumn="0" w:lastColumn="0" w:oddVBand="0" w:evenVBand="0" w:oddHBand="0" w:evenHBand="0" w:firstRowFirstColumn="0" w:firstRowLastColumn="0" w:lastRowFirstColumn="0" w:lastRowLastColumn="0"/>
            </w:pPr>
            <w:r>
              <w:t>Error messages will appear and list all of errors with guidance.</w:t>
            </w:r>
          </w:p>
        </w:tc>
      </w:tr>
      <w:tr w:rsidR="00A01350" w14:paraId="1159FD13"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B715C7D" w14:textId="77777777" w:rsidR="00A01350" w:rsidRDefault="00A01350" w:rsidP="00C86BF5">
            <w:pPr>
              <w:spacing w:line="360" w:lineRule="auto"/>
            </w:pPr>
            <w:r>
              <w:t>Special Requirements</w:t>
            </w:r>
          </w:p>
        </w:tc>
        <w:tc>
          <w:tcPr>
            <w:tcW w:w="6452" w:type="dxa"/>
          </w:tcPr>
          <w:p w14:paraId="66F5DD6E" w14:textId="77777777" w:rsidR="00A01350" w:rsidRDefault="00A01350" w:rsidP="00C86BF5">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013CC3BE" w14:textId="77777777" w:rsidR="00A01350" w:rsidRDefault="00A01350" w:rsidP="00C86BF5">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delay must less than 1 minute.</w:t>
            </w:r>
          </w:p>
          <w:p w14:paraId="132E1064" w14:textId="77777777" w:rsidR="00A01350" w:rsidRDefault="00A01350" w:rsidP="00C86BF5">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report must able to display different transactions and types of report.</w:t>
            </w:r>
          </w:p>
          <w:p w14:paraId="693780ED" w14:textId="77777777" w:rsidR="00A01350" w:rsidRDefault="00A01350" w:rsidP="00C86BF5">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Able to export the report as PNG or Jpeg format.</w:t>
            </w:r>
          </w:p>
        </w:tc>
      </w:tr>
    </w:tbl>
    <w:p w14:paraId="6C55C620" w14:textId="77777777" w:rsidR="0067292D" w:rsidRDefault="0067292D" w:rsidP="00177E9D"/>
    <w:tbl>
      <w:tblPr>
        <w:tblStyle w:val="GridTable4-Accent1"/>
        <w:tblW w:w="0" w:type="auto"/>
        <w:tblLook w:val="04A0" w:firstRow="1" w:lastRow="0" w:firstColumn="1" w:lastColumn="0" w:noHBand="0" w:noVBand="1"/>
      </w:tblPr>
      <w:tblGrid>
        <w:gridCol w:w="2335"/>
        <w:gridCol w:w="6452"/>
      </w:tblGrid>
      <w:tr w:rsidR="0086637E" w14:paraId="7AE4E90A" w14:textId="77777777" w:rsidTr="00C8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CA0A254" w14:textId="49960497" w:rsidR="0086637E" w:rsidRDefault="0086637E" w:rsidP="00C86BF5">
            <w:pPr>
              <w:spacing w:line="360" w:lineRule="auto"/>
            </w:pPr>
            <w:r>
              <w:t>RE5-4</w:t>
            </w:r>
          </w:p>
        </w:tc>
        <w:tc>
          <w:tcPr>
            <w:tcW w:w="6452" w:type="dxa"/>
          </w:tcPr>
          <w:p w14:paraId="6980525F" w14:textId="63D3DE51" w:rsidR="0086637E" w:rsidRDefault="0086637E" w:rsidP="00C86BF5">
            <w:pPr>
              <w:spacing w:line="360" w:lineRule="auto"/>
              <w:cnfStyle w:val="100000000000" w:firstRow="1" w:lastRow="0" w:firstColumn="0" w:lastColumn="0" w:oddVBand="0" w:evenVBand="0" w:oddHBand="0" w:evenHBand="0" w:firstRowFirstColumn="0" w:firstRowLastColumn="0" w:lastRowFirstColumn="0" w:lastRowLastColumn="0"/>
            </w:pPr>
            <w:r>
              <w:t>View test run history</w:t>
            </w:r>
          </w:p>
        </w:tc>
      </w:tr>
      <w:tr w:rsidR="0086637E" w14:paraId="2CB4049F"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CD1F5E" w14:textId="77777777" w:rsidR="0086637E" w:rsidRDefault="0086637E" w:rsidP="00C86BF5">
            <w:pPr>
              <w:spacing w:line="360" w:lineRule="auto"/>
            </w:pPr>
            <w:r>
              <w:t>Description</w:t>
            </w:r>
          </w:p>
        </w:tc>
        <w:tc>
          <w:tcPr>
            <w:tcW w:w="6452" w:type="dxa"/>
          </w:tcPr>
          <w:p w14:paraId="6A392101" w14:textId="7528D553" w:rsidR="0086637E" w:rsidRDefault="0086637E" w:rsidP="0086637E">
            <w:pPr>
              <w:spacing w:line="360" w:lineRule="auto"/>
              <w:cnfStyle w:val="000000100000" w:firstRow="0" w:lastRow="0" w:firstColumn="0" w:lastColumn="0" w:oddVBand="0" w:evenVBand="0" w:oddHBand="1" w:evenHBand="0" w:firstRowFirstColumn="0" w:firstRowLastColumn="0" w:lastRowFirstColumn="0" w:lastRowLastColumn="0"/>
            </w:pPr>
            <w:r>
              <w:t>After multiple executions of the same test. The user want to review the previous result report of the same test.</w:t>
            </w:r>
          </w:p>
        </w:tc>
      </w:tr>
      <w:tr w:rsidR="0086637E" w14:paraId="3BE0D1B1"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112218C3" w14:textId="77777777" w:rsidR="0086637E" w:rsidRDefault="0086637E" w:rsidP="00C86BF5">
            <w:pPr>
              <w:spacing w:line="360" w:lineRule="auto"/>
            </w:pPr>
            <w:r>
              <w:t>Stakeholders</w:t>
            </w:r>
          </w:p>
        </w:tc>
        <w:tc>
          <w:tcPr>
            <w:tcW w:w="6452" w:type="dxa"/>
          </w:tcPr>
          <w:p w14:paraId="641CB1E0" w14:textId="77777777" w:rsidR="0086637E" w:rsidRDefault="0086637E" w:rsidP="00C86BF5">
            <w:pPr>
              <w:spacing w:line="360" w:lineRule="auto"/>
              <w:cnfStyle w:val="000000000000" w:firstRow="0" w:lastRow="0" w:firstColumn="0" w:lastColumn="0" w:oddVBand="0" w:evenVBand="0" w:oddHBand="0" w:evenHBand="0" w:firstRowFirstColumn="0" w:firstRowLastColumn="0" w:lastRowFirstColumn="0" w:lastRowLastColumn="0"/>
            </w:pPr>
            <w:r>
              <w:t>Testers, project manager, admin</w:t>
            </w:r>
          </w:p>
        </w:tc>
      </w:tr>
      <w:tr w:rsidR="0086637E" w14:paraId="5C2B519D"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D93BAF" w14:textId="77777777" w:rsidR="0086637E" w:rsidRDefault="0086637E" w:rsidP="00C86BF5">
            <w:pPr>
              <w:spacing w:line="360" w:lineRule="auto"/>
            </w:pPr>
            <w:r>
              <w:t>Actors</w:t>
            </w:r>
          </w:p>
        </w:tc>
        <w:tc>
          <w:tcPr>
            <w:tcW w:w="6452" w:type="dxa"/>
          </w:tcPr>
          <w:p w14:paraId="3AD36DE2" w14:textId="77777777" w:rsidR="0086637E" w:rsidRDefault="0086637E" w:rsidP="00C86BF5">
            <w:pPr>
              <w:spacing w:line="360" w:lineRule="auto"/>
              <w:cnfStyle w:val="000000100000" w:firstRow="0" w:lastRow="0" w:firstColumn="0" w:lastColumn="0" w:oddVBand="0" w:evenVBand="0" w:oddHBand="1" w:evenHBand="0" w:firstRowFirstColumn="0" w:firstRowLastColumn="0" w:lastRowFirstColumn="0" w:lastRowLastColumn="0"/>
            </w:pPr>
            <w:r>
              <w:t>User</w:t>
            </w:r>
          </w:p>
        </w:tc>
      </w:tr>
      <w:tr w:rsidR="0086637E" w14:paraId="1A93EA22"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04E6DE10" w14:textId="77777777" w:rsidR="0086637E" w:rsidRDefault="0086637E" w:rsidP="00C86BF5">
            <w:pPr>
              <w:spacing w:line="360" w:lineRule="auto"/>
            </w:pPr>
            <w:r>
              <w:t>Trigger</w:t>
            </w:r>
          </w:p>
        </w:tc>
        <w:tc>
          <w:tcPr>
            <w:tcW w:w="6452" w:type="dxa"/>
          </w:tcPr>
          <w:p w14:paraId="27E1C01D" w14:textId="5099722C" w:rsidR="0086637E" w:rsidRDefault="0086637E" w:rsidP="0086637E">
            <w:pPr>
              <w:spacing w:line="360" w:lineRule="auto"/>
              <w:cnfStyle w:val="000000000000" w:firstRow="0" w:lastRow="0" w:firstColumn="0" w:lastColumn="0" w:oddVBand="0" w:evenVBand="0" w:oddHBand="0" w:evenHBand="0" w:firstRowFirstColumn="0" w:firstRowLastColumn="0" w:lastRowFirstColumn="0" w:lastRowLastColumn="0"/>
            </w:pPr>
            <w:r>
              <w:t>The user want view history of the test report.</w:t>
            </w:r>
          </w:p>
        </w:tc>
      </w:tr>
      <w:tr w:rsidR="0086637E" w14:paraId="4AC1812C" w14:textId="77777777" w:rsidTr="00C86B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335" w:type="dxa"/>
          </w:tcPr>
          <w:p w14:paraId="3789ECC6" w14:textId="77777777" w:rsidR="0086637E" w:rsidRDefault="0086637E" w:rsidP="00C86BF5">
            <w:pPr>
              <w:spacing w:line="360" w:lineRule="auto"/>
            </w:pPr>
            <w:r>
              <w:t>Inputs</w:t>
            </w:r>
          </w:p>
        </w:tc>
        <w:tc>
          <w:tcPr>
            <w:tcW w:w="6452" w:type="dxa"/>
          </w:tcPr>
          <w:p w14:paraId="414D3A47" w14:textId="77777777" w:rsidR="0086637E" w:rsidRDefault="0086637E" w:rsidP="00C86BF5">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86637E" w14:paraId="7F2261BC"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7C85447B" w14:textId="77777777" w:rsidR="0086637E" w:rsidRDefault="0086637E" w:rsidP="00C86BF5">
            <w:pPr>
              <w:spacing w:line="360" w:lineRule="auto"/>
            </w:pPr>
            <w:r>
              <w:t>Preconditions</w:t>
            </w:r>
          </w:p>
        </w:tc>
        <w:tc>
          <w:tcPr>
            <w:tcW w:w="6452" w:type="dxa"/>
          </w:tcPr>
          <w:p w14:paraId="1FA1182C" w14:textId="77777777" w:rsidR="0086637E" w:rsidRDefault="0086637E" w:rsidP="00C86BF5">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The user is logged in.</w:t>
            </w:r>
          </w:p>
          <w:p w14:paraId="022922A2" w14:textId="77777777" w:rsidR="0086637E" w:rsidRDefault="0086637E" w:rsidP="00C86BF5">
            <w:pPr>
              <w:pStyle w:val="ListParagraph"/>
              <w:numPr>
                <w:ilvl w:val="0"/>
                <w:numId w:val="18"/>
              </w:numPr>
              <w:spacing w:before="0" w:line="360" w:lineRule="auto"/>
              <w:cnfStyle w:val="000000000000" w:firstRow="0" w:lastRow="0" w:firstColumn="0" w:lastColumn="0" w:oddVBand="0" w:evenVBand="0" w:oddHBand="0" w:evenHBand="0" w:firstRowFirstColumn="0" w:firstRowLastColumn="0" w:lastRowFirstColumn="0" w:lastRowLastColumn="0"/>
            </w:pPr>
            <w:r>
              <w:t>Test must be executed once.</w:t>
            </w:r>
          </w:p>
        </w:tc>
      </w:tr>
      <w:tr w:rsidR="0086637E" w14:paraId="3CBA2661"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0C750A" w14:textId="77777777" w:rsidR="0086637E" w:rsidRDefault="0086637E" w:rsidP="00C86BF5">
            <w:pPr>
              <w:spacing w:line="360" w:lineRule="auto"/>
            </w:pPr>
            <w:r>
              <w:t>Main Success Scenario</w:t>
            </w:r>
          </w:p>
        </w:tc>
        <w:tc>
          <w:tcPr>
            <w:tcW w:w="6452" w:type="dxa"/>
          </w:tcPr>
          <w:p w14:paraId="29F2E843" w14:textId="272E0616" w:rsidR="0086637E" w:rsidRDefault="0086637E" w:rsidP="00795020">
            <w:pPr>
              <w:pStyle w:val="ListParagraph"/>
              <w:numPr>
                <w:ilvl w:val="0"/>
                <w:numId w:val="50"/>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will navigate to test report page.</w:t>
            </w:r>
          </w:p>
          <w:p w14:paraId="2BAC2FDE" w14:textId="07B52222" w:rsidR="0086637E" w:rsidRDefault="0086637E" w:rsidP="00795020">
            <w:pPr>
              <w:pStyle w:val="ListParagraph"/>
              <w:numPr>
                <w:ilvl w:val="0"/>
                <w:numId w:val="50"/>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User click to History tab</w:t>
            </w:r>
          </w:p>
          <w:p w14:paraId="66C50DD5" w14:textId="297E8A1B" w:rsidR="0086637E" w:rsidRDefault="0086637E" w:rsidP="00795020">
            <w:pPr>
              <w:pStyle w:val="ListParagraph"/>
              <w:numPr>
                <w:ilvl w:val="0"/>
                <w:numId w:val="50"/>
              </w:numPr>
              <w:spacing w:before="0" w:line="360" w:lineRule="auto"/>
              <w:ind w:left="342"/>
              <w:cnfStyle w:val="000000100000" w:firstRow="0" w:lastRow="0" w:firstColumn="0" w:lastColumn="0" w:oddVBand="0" w:evenVBand="0" w:oddHBand="1" w:evenHBand="0" w:firstRowFirstColumn="0" w:firstRowLastColumn="0" w:lastRowFirstColumn="0" w:lastRowLastColumn="0"/>
            </w:pPr>
            <w:r>
              <w:t>System will display all reports has been created by the test.</w:t>
            </w:r>
          </w:p>
          <w:p w14:paraId="30B086C3" w14:textId="5E6FBFD0" w:rsidR="00BA6A75" w:rsidRDefault="0086637E" w:rsidP="00795020">
            <w:pPr>
              <w:pStyle w:val="ListParagraph"/>
              <w:numPr>
                <w:ilvl w:val="0"/>
                <w:numId w:val="50"/>
              </w:numPr>
              <w:spacing w:before="0" w:line="360" w:lineRule="auto"/>
              <w:ind w:left="342"/>
              <w:cnfStyle w:val="000000100000" w:firstRow="0" w:lastRow="0" w:firstColumn="0" w:lastColumn="0" w:oddVBand="0" w:evenVBand="0" w:oddHBand="1" w:evenHBand="0" w:firstRowFirstColumn="0" w:firstRowLastColumn="0" w:lastRowFirstColumn="0" w:lastRowLastColumn="0"/>
            </w:pPr>
            <w:r>
              <w:t>Use</w:t>
            </w:r>
            <w:r w:rsidR="00BA6A75">
              <w:t xml:space="preserve"> Case end.</w:t>
            </w:r>
          </w:p>
          <w:p w14:paraId="7F2EAD45" w14:textId="4715424E" w:rsidR="0086637E" w:rsidRDefault="0086637E" w:rsidP="00BA6A75">
            <w:pPr>
              <w:spacing w:before="0" w:line="360" w:lineRule="auto"/>
              <w:cnfStyle w:val="000000100000" w:firstRow="0" w:lastRow="0" w:firstColumn="0" w:lastColumn="0" w:oddVBand="0" w:evenVBand="0" w:oddHBand="1" w:evenHBand="0" w:firstRowFirstColumn="0" w:firstRowLastColumn="0" w:lastRowFirstColumn="0" w:lastRowLastColumn="0"/>
            </w:pPr>
          </w:p>
        </w:tc>
      </w:tr>
      <w:tr w:rsidR="0086637E" w14:paraId="3B522413"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4C5F29E2" w14:textId="77777777" w:rsidR="0086637E" w:rsidRDefault="0086637E" w:rsidP="00C86BF5">
            <w:pPr>
              <w:spacing w:line="360" w:lineRule="auto"/>
            </w:pPr>
            <w:r>
              <w:t>Alternative Scenarios</w:t>
            </w:r>
          </w:p>
        </w:tc>
        <w:tc>
          <w:tcPr>
            <w:tcW w:w="6452" w:type="dxa"/>
          </w:tcPr>
          <w:p w14:paraId="79D6AA59" w14:textId="77777777" w:rsidR="0086637E" w:rsidRDefault="0086637E" w:rsidP="00C86BF5">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86637E" w14:paraId="68D59851"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93EBD99" w14:textId="77777777" w:rsidR="0086637E" w:rsidRDefault="0086637E" w:rsidP="00C86BF5">
            <w:pPr>
              <w:spacing w:line="360" w:lineRule="auto"/>
            </w:pPr>
            <w:r>
              <w:t>Success End Condition</w:t>
            </w:r>
          </w:p>
        </w:tc>
        <w:tc>
          <w:tcPr>
            <w:tcW w:w="6452" w:type="dxa"/>
          </w:tcPr>
          <w:p w14:paraId="1CA45ECD" w14:textId="1BB83955" w:rsidR="0086637E" w:rsidRDefault="00BA6A75" w:rsidP="00BA6A75">
            <w:pPr>
              <w:spacing w:before="0" w:line="360" w:lineRule="auto"/>
              <w:cnfStyle w:val="000000100000" w:firstRow="0" w:lastRow="0" w:firstColumn="0" w:lastColumn="0" w:oddVBand="0" w:evenVBand="0" w:oddHBand="1" w:evenHBand="0" w:firstRowFirstColumn="0" w:firstRowLastColumn="0" w:lastRowFirstColumn="0" w:lastRowLastColumn="0"/>
            </w:pPr>
            <w:r>
              <w:t>Successfully view the history of test executions and linked reports.</w:t>
            </w:r>
          </w:p>
        </w:tc>
      </w:tr>
      <w:tr w:rsidR="0086637E" w14:paraId="03FE8E96" w14:textId="77777777" w:rsidTr="00C86BF5">
        <w:tc>
          <w:tcPr>
            <w:cnfStyle w:val="001000000000" w:firstRow="0" w:lastRow="0" w:firstColumn="1" w:lastColumn="0" w:oddVBand="0" w:evenVBand="0" w:oddHBand="0" w:evenHBand="0" w:firstRowFirstColumn="0" w:firstRowLastColumn="0" w:lastRowFirstColumn="0" w:lastRowLastColumn="0"/>
            <w:tcW w:w="2335" w:type="dxa"/>
          </w:tcPr>
          <w:p w14:paraId="65413DF4" w14:textId="77777777" w:rsidR="0086637E" w:rsidRDefault="0086637E" w:rsidP="00C86BF5">
            <w:pPr>
              <w:spacing w:line="360" w:lineRule="auto"/>
            </w:pPr>
            <w:r>
              <w:t>Failed End Condition</w:t>
            </w:r>
          </w:p>
        </w:tc>
        <w:tc>
          <w:tcPr>
            <w:tcW w:w="6452" w:type="dxa"/>
          </w:tcPr>
          <w:p w14:paraId="12F2B460" w14:textId="77777777" w:rsidR="0086637E" w:rsidRDefault="0086637E" w:rsidP="00C86BF5">
            <w:pPr>
              <w:spacing w:line="360" w:lineRule="auto"/>
              <w:cnfStyle w:val="000000000000" w:firstRow="0" w:lastRow="0" w:firstColumn="0" w:lastColumn="0" w:oddVBand="0" w:evenVBand="0" w:oddHBand="0" w:evenHBand="0" w:firstRowFirstColumn="0" w:firstRowLastColumn="0" w:lastRowFirstColumn="0" w:lastRowLastColumn="0"/>
            </w:pPr>
            <w:r>
              <w:t>Error messages will appear and list all of errors with guidance.</w:t>
            </w:r>
          </w:p>
        </w:tc>
      </w:tr>
      <w:tr w:rsidR="0086637E" w14:paraId="6BBAC4BC" w14:textId="77777777" w:rsidTr="00C86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7B0BD73" w14:textId="77777777" w:rsidR="0086637E" w:rsidRDefault="0086637E" w:rsidP="00C86BF5">
            <w:pPr>
              <w:spacing w:line="360" w:lineRule="auto"/>
            </w:pPr>
            <w:r>
              <w:t>Special Requirements</w:t>
            </w:r>
          </w:p>
        </w:tc>
        <w:tc>
          <w:tcPr>
            <w:tcW w:w="6452" w:type="dxa"/>
          </w:tcPr>
          <w:p w14:paraId="3260BE05" w14:textId="77777777" w:rsidR="0086637E" w:rsidRDefault="0086637E" w:rsidP="00C86BF5">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System’s interface must be user-friendly.</w:t>
            </w:r>
          </w:p>
          <w:p w14:paraId="50D3E310" w14:textId="5BF55ED7" w:rsidR="0086637E" w:rsidRDefault="0086637E" w:rsidP="00BA6A75">
            <w:pPr>
              <w:pStyle w:val="ListParagraph"/>
              <w:numPr>
                <w:ilvl w:val="0"/>
                <w:numId w:val="11"/>
              </w:numPr>
              <w:spacing w:before="0" w:line="360" w:lineRule="auto"/>
              <w:cnfStyle w:val="000000100000" w:firstRow="0" w:lastRow="0" w:firstColumn="0" w:lastColumn="0" w:oddVBand="0" w:evenVBand="0" w:oddHBand="1" w:evenHBand="0" w:firstRowFirstColumn="0" w:firstRowLastColumn="0" w:lastRowFirstColumn="0" w:lastRowLastColumn="0"/>
            </w:pPr>
            <w:r>
              <w:t>The delay must less than 1 minute.</w:t>
            </w:r>
          </w:p>
        </w:tc>
      </w:tr>
    </w:tbl>
    <w:p w14:paraId="59C3B7DE" w14:textId="77777777" w:rsidR="0086637E" w:rsidRDefault="0086637E" w:rsidP="00177E9D"/>
    <w:p w14:paraId="1A418BB2" w14:textId="19512B41" w:rsidR="00183111" w:rsidRDefault="00183111" w:rsidP="00183111">
      <w:pPr>
        <w:pStyle w:val="Heading3"/>
      </w:pPr>
      <w:bookmarkStart w:id="994" w:name="_Toc480721551"/>
      <w:r>
        <w:t>Agent Management</w:t>
      </w:r>
      <w:bookmarkEnd w:id="994"/>
      <w:r>
        <w:br/>
      </w:r>
    </w:p>
    <w:p w14:paraId="24F9AC3B" w14:textId="609F83E8" w:rsidR="00183111" w:rsidRPr="00183111" w:rsidRDefault="00D16B54" w:rsidP="00183111">
      <w:r>
        <w:rPr>
          <w:noProof/>
          <w:lang w:eastAsia="en-US"/>
        </w:rPr>
        <w:drawing>
          <wp:inline distT="0" distB="0" distL="0" distR="0" wp14:anchorId="62944946" wp14:editId="4F1B3402">
            <wp:extent cx="5586095" cy="5728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6095" cy="572897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1873"/>
        <w:gridCol w:w="6914"/>
      </w:tblGrid>
      <w:tr w:rsidR="00B028C4" w:rsidRPr="008802D9" w14:paraId="1A57D899" w14:textId="77777777" w:rsidTr="0067292D">
        <w:trPr>
          <w:cnfStyle w:val="100000000000" w:firstRow="1" w:lastRow="0" w:firstColumn="0" w:lastColumn="0" w:oddVBand="0" w:evenVBand="0" w:oddHBand="0" w:evenHBand="0" w:firstRowFirstColumn="0" w:firstRowLastColumn="0" w:lastRowFirstColumn="0" w:lastRowLastColumn="0"/>
          <w:ins w:id="99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4A76421" w14:textId="579EDBEA" w:rsidR="00B028C4" w:rsidRPr="00354CBB" w:rsidRDefault="00B028C4" w:rsidP="0067292D">
            <w:pPr>
              <w:spacing w:line="360" w:lineRule="auto"/>
              <w:rPr>
                <w:ins w:id="996" w:author="FIXED-TERM Le Huynh Anh Tuan (RBVH/ETI14)" w:date="2016-12-29T14:54:00Z"/>
              </w:rPr>
            </w:pPr>
            <w:r>
              <w:t>RE6-1</w:t>
            </w:r>
          </w:p>
        </w:tc>
        <w:tc>
          <w:tcPr>
            <w:tcW w:w="6655" w:type="dxa"/>
          </w:tcPr>
          <w:p w14:paraId="14B90DEC" w14:textId="5387FF1C" w:rsidR="00B028C4" w:rsidRPr="00354CBB" w:rsidRDefault="00B028C4" w:rsidP="00B028C4">
            <w:pPr>
              <w:spacing w:line="360" w:lineRule="auto"/>
              <w:cnfStyle w:val="100000000000" w:firstRow="1" w:lastRow="0" w:firstColumn="0" w:lastColumn="0" w:oddVBand="0" w:evenVBand="0" w:oddHBand="0" w:evenHBand="0" w:firstRowFirstColumn="0" w:firstRowLastColumn="0" w:lastRowFirstColumn="0" w:lastRowLastColumn="0"/>
              <w:rPr>
                <w:ins w:id="997" w:author="FIXED-TERM Le Huynh Anh Tuan (RBVH/ETI14)" w:date="2016-12-29T14:54:00Z"/>
              </w:rPr>
            </w:pPr>
            <w:ins w:id="998" w:author="FIXED-TERM Le Huynh Anh Tuan (RBVH/ETI14)" w:date="2016-12-29T14:54:00Z">
              <w:r w:rsidRPr="00354CBB">
                <w:t xml:space="preserve">Create new </w:t>
              </w:r>
            </w:ins>
            <w:r>
              <w:t>Agent</w:t>
            </w:r>
          </w:p>
        </w:tc>
      </w:tr>
      <w:tr w:rsidR="00B028C4" w:rsidRPr="008802D9" w14:paraId="5EBDA5A1" w14:textId="77777777" w:rsidTr="0067292D">
        <w:trPr>
          <w:cnfStyle w:val="000000100000" w:firstRow="0" w:lastRow="0" w:firstColumn="0" w:lastColumn="0" w:oddVBand="0" w:evenVBand="0" w:oddHBand="1" w:evenHBand="0" w:firstRowFirstColumn="0" w:firstRowLastColumn="0" w:lastRowFirstColumn="0" w:lastRowLastColumn="0"/>
          <w:ins w:id="99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71D3276" w14:textId="77777777" w:rsidR="00B028C4" w:rsidRPr="007D2FEC" w:rsidRDefault="00B028C4" w:rsidP="0067292D">
            <w:pPr>
              <w:spacing w:line="360" w:lineRule="auto"/>
              <w:rPr>
                <w:ins w:id="1000" w:author="FIXED-TERM Le Huynh Anh Tuan (RBVH/ETI14)" w:date="2016-12-29T14:54:00Z"/>
              </w:rPr>
            </w:pPr>
            <w:ins w:id="1001" w:author="FIXED-TERM Le Huynh Anh Tuan (RBVH/ETI14)" w:date="2016-12-29T14:54:00Z">
              <w:r w:rsidRPr="007D2FEC">
                <w:t>Description</w:t>
              </w:r>
            </w:ins>
          </w:p>
        </w:tc>
        <w:tc>
          <w:tcPr>
            <w:tcW w:w="6655" w:type="dxa"/>
          </w:tcPr>
          <w:p w14:paraId="76259A47" w14:textId="7BF3860B" w:rsidR="00B028C4" w:rsidRPr="002B0B81" w:rsidRDefault="00B028C4" w:rsidP="0067292D">
            <w:pPr>
              <w:cnfStyle w:val="000000100000" w:firstRow="0" w:lastRow="0" w:firstColumn="0" w:lastColumn="0" w:oddVBand="0" w:evenVBand="0" w:oddHBand="1" w:evenHBand="0" w:firstRowFirstColumn="0" w:firstRowLastColumn="0" w:lastRowFirstColumn="0" w:lastRowLastColumn="0"/>
              <w:rPr>
                <w:ins w:id="1002" w:author="FIXED-TERM Le Huynh Anh Tuan (RBVH/ETI14)" w:date="2016-12-29T14:54:00Z"/>
                <w:rFonts w:ascii="Cambria" w:hAnsi="Cambria" w:cs="Tahoma"/>
              </w:rPr>
            </w:pPr>
            <w:ins w:id="1003" w:author="FIXED-TERM Le Huynh Anh Tuan (RBVH/ETI14)" w:date="2016-12-29T14:54:00Z">
              <w:r w:rsidRPr="002B0B81">
                <w:rPr>
                  <w:rFonts w:ascii="Cambria" w:hAnsi="Cambria" w:cs="Tahoma"/>
                </w:rPr>
                <w:t xml:space="preserve">An administrator of the System creates a new </w:t>
              </w:r>
            </w:ins>
            <w:r>
              <w:rPr>
                <w:rFonts w:ascii="Cambria" w:hAnsi="Cambria" w:cs="Tahoma"/>
              </w:rPr>
              <w:t>agent computer</w:t>
            </w:r>
            <w:ins w:id="1004" w:author="FIXED-TERM Le Huynh Anh Tuan (RBVH/ETI14)" w:date="2016-12-29T14:54:00Z">
              <w:r w:rsidRPr="002B0B81">
                <w:rPr>
                  <w:rFonts w:ascii="Cambria" w:hAnsi="Cambria" w:cs="Tahoma"/>
                </w:rPr>
                <w:t xml:space="preserve"> to the database</w:t>
              </w:r>
            </w:ins>
          </w:p>
          <w:p w14:paraId="1B9C8597"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005" w:author="FIXED-TERM Le Huynh Anh Tuan (RBVH/ETI14)" w:date="2016-12-29T14:54:00Z"/>
                <w:rFonts w:ascii="Cambria" w:hAnsi="Cambria" w:cs="Tahoma"/>
              </w:rPr>
            </w:pPr>
          </w:p>
        </w:tc>
      </w:tr>
      <w:tr w:rsidR="00B028C4" w:rsidRPr="008802D9" w14:paraId="274C1F13" w14:textId="77777777" w:rsidTr="0067292D">
        <w:trPr>
          <w:ins w:id="100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C87FF09" w14:textId="77777777" w:rsidR="00B028C4" w:rsidRPr="007D2FEC" w:rsidRDefault="00B028C4" w:rsidP="0067292D">
            <w:pPr>
              <w:spacing w:line="360" w:lineRule="auto"/>
              <w:rPr>
                <w:ins w:id="1007" w:author="FIXED-TERM Le Huynh Anh Tuan (RBVH/ETI14)" w:date="2016-12-29T14:54:00Z"/>
              </w:rPr>
            </w:pPr>
            <w:ins w:id="1008" w:author="FIXED-TERM Le Huynh Anh Tuan (RBVH/ETI14)" w:date="2016-12-29T14:54:00Z">
              <w:r w:rsidRPr="007D2FEC">
                <w:t>Stakeholders</w:t>
              </w:r>
            </w:ins>
          </w:p>
        </w:tc>
        <w:tc>
          <w:tcPr>
            <w:tcW w:w="6655" w:type="dxa"/>
          </w:tcPr>
          <w:p w14:paraId="784FC52C"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009" w:author="FIXED-TERM Le Huynh Anh Tuan (RBVH/ETI14)" w:date="2016-12-29T14:54:00Z"/>
                <w:rFonts w:ascii="Cambria" w:hAnsi="Cambria" w:cs="Tahoma"/>
              </w:rPr>
            </w:pPr>
            <w:ins w:id="1010" w:author="FIXED-TERM Le Huynh Anh Tuan (RBVH/ETI14)" w:date="2016-12-29T14:54:00Z">
              <w:r w:rsidRPr="008802D9">
                <w:rPr>
                  <w:rFonts w:ascii="Cambria" w:hAnsi="Cambria" w:cs="Tahoma"/>
                </w:rPr>
                <w:t>Testers, project manager, admin</w:t>
              </w:r>
            </w:ins>
          </w:p>
        </w:tc>
      </w:tr>
      <w:tr w:rsidR="00B028C4" w:rsidRPr="008802D9" w14:paraId="10293E2B" w14:textId="77777777" w:rsidTr="0067292D">
        <w:trPr>
          <w:cnfStyle w:val="000000100000" w:firstRow="0" w:lastRow="0" w:firstColumn="0" w:lastColumn="0" w:oddVBand="0" w:evenVBand="0" w:oddHBand="1" w:evenHBand="0" w:firstRowFirstColumn="0" w:firstRowLastColumn="0" w:lastRowFirstColumn="0" w:lastRowLastColumn="0"/>
          <w:ins w:id="101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E50D992" w14:textId="77777777" w:rsidR="00B028C4" w:rsidRPr="007D2FEC" w:rsidRDefault="00B028C4" w:rsidP="0067292D">
            <w:pPr>
              <w:spacing w:line="360" w:lineRule="auto"/>
              <w:rPr>
                <w:ins w:id="1012" w:author="FIXED-TERM Le Huynh Anh Tuan (RBVH/ETI14)" w:date="2016-12-29T14:54:00Z"/>
              </w:rPr>
            </w:pPr>
            <w:ins w:id="1013" w:author="FIXED-TERM Le Huynh Anh Tuan (RBVH/ETI14)" w:date="2016-12-29T14:54:00Z">
              <w:r w:rsidRPr="007D2FEC">
                <w:t>Actors</w:t>
              </w:r>
            </w:ins>
          </w:p>
        </w:tc>
        <w:tc>
          <w:tcPr>
            <w:tcW w:w="6655" w:type="dxa"/>
          </w:tcPr>
          <w:p w14:paraId="6EB77C52"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014" w:author="FIXED-TERM Le Huynh Anh Tuan (RBVH/ETI14)" w:date="2016-12-29T14:54:00Z"/>
                <w:rFonts w:ascii="Cambria" w:hAnsi="Cambria" w:cs="Tahoma"/>
              </w:rPr>
            </w:pPr>
            <w:ins w:id="1015" w:author="FIXED-TERM Le Huynh Anh Tuan (RBVH/ETI14)" w:date="2016-12-29T14:54:00Z">
              <w:r w:rsidRPr="008802D9">
                <w:rPr>
                  <w:rFonts w:ascii="Cambria" w:hAnsi="Cambria" w:cs="Tahoma"/>
                </w:rPr>
                <w:t>Administrator</w:t>
              </w:r>
            </w:ins>
          </w:p>
        </w:tc>
      </w:tr>
      <w:tr w:rsidR="00B028C4" w:rsidRPr="008802D9" w14:paraId="49ED7DED" w14:textId="77777777" w:rsidTr="0067292D">
        <w:trPr>
          <w:ins w:id="101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1942AC26" w14:textId="77777777" w:rsidR="00B028C4" w:rsidRPr="007D2FEC" w:rsidRDefault="00B028C4" w:rsidP="0067292D">
            <w:pPr>
              <w:spacing w:line="360" w:lineRule="auto"/>
              <w:rPr>
                <w:ins w:id="1017" w:author="FIXED-TERM Le Huynh Anh Tuan (RBVH/ETI14)" w:date="2016-12-29T14:54:00Z"/>
              </w:rPr>
            </w:pPr>
            <w:ins w:id="1018" w:author="FIXED-TERM Le Huynh Anh Tuan (RBVH/ETI14)" w:date="2016-12-29T14:54:00Z">
              <w:r w:rsidRPr="007D2FEC">
                <w:t>Trigger</w:t>
              </w:r>
            </w:ins>
          </w:p>
        </w:tc>
        <w:tc>
          <w:tcPr>
            <w:tcW w:w="6655" w:type="dxa"/>
          </w:tcPr>
          <w:p w14:paraId="2DD2EDF2" w14:textId="6E4DCFD8" w:rsidR="00B028C4" w:rsidRPr="008802D9" w:rsidRDefault="00B028C4" w:rsidP="0067292D">
            <w:pPr>
              <w:pStyle w:val="BodyTextIndent"/>
              <w:ind w:left="0"/>
              <w:cnfStyle w:val="000000000000" w:firstRow="0" w:lastRow="0" w:firstColumn="0" w:lastColumn="0" w:oddVBand="0" w:evenVBand="0" w:oddHBand="0" w:evenHBand="0" w:firstRowFirstColumn="0" w:firstRowLastColumn="0" w:lastRowFirstColumn="0" w:lastRowLastColumn="0"/>
              <w:rPr>
                <w:ins w:id="1019" w:author="FIXED-TERM Le Huynh Anh Tuan (RBVH/ETI14)" w:date="2016-12-29T14:54:00Z"/>
                <w:rFonts w:ascii="Cambria" w:hAnsi="Cambria" w:cs="Tahoma"/>
              </w:rPr>
            </w:pPr>
            <w:ins w:id="1020" w:author="FIXED-TERM Le Huynh Anh Tuan (RBVH/ETI14)" w:date="2016-12-29T14:54:00Z">
              <w:r w:rsidRPr="008802D9">
                <w:rPr>
                  <w:rFonts w:ascii="Cambria" w:hAnsi="Cambria" w:cs="Tahoma"/>
                </w:rPr>
                <w:t xml:space="preserve">The administrator want to create new </w:t>
              </w:r>
            </w:ins>
            <w:r>
              <w:rPr>
                <w:rFonts w:ascii="Cambria" w:hAnsi="Cambria" w:cs="Tahoma"/>
              </w:rPr>
              <w:t>agent</w:t>
            </w:r>
          </w:p>
          <w:p w14:paraId="0FFF22FA"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021" w:author="FIXED-TERM Le Huynh Anh Tuan (RBVH/ETI14)" w:date="2016-12-29T14:54:00Z"/>
                <w:rFonts w:ascii="Cambria" w:hAnsi="Cambria" w:cs="Tahoma"/>
              </w:rPr>
            </w:pPr>
          </w:p>
        </w:tc>
      </w:tr>
      <w:tr w:rsidR="00B028C4" w:rsidRPr="008802D9" w14:paraId="103218FF" w14:textId="77777777" w:rsidTr="0067292D">
        <w:trPr>
          <w:cnfStyle w:val="000000100000" w:firstRow="0" w:lastRow="0" w:firstColumn="0" w:lastColumn="0" w:oddVBand="0" w:evenVBand="0" w:oddHBand="1" w:evenHBand="0" w:firstRowFirstColumn="0" w:firstRowLastColumn="0" w:lastRowFirstColumn="0" w:lastRowLastColumn="0"/>
          <w:ins w:id="102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704D446" w14:textId="77777777" w:rsidR="00B028C4" w:rsidRPr="007D2FEC" w:rsidRDefault="00B028C4" w:rsidP="0067292D">
            <w:pPr>
              <w:spacing w:line="360" w:lineRule="auto"/>
              <w:rPr>
                <w:ins w:id="1023" w:author="FIXED-TERM Le Huynh Anh Tuan (RBVH/ETI14)" w:date="2016-12-29T14:54:00Z"/>
              </w:rPr>
            </w:pPr>
            <w:ins w:id="1024" w:author="FIXED-TERM Le Huynh Anh Tuan (RBVH/ETI14)" w:date="2016-12-29T14:54:00Z">
              <w:r w:rsidRPr="007D2FEC">
                <w:t>Inputs</w:t>
              </w:r>
            </w:ins>
          </w:p>
        </w:tc>
        <w:tc>
          <w:tcPr>
            <w:tcW w:w="6655" w:type="dxa"/>
          </w:tcPr>
          <w:tbl>
            <w:tblPr>
              <w:tblpPr w:leftFromText="180" w:rightFromText="180" w:horzAnchor="margin" w:tblpY="420"/>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78"/>
              <w:gridCol w:w="1095"/>
              <w:gridCol w:w="4215"/>
            </w:tblGrid>
            <w:tr w:rsidR="00B028C4" w:rsidRPr="002B0B81" w14:paraId="691B0850" w14:textId="77777777" w:rsidTr="0067292D">
              <w:trPr>
                <w:trHeight w:val="436"/>
                <w:ins w:id="1025" w:author="FIXED-TERM Le Huynh Anh Tuan (RBVH/ETI14)" w:date="2016-12-29T14:54:00Z"/>
              </w:trPr>
              <w:tc>
                <w:tcPr>
                  <w:tcW w:w="1378" w:type="dxa"/>
                  <w:shd w:val="clear" w:color="auto" w:fill="EBE9E2" w:themeFill="accent6" w:themeFillTint="33"/>
                  <w:vAlign w:val="center"/>
                </w:tcPr>
                <w:p w14:paraId="4F505FD7" w14:textId="77777777" w:rsidR="00B028C4" w:rsidRPr="006E5840" w:rsidRDefault="00B028C4" w:rsidP="0067292D">
                  <w:pPr>
                    <w:jc w:val="both"/>
                    <w:rPr>
                      <w:ins w:id="1026" w:author="FIXED-TERM Le Huynh Anh Tuan (RBVH/ETI14)" w:date="2016-12-29T14:54:00Z"/>
                      <w:rFonts w:cs="Arial"/>
                      <w:b/>
                      <w:sz w:val="18"/>
                      <w:szCs w:val="18"/>
                    </w:rPr>
                  </w:pPr>
                  <w:ins w:id="1027" w:author="FIXED-TERM Le Huynh Anh Tuan (RBVH/ETI14)" w:date="2016-12-29T14:54:00Z">
                    <w:r w:rsidRPr="006E5840">
                      <w:rPr>
                        <w:rFonts w:cs="Arial"/>
                        <w:b/>
                        <w:sz w:val="18"/>
                        <w:szCs w:val="18"/>
                      </w:rPr>
                      <w:t>Field Name</w:t>
                    </w:r>
                  </w:ins>
                </w:p>
              </w:tc>
              <w:tc>
                <w:tcPr>
                  <w:tcW w:w="1095" w:type="dxa"/>
                  <w:shd w:val="clear" w:color="auto" w:fill="EBE9E2" w:themeFill="accent6" w:themeFillTint="33"/>
                  <w:vAlign w:val="center"/>
                </w:tcPr>
                <w:p w14:paraId="59798FD9" w14:textId="77777777" w:rsidR="00B028C4" w:rsidRPr="006E5840" w:rsidRDefault="00B028C4" w:rsidP="0067292D">
                  <w:pPr>
                    <w:jc w:val="both"/>
                    <w:rPr>
                      <w:ins w:id="1028" w:author="FIXED-TERM Le Huynh Anh Tuan (RBVH/ETI14)" w:date="2016-12-29T14:54:00Z"/>
                      <w:rFonts w:cs="Arial"/>
                      <w:b/>
                      <w:sz w:val="18"/>
                      <w:szCs w:val="18"/>
                    </w:rPr>
                  </w:pPr>
                  <w:ins w:id="1029" w:author="FIXED-TERM Le Huynh Anh Tuan (RBVH/ETI14)" w:date="2016-12-29T14:54:00Z">
                    <w:r w:rsidRPr="006E5840">
                      <w:rPr>
                        <w:rFonts w:cs="Arial"/>
                        <w:b/>
                        <w:sz w:val="18"/>
                        <w:szCs w:val="18"/>
                      </w:rPr>
                      <w:t>Type</w:t>
                    </w:r>
                  </w:ins>
                </w:p>
              </w:tc>
              <w:tc>
                <w:tcPr>
                  <w:tcW w:w="4215" w:type="dxa"/>
                  <w:shd w:val="clear" w:color="auto" w:fill="EBE9E2" w:themeFill="accent6" w:themeFillTint="33"/>
                  <w:vAlign w:val="center"/>
                </w:tcPr>
                <w:p w14:paraId="27906262" w14:textId="77777777" w:rsidR="00B028C4" w:rsidRPr="006E5840" w:rsidRDefault="00B028C4" w:rsidP="0067292D">
                  <w:pPr>
                    <w:jc w:val="both"/>
                    <w:rPr>
                      <w:ins w:id="1030" w:author="FIXED-TERM Le Huynh Anh Tuan (RBVH/ETI14)" w:date="2016-12-29T14:54:00Z"/>
                      <w:rFonts w:cs="Arial"/>
                      <w:b/>
                      <w:sz w:val="18"/>
                      <w:szCs w:val="18"/>
                    </w:rPr>
                  </w:pPr>
                  <w:ins w:id="1031" w:author="FIXED-TERM Le Huynh Anh Tuan (RBVH/ETI14)" w:date="2016-12-29T14:54:00Z">
                    <w:r w:rsidRPr="006E5840">
                      <w:rPr>
                        <w:rFonts w:cs="Arial"/>
                        <w:b/>
                        <w:sz w:val="18"/>
                        <w:szCs w:val="18"/>
                      </w:rPr>
                      <w:t>Remarks</w:t>
                    </w:r>
                  </w:ins>
                </w:p>
              </w:tc>
            </w:tr>
            <w:tr w:rsidR="00B028C4" w:rsidRPr="002B0B81" w14:paraId="39EE2960" w14:textId="77777777" w:rsidTr="0067292D">
              <w:trPr>
                <w:trHeight w:val="436"/>
                <w:ins w:id="1032" w:author="FIXED-TERM Le Huynh Anh Tuan (RBVH/ETI14)" w:date="2016-12-29T14:54:00Z"/>
              </w:trPr>
              <w:tc>
                <w:tcPr>
                  <w:tcW w:w="1378" w:type="dxa"/>
                  <w:vAlign w:val="center"/>
                </w:tcPr>
                <w:p w14:paraId="4D1AE68A" w14:textId="3106B003" w:rsidR="00B028C4" w:rsidRPr="006E5840" w:rsidRDefault="00C82285" w:rsidP="0067292D">
                  <w:pPr>
                    <w:jc w:val="both"/>
                    <w:rPr>
                      <w:ins w:id="1033" w:author="FIXED-TERM Le Huynh Anh Tuan (RBVH/ETI14)" w:date="2016-12-29T14:54:00Z"/>
                      <w:rFonts w:cs="Arial"/>
                      <w:sz w:val="18"/>
                      <w:szCs w:val="18"/>
                    </w:rPr>
                  </w:pPr>
                  <w:r>
                    <w:rPr>
                      <w:rFonts w:cs="Arial"/>
                      <w:sz w:val="18"/>
                      <w:szCs w:val="18"/>
                    </w:rPr>
                    <w:t>name</w:t>
                  </w:r>
                </w:p>
              </w:tc>
              <w:tc>
                <w:tcPr>
                  <w:tcW w:w="1095" w:type="dxa"/>
                  <w:vAlign w:val="center"/>
                </w:tcPr>
                <w:p w14:paraId="1C0B112E" w14:textId="77777777" w:rsidR="00B028C4" w:rsidRPr="006E5840" w:rsidRDefault="00B028C4" w:rsidP="0067292D">
                  <w:pPr>
                    <w:jc w:val="both"/>
                    <w:rPr>
                      <w:ins w:id="1034" w:author="FIXED-TERM Le Huynh Anh Tuan (RBVH/ETI14)" w:date="2016-12-29T14:54:00Z"/>
                      <w:rFonts w:cs="Arial"/>
                      <w:sz w:val="18"/>
                      <w:szCs w:val="18"/>
                    </w:rPr>
                  </w:pPr>
                  <w:ins w:id="1035" w:author="FIXED-TERM Le Huynh Anh Tuan (RBVH/ETI14)" w:date="2016-12-29T14:54:00Z">
                    <w:r w:rsidRPr="006E5840">
                      <w:rPr>
                        <w:rFonts w:cs="Arial"/>
                        <w:sz w:val="18"/>
                        <w:szCs w:val="18"/>
                      </w:rPr>
                      <w:t>Text</w:t>
                    </w:r>
                  </w:ins>
                </w:p>
              </w:tc>
              <w:tc>
                <w:tcPr>
                  <w:tcW w:w="4215" w:type="dxa"/>
                  <w:vAlign w:val="center"/>
                </w:tcPr>
                <w:p w14:paraId="6F9ECB67" w14:textId="37B365E2" w:rsidR="00B028C4" w:rsidRPr="006E5840" w:rsidRDefault="00C82285" w:rsidP="0067292D">
                  <w:pPr>
                    <w:jc w:val="both"/>
                    <w:rPr>
                      <w:ins w:id="1036" w:author="FIXED-TERM Le Huynh Anh Tuan (RBVH/ETI14)" w:date="2016-12-29T14:54:00Z"/>
                      <w:rFonts w:cs="Arial"/>
                      <w:sz w:val="18"/>
                      <w:szCs w:val="18"/>
                    </w:rPr>
                  </w:pPr>
                  <w:r>
                    <w:rPr>
                      <w:rFonts w:cs="Arial"/>
                      <w:sz w:val="18"/>
                      <w:szCs w:val="18"/>
                    </w:rPr>
                    <w:t>Name</w:t>
                  </w:r>
                  <w:ins w:id="1037" w:author="FIXED-TERM Le Huynh Anh Tuan (RBVH/ETI14)" w:date="2016-12-29T14:54:00Z">
                    <w:r w:rsidR="00B028C4" w:rsidRPr="006E5840">
                      <w:rPr>
                        <w:rFonts w:cs="Arial"/>
                        <w:sz w:val="18"/>
                        <w:szCs w:val="18"/>
                      </w:rPr>
                      <w:t xml:space="preserve"> does not contain any special characters.</w:t>
                    </w:r>
                  </w:ins>
                </w:p>
              </w:tc>
            </w:tr>
            <w:tr w:rsidR="00B028C4" w:rsidRPr="002B0B81" w14:paraId="7F3BCF57" w14:textId="77777777" w:rsidTr="0067292D">
              <w:trPr>
                <w:trHeight w:val="436"/>
                <w:ins w:id="1038" w:author="FIXED-TERM Le Huynh Anh Tuan (RBVH/ETI14)" w:date="2016-12-29T14:54:00Z"/>
              </w:trPr>
              <w:tc>
                <w:tcPr>
                  <w:tcW w:w="1378" w:type="dxa"/>
                  <w:vAlign w:val="center"/>
                </w:tcPr>
                <w:p w14:paraId="00B62491" w14:textId="3E3E0A2C" w:rsidR="00B028C4" w:rsidRPr="006E5840" w:rsidRDefault="00C82285" w:rsidP="0067292D">
                  <w:pPr>
                    <w:jc w:val="both"/>
                    <w:rPr>
                      <w:ins w:id="1039" w:author="FIXED-TERM Le Huynh Anh Tuan (RBVH/ETI14)" w:date="2016-12-29T14:54:00Z"/>
                      <w:rFonts w:cs="Arial"/>
                      <w:sz w:val="18"/>
                      <w:szCs w:val="18"/>
                    </w:rPr>
                  </w:pPr>
                  <w:r>
                    <w:rPr>
                      <w:rFonts w:cs="Arial"/>
                      <w:sz w:val="18"/>
                      <w:szCs w:val="18"/>
                    </w:rPr>
                    <w:t>port</w:t>
                  </w:r>
                </w:p>
              </w:tc>
              <w:tc>
                <w:tcPr>
                  <w:tcW w:w="1095" w:type="dxa"/>
                  <w:vAlign w:val="center"/>
                </w:tcPr>
                <w:p w14:paraId="66A5763C" w14:textId="28CDA162" w:rsidR="00B028C4" w:rsidRPr="006E5840" w:rsidRDefault="00C82285" w:rsidP="0067292D">
                  <w:pPr>
                    <w:jc w:val="both"/>
                    <w:rPr>
                      <w:ins w:id="1040" w:author="FIXED-TERM Le Huynh Anh Tuan (RBVH/ETI14)" w:date="2016-12-29T14:54:00Z"/>
                      <w:rFonts w:cs="Arial"/>
                      <w:sz w:val="18"/>
                      <w:szCs w:val="18"/>
                    </w:rPr>
                  </w:pPr>
                  <w:r>
                    <w:rPr>
                      <w:rFonts w:cs="Arial"/>
                      <w:sz w:val="18"/>
                      <w:szCs w:val="18"/>
                    </w:rPr>
                    <w:t>Integer</w:t>
                  </w:r>
                </w:p>
              </w:tc>
              <w:tc>
                <w:tcPr>
                  <w:tcW w:w="4215" w:type="dxa"/>
                  <w:vAlign w:val="center"/>
                </w:tcPr>
                <w:p w14:paraId="74B5D867" w14:textId="3FFEFDFC" w:rsidR="00B028C4" w:rsidRPr="006E5840" w:rsidRDefault="00C82285" w:rsidP="0067292D">
                  <w:pPr>
                    <w:jc w:val="both"/>
                    <w:rPr>
                      <w:ins w:id="1041" w:author="FIXED-TERM Le Huynh Anh Tuan (RBVH/ETI14)" w:date="2016-12-29T14:54:00Z"/>
                      <w:rFonts w:cs="Arial"/>
                      <w:sz w:val="18"/>
                      <w:szCs w:val="18"/>
                    </w:rPr>
                  </w:pPr>
                  <w:r>
                    <w:rPr>
                      <w:rFonts w:cs="Arial"/>
                      <w:sz w:val="18"/>
                      <w:szCs w:val="18"/>
                    </w:rPr>
                    <w:t>Port contains 4-digit-number.</w:t>
                  </w:r>
                </w:p>
              </w:tc>
            </w:tr>
            <w:tr w:rsidR="00B028C4" w:rsidRPr="002B0B81" w14:paraId="53CF870B" w14:textId="77777777" w:rsidTr="0067292D">
              <w:trPr>
                <w:trHeight w:val="436"/>
                <w:ins w:id="1042" w:author="FIXED-TERM Le Huynh Anh Tuan (RBVH/ETI14)" w:date="2016-12-29T14:54:00Z"/>
              </w:trPr>
              <w:tc>
                <w:tcPr>
                  <w:tcW w:w="1378" w:type="dxa"/>
                  <w:vAlign w:val="center"/>
                </w:tcPr>
                <w:p w14:paraId="348E3A69" w14:textId="3A719662" w:rsidR="00B028C4" w:rsidRPr="006E5840" w:rsidRDefault="00C82285" w:rsidP="00C82285">
                  <w:pPr>
                    <w:jc w:val="both"/>
                    <w:rPr>
                      <w:ins w:id="1043" w:author="FIXED-TERM Le Huynh Anh Tuan (RBVH/ETI14)" w:date="2016-12-29T14:54:00Z"/>
                      <w:rFonts w:cs="Arial"/>
                      <w:sz w:val="18"/>
                      <w:szCs w:val="18"/>
                    </w:rPr>
                  </w:pPr>
                  <w:r>
                    <w:rPr>
                      <w:rFonts w:cs="Arial"/>
                      <w:sz w:val="18"/>
                      <w:szCs w:val="18"/>
                    </w:rPr>
                    <w:t>status</w:t>
                  </w:r>
                </w:p>
              </w:tc>
              <w:tc>
                <w:tcPr>
                  <w:tcW w:w="1095" w:type="dxa"/>
                  <w:vAlign w:val="center"/>
                </w:tcPr>
                <w:p w14:paraId="4F63A715" w14:textId="5A465ABF" w:rsidR="00B028C4" w:rsidRPr="006E5840" w:rsidRDefault="00BA6A75" w:rsidP="00C82285">
                  <w:pPr>
                    <w:jc w:val="both"/>
                    <w:rPr>
                      <w:ins w:id="1044" w:author="FIXED-TERM Le Huynh Anh Tuan (RBVH/ETI14)" w:date="2016-12-29T14:54:00Z"/>
                      <w:rFonts w:cs="Arial"/>
                      <w:sz w:val="18"/>
                      <w:szCs w:val="18"/>
                    </w:rPr>
                  </w:pPr>
                  <w:r>
                    <w:rPr>
                      <w:rFonts w:cs="Arial"/>
                      <w:sz w:val="18"/>
                      <w:szCs w:val="18"/>
                    </w:rPr>
                    <w:t>Option</w:t>
                  </w:r>
                </w:p>
              </w:tc>
              <w:tc>
                <w:tcPr>
                  <w:tcW w:w="4215" w:type="dxa"/>
                  <w:vAlign w:val="center"/>
                </w:tcPr>
                <w:p w14:paraId="3D0DC1C5" w14:textId="04F00515" w:rsidR="00B028C4" w:rsidRPr="006E5840" w:rsidRDefault="00C82285" w:rsidP="00C82285">
                  <w:pPr>
                    <w:jc w:val="both"/>
                    <w:rPr>
                      <w:ins w:id="1045" w:author="FIXED-TERM Le Huynh Anh Tuan (RBVH/ETI14)" w:date="2016-12-29T14:54:00Z"/>
                      <w:rFonts w:cs="Arial"/>
                      <w:sz w:val="18"/>
                      <w:szCs w:val="18"/>
                    </w:rPr>
                  </w:pPr>
                  <w:r>
                    <w:rPr>
                      <w:rFonts w:cs="Arial"/>
                      <w:sz w:val="18"/>
                      <w:szCs w:val="18"/>
                    </w:rPr>
                    <w:t>Only have two menu Online and Disconnect</w:t>
                  </w:r>
                </w:p>
              </w:tc>
            </w:tr>
            <w:tr w:rsidR="00B028C4" w:rsidRPr="002B0B81" w14:paraId="35FE2E01" w14:textId="77777777" w:rsidTr="0067292D">
              <w:trPr>
                <w:trHeight w:val="436"/>
                <w:ins w:id="1046" w:author="FIXED-TERM Le Huynh Anh Tuan (RBVH/ETI14)" w:date="2016-12-29T14:54:00Z"/>
              </w:trPr>
              <w:tc>
                <w:tcPr>
                  <w:tcW w:w="1378" w:type="dxa"/>
                  <w:vAlign w:val="center"/>
                </w:tcPr>
                <w:p w14:paraId="5B7CA116" w14:textId="4E09765C" w:rsidR="00B028C4" w:rsidRPr="006E5840" w:rsidRDefault="00C82285" w:rsidP="0067292D">
                  <w:pPr>
                    <w:jc w:val="both"/>
                    <w:rPr>
                      <w:ins w:id="1047" w:author="FIXED-TERM Le Huynh Anh Tuan (RBVH/ETI14)" w:date="2016-12-29T14:54:00Z"/>
                      <w:rFonts w:cs="Arial"/>
                      <w:sz w:val="18"/>
                      <w:szCs w:val="18"/>
                    </w:rPr>
                  </w:pPr>
                  <w:r>
                    <w:rPr>
                      <w:rFonts w:cs="Arial"/>
                      <w:sz w:val="18"/>
                      <w:szCs w:val="18"/>
                    </w:rPr>
                    <w:t>IP Address</w:t>
                  </w:r>
                </w:p>
              </w:tc>
              <w:tc>
                <w:tcPr>
                  <w:tcW w:w="1095" w:type="dxa"/>
                  <w:vAlign w:val="center"/>
                </w:tcPr>
                <w:p w14:paraId="573CBF01" w14:textId="77777777" w:rsidR="00B028C4" w:rsidRPr="006E5840" w:rsidRDefault="00B028C4" w:rsidP="0067292D">
                  <w:pPr>
                    <w:jc w:val="both"/>
                    <w:rPr>
                      <w:ins w:id="1048" w:author="FIXED-TERM Le Huynh Anh Tuan (RBVH/ETI14)" w:date="2016-12-29T14:54:00Z"/>
                      <w:rFonts w:cs="Arial"/>
                      <w:sz w:val="18"/>
                      <w:szCs w:val="18"/>
                    </w:rPr>
                  </w:pPr>
                  <w:ins w:id="1049" w:author="FIXED-TERM Le Huynh Anh Tuan (RBVH/ETI14)" w:date="2016-12-29T14:54:00Z">
                    <w:r w:rsidRPr="006E5840">
                      <w:rPr>
                        <w:rFonts w:cs="Arial"/>
                        <w:sz w:val="18"/>
                        <w:szCs w:val="18"/>
                      </w:rPr>
                      <w:t>Text</w:t>
                    </w:r>
                  </w:ins>
                </w:p>
              </w:tc>
              <w:tc>
                <w:tcPr>
                  <w:tcW w:w="4215" w:type="dxa"/>
                  <w:vAlign w:val="center"/>
                </w:tcPr>
                <w:p w14:paraId="5078666C" w14:textId="31737333" w:rsidR="00B028C4" w:rsidRPr="006E5840" w:rsidRDefault="00C82285" w:rsidP="0067292D">
                  <w:pPr>
                    <w:jc w:val="both"/>
                    <w:rPr>
                      <w:ins w:id="1050" w:author="FIXED-TERM Le Huynh Anh Tuan (RBVH/ETI14)" w:date="2016-12-29T14:54:00Z"/>
                      <w:rFonts w:cs="Arial"/>
                      <w:sz w:val="18"/>
                      <w:szCs w:val="18"/>
                    </w:rPr>
                  </w:pPr>
                  <w:r>
                    <w:rPr>
                      <w:rFonts w:cs="Arial"/>
                      <w:sz w:val="18"/>
                      <w:szCs w:val="18"/>
                    </w:rPr>
                    <w:t>Must be a valid IP</w:t>
                  </w:r>
                  <w:r w:rsidR="00BA6A75">
                    <w:rPr>
                      <w:rFonts w:cs="Arial"/>
                      <w:sz w:val="18"/>
                      <w:szCs w:val="18"/>
                    </w:rPr>
                    <w:t>v4</w:t>
                  </w:r>
                  <w:r>
                    <w:rPr>
                      <w:rFonts w:cs="Arial"/>
                      <w:sz w:val="18"/>
                      <w:szCs w:val="18"/>
                    </w:rPr>
                    <w:t xml:space="preserve"> address format.</w:t>
                  </w:r>
                </w:p>
              </w:tc>
            </w:tr>
            <w:tr w:rsidR="0021258E" w:rsidRPr="002B0B81" w14:paraId="2460D254" w14:textId="77777777" w:rsidTr="0067292D">
              <w:trPr>
                <w:trHeight w:val="436"/>
              </w:trPr>
              <w:tc>
                <w:tcPr>
                  <w:tcW w:w="1378" w:type="dxa"/>
                  <w:vAlign w:val="center"/>
                </w:tcPr>
                <w:p w14:paraId="35BA7D99" w14:textId="3EB7878D" w:rsidR="0021258E" w:rsidRDefault="0021258E" w:rsidP="0067292D">
                  <w:pPr>
                    <w:jc w:val="both"/>
                    <w:rPr>
                      <w:rFonts w:cs="Arial"/>
                      <w:sz w:val="18"/>
                      <w:szCs w:val="18"/>
                    </w:rPr>
                  </w:pPr>
                  <w:r>
                    <w:rPr>
                      <w:rFonts w:cs="Arial"/>
                      <w:sz w:val="18"/>
                      <w:szCs w:val="18"/>
                    </w:rPr>
                    <w:t>Description</w:t>
                  </w:r>
                </w:p>
              </w:tc>
              <w:tc>
                <w:tcPr>
                  <w:tcW w:w="1095" w:type="dxa"/>
                  <w:vAlign w:val="center"/>
                </w:tcPr>
                <w:p w14:paraId="4E712FF9" w14:textId="21D801DE" w:rsidR="0021258E" w:rsidRPr="006E5840" w:rsidRDefault="0021258E" w:rsidP="0067292D">
                  <w:pPr>
                    <w:jc w:val="both"/>
                    <w:rPr>
                      <w:rFonts w:cs="Arial"/>
                      <w:sz w:val="18"/>
                      <w:szCs w:val="18"/>
                    </w:rPr>
                  </w:pPr>
                  <w:r>
                    <w:rPr>
                      <w:rFonts w:cs="Arial"/>
                      <w:sz w:val="18"/>
                      <w:szCs w:val="18"/>
                    </w:rPr>
                    <w:t>Text</w:t>
                  </w:r>
                </w:p>
              </w:tc>
              <w:tc>
                <w:tcPr>
                  <w:tcW w:w="4215" w:type="dxa"/>
                  <w:vAlign w:val="center"/>
                </w:tcPr>
                <w:p w14:paraId="674A31AE" w14:textId="02F574F9" w:rsidR="0021258E" w:rsidRDefault="0021258E" w:rsidP="0067292D">
                  <w:pPr>
                    <w:jc w:val="both"/>
                    <w:rPr>
                      <w:rFonts w:cs="Arial"/>
                      <w:sz w:val="18"/>
                      <w:szCs w:val="18"/>
                    </w:rPr>
                  </w:pPr>
                  <w:r>
                    <w:rPr>
                      <w:rFonts w:cs="Arial"/>
                      <w:sz w:val="18"/>
                      <w:szCs w:val="18"/>
                    </w:rPr>
                    <w:t>Text length must not exceed 255 characters.</w:t>
                  </w:r>
                </w:p>
              </w:tc>
            </w:tr>
          </w:tbl>
          <w:p w14:paraId="73379DFF" w14:textId="77777777" w:rsidR="00B028C4" w:rsidRDefault="00B028C4" w:rsidP="0067292D">
            <w:pPr>
              <w:pStyle w:val="Default"/>
              <w:cnfStyle w:val="000000100000" w:firstRow="0" w:lastRow="0" w:firstColumn="0" w:lastColumn="0" w:oddVBand="0" w:evenVBand="0" w:oddHBand="1" w:evenHBand="0" w:firstRowFirstColumn="0" w:firstRowLastColumn="0" w:lastRowFirstColumn="0" w:lastRowLastColumn="0"/>
              <w:rPr>
                <w:ins w:id="1051" w:author="FIXED-TERM Le Huynh Anh Tuan (RBVH/ETI14)" w:date="2016-12-29T14:54:00Z"/>
                <w:rFonts w:ascii="Cambria" w:hAnsi="Cambria"/>
                <w:color w:val="auto"/>
                <w:sz w:val="20"/>
                <w:szCs w:val="20"/>
              </w:rPr>
            </w:pPr>
          </w:p>
          <w:p w14:paraId="37B54456" w14:textId="77777777" w:rsidR="00B028C4" w:rsidRPr="008802D9" w:rsidRDefault="00B028C4" w:rsidP="0067292D">
            <w:pPr>
              <w:pStyle w:val="Default"/>
              <w:cnfStyle w:val="000000100000" w:firstRow="0" w:lastRow="0" w:firstColumn="0" w:lastColumn="0" w:oddVBand="0" w:evenVBand="0" w:oddHBand="1" w:evenHBand="0" w:firstRowFirstColumn="0" w:firstRowLastColumn="0" w:lastRowFirstColumn="0" w:lastRowLastColumn="0"/>
              <w:rPr>
                <w:ins w:id="1052" w:author="FIXED-TERM Le Huynh Anh Tuan (RBVH/ETI14)" w:date="2016-12-29T14:54:00Z"/>
                <w:rFonts w:ascii="Cambria" w:hAnsi="Cambria"/>
                <w:color w:val="auto"/>
                <w:sz w:val="20"/>
                <w:szCs w:val="20"/>
              </w:rPr>
            </w:pPr>
          </w:p>
          <w:p w14:paraId="400B6518" w14:textId="77777777" w:rsidR="0067292D" w:rsidRPr="008802D9" w:rsidRDefault="0067292D" w:rsidP="0067292D">
            <w:pPr>
              <w:cnfStyle w:val="000000100000" w:firstRow="0" w:lastRow="0" w:firstColumn="0" w:lastColumn="0" w:oddVBand="0" w:evenVBand="0" w:oddHBand="1" w:evenHBand="0" w:firstRowFirstColumn="0" w:firstRowLastColumn="0" w:lastRowFirstColumn="0" w:lastRowLastColumn="0"/>
              <w:rPr>
                <w:ins w:id="1053" w:author="FIXED-TERM Le Huynh Anh Tuan (RBVH/ETI14)" w:date="2016-12-29T14:54:00Z"/>
                <w:rFonts w:ascii="Cambria" w:hAnsi="Cambria" w:cs="Tahoma"/>
              </w:rPr>
            </w:pPr>
          </w:p>
        </w:tc>
      </w:tr>
      <w:tr w:rsidR="00B028C4" w:rsidRPr="008802D9" w14:paraId="005B406B" w14:textId="77777777" w:rsidTr="0067292D">
        <w:trPr>
          <w:ins w:id="105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6CF5A8DB" w14:textId="77777777" w:rsidR="00B028C4" w:rsidRPr="007D2FEC" w:rsidRDefault="00B028C4" w:rsidP="0067292D">
            <w:pPr>
              <w:spacing w:line="360" w:lineRule="auto"/>
              <w:rPr>
                <w:ins w:id="1055" w:author="FIXED-TERM Le Huynh Anh Tuan (RBVH/ETI14)" w:date="2016-12-29T14:54:00Z"/>
              </w:rPr>
            </w:pPr>
            <w:ins w:id="1056" w:author="FIXED-TERM Le Huynh Anh Tuan (RBVH/ETI14)" w:date="2016-12-29T14:54:00Z">
              <w:r w:rsidRPr="007D2FEC">
                <w:t>Preconditions</w:t>
              </w:r>
            </w:ins>
          </w:p>
        </w:tc>
        <w:tc>
          <w:tcPr>
            <w:tcW w:w="6655" w:type="dxa"/>
          </w:tcPr>
          <w:p w14:paraId="275BB892" w14:textId="77777777" w:rsidR="00B028C4" w:rsidRPr="002B0B81" w:rsidRDefault="00B028C4" w:rsidP="0067292D">
            <w:pPr>
              <w:cnfStyle w:val="000000000000" w:firstRow="0" w:lastRow="0" w:firstColumn="0" w:lastColumn="0" w:oddVBand="0" w:evenVBand="0" w:oddHBand="0" w:evenHBand="0" w:firstRowFirstColumn="0" w:firstRowLastColumn="0" w:lastRowFirstColumn="0" w:lastRowLastColumn="0"/>
              <w:rPr>
                <w:ins w:id="1057" w:author="FIXED-TERM Le Huynh Anh Tuan (RBVH/ETI14)" w:date="2016-12-29T14:54:00Z"/>
                <w:rFonts w:ascii="Cambria" w:hAnsi="Cambria" w:cs="Tahoma"/>
              </w:rPr>
            </w:pPr>
            <w:ins w:id="1058" w:author="FIXED-TERM Le Huynh Anh Tuan (RBVH/ETI14)" w:date="2016-12-29T14:54:00Z">
              <w:r w:rsidRPr="002B0B81">
                <w:rPr>
                  <w:rFonts w:ascii="Cambria" w:hAnsi="Cambria" w:cs="Tahoma"/>
                </w:rPr>
                <w:t xml:space="preserve">The administrator is logged into the system. </w:t>
              </w:r>
            </w:ins>
          </w:p>
          <w:p w14:paraId="04C478CF"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059" w:author="FIXED-TERM Le Huynh Anh Tuan (RBVH/ETI14)" w:date="2016-12-29T14:54:00Z"/>
                <w:rFonts w:ascii="Cambria" w:hAnsi="Cambria" w:cs="Tahoma"/>
              </w:rPr>
            </w:pPr>
          </w:p>
        </w:tc>
      </w:tr>
      <w:tr w:rsidR="00B028C4" w:rsidRPr="008802D9" w14:paraId="084BEA62" w14:textId="77777777" w:rsidTr="0067292D">
        <w:trPr>
          <w:cnfStyle w:val="000000100000" w:firstRow="0" w:lastRow="0" w:firstColumn="0" w:lastColumn="0" w:oddVBand="0" w:evenVBand="0" w:oddHBand="1" w:evenHBand="0" w:firstRowFirstColumn="0" w:firstRowLastColumn="0" w:lastRowFirstColumn="0" w:lastRowLastColumn="0"/>
          <w:ins w:id="106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47C30A95" w14:textId="77777777" w:rsidR="00B028C4" w:rsidRPr="007D2FEC" w:rsidRDefault="00B028C4" w:rsidP="0067292D">
            <w:pPr>
              <w:spacing w:line="360" w:lineRule="auto"/>
              <w:rPr>
                <w:ins w:id="1061" w:author="FIXED-TERM Le Huynh Anh Tuan (RBVH/ETI14)" w:date="2016-12-29T14:54:00Z"/>
              </w:rPr>
            </w:pPr>
            <w:ins w:id="1062" w:author="FIXED-TERM Le Huynh Anh Tuan (RBVH/ETI14)" w:date="2016-12-29T14:54:00Z">
              <w:r w:rsidRPr="007D2FEC">
                <w:t>Main Success Scenario</w:t>
              </w:r>
            </w:ins>
          </w:p>
        </w:tc>
        <w:tc>
          <w:tcPr>
            <w:tcW w:w="6655" w:type="dxa"/>
          </w:tcPr>
          <w:p w14:paraId="2079DB70" w14:textId="29536576" w:rsidR="00B028C4" w:rsidRPr="002B0B81" w:rsidRDefault="00B028C4" w:rsidP="00795020">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ins w:id="1063" w:author="FIXED-TERM Le Huynh Anh Tuan (RBVH/ETI14)" w:date="2016-12-29T14:54:00Z"/>
                <w:rFonts w:ascii="Cambria" w:hAnsi="Cambria" w:cs="Tahoma"/>
              </w:rPr>
            </w:pPr>
            <w:ins w:id="1064" w:author="FIXED-TERM Le Huynh Anh Tuan (RBVH/ETI14)" w:date="2016-12-29T14:54:00Z">
              <w:r w:rsidRPr="002B0B81">
                <w:rPr>
                  <w:rFonts w:ascii="Cambria" w:hAnsi="Cambria" w:cs="Tahoma"/>
                </w:rPr>
                <w:t xml:space="preserve">The administrator clicks the “Add New </w:t>
              </w:r>
            </w:ins>
            <w:r w:rsidR="002C1C1D">
              <w:rPr>
                <w:rFonts w:ascii="Cambria" w:hAnsi="Cambria" w:cs="Tahoma"/>
              </w:rPr>
              <w:t>Agent</w:t>
            </w:r>
            <w:ins w:id="1065" w:author="FIXED-TERM Le Huynh Anh Tuan (RBVH/ETI14)" w:date="2016-12-29T14:54:00Z">
              <w:r w:rsidRPr="002B0B81">
                <w:rPr>
                  <w:rFonts w:ascii="Cambria" w:hAnsi="Cambria" w:cs="Tahoma"/>
                </w:rPr>
                <w:t xml:space="preserve">” button/link </w:t>
              </w:r>
            </w:ins>
          </w:p>
          <w:p w14:paraId="7DE4095D" w14:textId="619A5A8B" w:rsidR="00B028C4" w:rsidRPr="002B0B81" w:rsidRDefault="00B028C4" w:rsidP="00795020">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ins w:id="1066" w:author="FIXED-TERM Le Huynh Anh Tuan (RBVH/ETI14)" w:date="2016-12-29T14:54:00Z"/>
                <w:rFonts w:ascii="Cambria" w:hAnsi="Cambria" w:cs="Tahoma"/>
              </w:rPr>
            </w:pPr>
            <w:ins w:id="1067" w:author="FIXED-TERM Le Huynh Anh Tuan (RBVH/ETI14)" w:date="2016-12-29T14:54:00Z">
              <w:r w:rsidRPr="002B0B81">
                <w:rPr>
                  <w:rFonts w:ascii="Cambria" w:hAnsi="Cambria" w:cs="Tahoma"/>
                </w:rPr>
                <w:t xml:space="preserve">The administrator opens the "Add New </w:t>
              </w:r>
            </w:ins>
            <w:r w:rsidR="002C1C1D">
              <w:rPr>
                <w:rFonts w:ascii="Cambria" w:hAnsi="Cambria" w:cs="Tahoma"/>
              </w:rPr>
              <w:t>Agent</w:t>
            </w:r>
            <w:ins w:id="1068" w:author="FIXED-TERM Le Huynh Anh Tuan (RBVH/ETI14)" w:date="2016-12-29T14:54:00Z">
              <w:r w:rsidRPr="002B0B81">
                <w:rPr>
                  <w:rFonts w:ascii="Cambria" w:hAnsi="Cambria" w:cs="Tahoma"/>
                </w:rPr>
                <w:t xml:space="preserve">" form </w:t>
              </w:r>
            </w:ins>
          </w:p>
          <w:p w14:paraId="30481F09" w14:textId="3041331B" w:rsidR="00B028C4" w:rsidRPr="002B0B81" w:rsidRDefault="00B028C4" w:rsidP="00795020">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ins w:id="1069" w:author="FIXED-TERM Le Huynh Anh Tuan (RBVH/ETI14)" w:date="2016-12-29T14:54:00Z"/>
                <w:rFonts w:ascii="Cambria" w:hAnsi="Cambria" w:cs="Tahoma"/>
              </w:rPr>
            </w:pPr>
            <w:ins w:id="1070" w:author="FIXED-TERM Le Huynh Anh Tuan (RBVH/ETI14)" w:date="2016-12-29T14:54:00Z">
              <w:r w:rsidRPr="002B0B81">
                <w:rPr>
                  <w:rFonts w:ascii="Cambria" w:hAnsi="Cambria" w:cs="Tahoma"/>
                </w:rPr>
                <w:t>The administrator enters the</w:t>
              </w:r>
            </w:ins>
            <w:r w:rsidR="002C1C1D">
              <w:rPr>
                <w:rFonts w:ascii="Cambria" w:hAnsi="Cambria" w:cs="Tahoma"/>
              </w:rPr>
              <w:t xml:space="preserve"> agent</w:t>
            </w:r>
            <w:ins w:id="1071" w:author="FIXED-TERM Le Huynh Anh Tuan (RBVH/ETI14)" w:date="2016-12-29T14:54:00Z">
              <w:r w:rsidRPr="002B0B81">
                <w:rPr>
                  <w:rFonts w:ascii="Cambria" w:hAnsi="Cambria" w:cs="Tahoma"/>
                </w:rPr>
                <w:t>'s data (</w:t>
              </w:r>
            </w:ins>
            <w:r w:rsidR="002C1C1D">
              <w:rPr>
                <w:rFonts w:ascii="Cambria" w:hAnsi="Cambria" w:cs="Tahoma"/>
              </w:rPr>
              <w:t>name</w:t>
            </w:r>
            <w:ins w:id="1072" w:author="FIXED-TERM Le Huynh Anh Tuan (RBVH/ETI14)" w:date="2016-12-29T14:54:00Z">
              <w:r w:rsidRPr="002B0B81">
                <w:rPr>
                  <w:rFonts w:ascii="Cambria" w:hAnsi="Cambria" w:cs="Tahoma"/>
                </w:rPr>
                <w:t>,</w:t>
              </w:r>
            </w:ins>
            <w:r w:rsidR="002C1C1D">
              <w:rPr>
                <w:rFonts w:ascii="Cambria" w:hAnsi="Cambria" w:cs="Tahoma"/>
              </w:rPr>
              <w:t xml:space="preserve"> port</w:t>
            </w:r>
            <w:ins w:id="1073" w:author="FIXED-TERM Le Huynh Anh Tuan (RBVH/ETI14)" w:date="2016-12-29T14:54:00Z">
              <w:r w:rsidRPr="002B0B81">
                <w:rPr>
                  <w:rFonts w:ascii="Cambria" w:hAnsi="Cambria" w:cs="Tahoma"/>
                </w:rPr>
                <w:t xml:space="preserve">, </w:t>
              </w:r>
            </w:ins>
            <w:r w:rsidR="002C1C1D">
              <w:rPr>
                <w:rFonts w:ascii="Cambria" w:hAnsi="Cambria" w:cs="Tahoma"/>
              </w:rPr>
              <w:t>IP address</w:t>
            </w:r>
            <w:ins w:id="1074" w:author="FIXED-TERM Le Huynh Anh Tuan (RBVH/ETI14)" w:date="2016-12-29T14:54:00Z">
              <w:r w:rsidRPr="002B0B81">
                <w:rPr>
                  <w:rFonts w:ascii="Cambria" w:hAnsi="Cambria" w:cs="Tahoma"/>
                </w:rPr>
                <w:t xml:space="preserve">) </w:t>
              </w:r>
            </w:ins>
          </w:p>
          <w:p w14:paraId="59DB65A0" w14:textId="77777777" w:rsidR="00B028C4" w:rsidRPr="002B0B81" w:rsidRDefault="00B028C4" w:rsidP="00795020">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ins w:id="1075" w:author="FIXED-TERM Le Huynh Anh Tuan (RBVH/ETI14)" w:date="2016-12-29T14:54:00Z"/>
                <w:rFonts w:ascii="Cambria" w:hAnsi="Cambria" w:cs="Tahoma"/>
              </w:rPr>
            </w:pPr>
            <w:ins w:id="1076" w:author="FIXED-TERM Le Huynh Anh Tuan (RBVH/ETI14)" w:date="2016-12-29T14:54:00Z">
              <w:r w:rsidRPr="002B0B81">
                <w:rPr>
                  <w:rFonts w:ascii="Cambria" w:hAnsi="Cambria" w:cs="Tahoma"/>
                </w:rPr>
                <w:t>The administrator click the “Create” button/link</w:t>
              </w:r>
            </w:ins>
          </w:p>
          <w:p w14:paraId="50D67E4B" w14:textId="77777777" w:rsidR="00B028C4" w:rsidRPr="002B0B81" w:rsidRDefault="00B028C4" w:rsidP="00795020">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ins w:id="1077" w:author="FIXED-TERM Le Huynh Anh Tuan (RBVH/ETI14)" w:date="2016-12-29T14:54:00Z"/>
                <w:rFonts w:ascii="Cambria" w:hAnsi="Cambria" w:cs="Tahoma"/>
              </w:rPr>
            </w:pPr>
            <w:ins w:id="1078" w:author="FIXED-TERM Le Huynh Anh Tuan (RBVH/ETI14)" w:date="2016-12-29T14:54:00Z">
              <w:r w:rsidRPr="002B0B81">
                <w:rPr>
                  <w:rFonts w:ascii="Cambria" w:hAnsi="Cambria" w:cs="Tahoma"/>
                </w:rPr>
                <w:t>The system validates the entered data</w:t>
              </w:r>
            </w:ins>
          </w:p>
          <w:p w14:paraId="4FB7F4E9" w14:textId="77777777" w:rsidR="00B028C4" w:rsidRPr="002B0B81" w:rsidRDefault="00B028C4" w:rsidP="00795020">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ins w:id="1079" w:author="FIXED-TERM Le Huynh Anh Tuan (RBVH/ETI14)" w:date="2016-12-29T14:54:00Z"/>
                <w:rFonts w:ascii="Cambria" w:hAnsi="Cambria" w:cs="Tahoma"/>
              </w:rPr>
            </w:pPr>
            <w:ins w:id="1080" w:author="FIXED-TERM Le Huynh Anh Tuan (RBVH/ETI14)" w:date="2016-12-29T14:54:00Z">
              <w:r w:rsidRPr="002B0B81">
                <w:rPr>
                  <w:rFonts w:ascii="Cambria" w:hAnsi="Cambria" w:cs="Tahoma"/>
                </w:rPr>
                <w:t>The system creates the account</w:t>
              </w:r>
            </w:ins>
          </w:p>
          <w:p w14:paraId="5F3B7D89" w14:textId="77777777" w:rsidR="00B028C4" w:rsidRPr="008802D9" w:rsidRDefault="00B028C4" w:rsidP="0067292D">
            <w:pPr>
              <w:pStyle w:val="ListParagraph"/>
              <w:cnfStyle w:val="000000100000" w:firstRow="0" w:lastRow="0" w:firstColumn="0" w:lastColumn="0" w:oddVBand="0" w:evenVBand="0" w:oddHBand="1" w:evenHBand="0" w:firstRowFirstColumn="0" w:firstRowLastColumn="0" w:lastRowFirstColumn="0" w:lastRowLastColumn="0"/>
              <w:rPr>
                <w:ins w:id="1081" w:author="FIXED-TERM Le Huynh Anh Tuan (RBVH/ETI14)" w:date="2016-12-29T14:54:00Z"/>
                <w:rFonts w:ascii="Cambria" w:hAnsi="Cambria" w:cs="Tahoma"/>
              </w:rPr>
            </w:pPr>
          </w:p>
        </w:tc>
      </w:tr>
      <w:tr w:rsidR="00B028C4" w:rsidRPr="008802D9" w14:paraId="7AEAE69E" w14:textId="77777777" w:rsidTr="0067292D">
        <w:trPr>
          <w:ins w:id="108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636B5D82" w14:textId="77777777" w:rsidR="00B028C4" w:rsidRPr="007D2FEC" w:rsidRDefault="00B028C4" w:rsidP="0067292D">
            <w:pPr>
              <w:spacing w:line="360" w:lineRule="auto"/>
              <w:rPr>
                <w:ins w:id="1083" w:author="FIXED-TERM Le Huynh Anh Tuan (RBVH/ETI14)" w:date="2016-12-29T14:54:00Z"/>
              </w:rPr>
            </w:pPr>
            <w:ins w:id="1084" w:author="FIXED-TERM Le Huynh Anh Tuan (RBVH/ETI14)" w:date="2016-12-29T14:54:00Z">
              <w:r w:rsidRPr="007D2FEC">
                <w:t>Alternative Scenarios</w:t>
              </w:r>
            </w:ins>
          </w:p>
        </w:tc>
        <w:tc>
          <w:tcPr>
            <w:tcW w:w="6655" w:type="dxa"/>
          </w:tcPr>
          <w:p w14:paraId="28EF2F00" w14:textId="77777777" w:rsidR="00B028C4" w:rsidRPr="008802D9" w:rsidRDefault="00B028C4" w:rsidP="0067292D">
            <w:pPr>
              <w:pStyle w:val="Default"/>
              <w:cnfStyle w:val="000000000000" w:firstRow="0" w:lastRow="0" w:firstColumn="0" w:lastColumn="0" w:oddVBand="0" w:evenVBand="0" w:oddHBand="0" w:evenHBand="0" w:firstRowFirstColumn="0" w:firstRowLastColumn="0" w:lastRowFirstColumn="0" w:lastRowLastColumn="0"/>
              <w:rPr>
                <w:ins w:id="1085" w:author="FIXED-TERM Le Huynh Anh Tuan (RBVH/ETI14)" w:date="2016-12-29T14:54:00Z"/>
                <w:rFonts w:ascii="Cambria" w:hAnsi="Cambria"/>
                <w:color w:val="auto"/>
                <w:sz w:val="20"/>
                <w:szCs w:val="20"/>
              </w:rPr>
            </w:pPr>
            <w:ins w:id="1086" w:author="FIXED-TERM Le Huynh Anh Tuan (RBVH/ETI14)" w:date="2016-12-29T14:54:00Z">
              <w:r w:rsidRPr="002B0B81">
                <w:rPr>
                  <w:rFonts w:ascii="Cambria" w:hAnsi="Cambria"/>
                  <w:color w:val="595959" w:themeColor="text1" w:themeTint="A6"/>
                  <w:sz w:val="20"/>
                  <w:szCs w:val="20"/>
                </w:rPr>
                <w:t xml:space="preserve">Clicking the cancel button returns the </w:t>
              </w:r>
              <w:r>
                <w:rPr>
                  <w:rFonts w:ascii="Cambria" w:hAnsi="Cambria"/>
                  <w:color w:val="595959" w:themeColor="text1" w:themeTint="A6"/>
                  <w:sz w:val="20"/>
                  <w:szCs w:val="20"/>
                </w:rPr>
                <w:t>admin</w:t>
              </w:r>
              <w:r w:rsidRPr="002B0B81">
                <w:rPr>
                  <w:rFonts w:ascii="Cambria" w:hAnsi="Cambria"/>
                  <w:color w:val="595959" w:themeColor="text1" w:themeTint="A6"/>
                  <w:sz w:val="20"/>
                  <w:szCs w:val="20"/>
                </w:rPr>
                <w:t xml:space="preserve"> back to the </w:t>
              </w:r>
              <w:r>
                <w:rPr>
                  <w:rFonts w:ascii="Cambria" w:hAnsi="Cambria"/>
                  <w:color w:val="595959" w:themeColor="text1" w:themeTint="A6"/>
                  <w:sz w:val="20"/>
                  <w:szCs w:val="20"/>
                </w:rPr>
                <w:t>User list page</w:t>
              </w:r>
            </w:ins>
          </w:p>
        </w:tc>
      </w:tr>
      <w:tr w:rsidR="00B028C4" w:rsidRPr="008802D9" w14:paraId="7D45B2D6" w14:textId="77777777" w:rsidTr="0067292D">
        <w:trPr>
          <w:cnfStyle w:val="000000100000" w:firstRow="0" w:lastRow="0" w:firstColumn="0" w:lastColumn="0" w:oddVBand="0" w:evenVBand="0" w:oddHBand="1" w:evenHBand="0" w:firstRowFirstColumn="0" w:firstRowLastColumn="0" w:lastRowFirstColumn="0" w:lastRowLastColumn="0"/>
          <w:ins w:id="108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209E3083" w14:textId="77777777" w:rsidR="00B028C4" w:rsidRPr="007D2FEC" w:rsidRDefault="00B028C4" w:rsidP="0067292D">
            <w:pPr>
              <w:spacing w:line="360" w:lineRule="auto"/>
              <w:rPr>
                <w:ins w:id="1088" w:author="FIXED-TERM Le Huynh Anh Tuan (RBVH/ETI14)" w:date="2016-12-29T14:54:00Z"/>
              </w:rPr>
            </w:pPr>
            <w:ins w:id="1089" w:author="FIXED-TERM Le Huynh Anh Tuan (RBVH/ETI14)" w:date="2016-12-29T14:54:00Z">
              <w:r w:rsidRPr="007D2FEC">
                <w:t>Success End Condition</w:t>
              </w:r>
            </w:ins>
          </w:p>
        </w:tc>
        <w:tc>
          <w:tcPr>
            <w:tcW w:w="6655" w:type="dxa"/>
          </w:tcPr>
          <w:p w14:paraId="6FB7E7D4" w14:textId="77777777" w:rsidR="00B028C4" w:rsidRPr="002B0B81" w:rsidRDefault="00B028C4" w:rsidP="0067292D">
            <w:pPr>
              <w:cnfStyle w:val="000000100000" w:firstRow="0" w:lastRow="0" w:firstColumn="0" w:lastColumn="0" w:oddVBand="0" w:evenVBand="0" w:oddHBand="1" w:evenHBand="0" w:firstRowFirstColumn="0" w:firstRowLastColumn="0" w:lastRowFirstColumn="0" w:lastRowLastColumn="0"/>
              <w:rPr>
                <w:ins w:id="1090" w:author="FIXED-TERM Le Huynh Anh Tuan (RBVH/ETI14)" w:date="2016-12-29T14:54:00Z"/>
                <w:rFonts w:ascii="Cambria" w:hAnsi="Cambria" w:cs="Tahoma"/>
              </w:rPr>
            </w:pPr>
            <w:ins w:id="1091" w:author="FIXED-TERM Le Huynh Anh Tuan (RBVH/ETI14)" w:date="2016-12-29T14:54:00Z">
              <w:r w:rsidRPr="002B0B81">
                <w:rPr>
                  <w:rFonts w:ascii="Cambria" w:hAnsi="Cambria" w:cs="Tahoma"/>
                </w:rPr>
                <w:t>The user account is created</w:t>
              </w:r>
            </w:ins>
          </w:p>
        </w:tc>
      </w:tr>
      <w:tr w:rsidR="00B028C4" w:rsidRPr="008802D9" w14:paraId="2FFF1080" w14:textId="77777777" w:rsidTr="0067292D">
        <w:trPr>
          <w:ins w:id="109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5EAC1A3" w14:textId="77777777" w:rsidR="00B028C4" w:rsidRPr="007D2FEC" w:rsidRDefault="00B028C4" w:rsidP="0067292D">
            <w:pPr>
              <w:spacing w:line="360" w:lineRule="auto"/>
              <w:rPr>
                <w:ins w:id="1093" w:author="FIXED-TERM Le Huynh Anh Tuan (RBVH/ETI14)" w:date="2016-12-29T14:54:00Z"/>
              </w:rPr>
            </w:pPr>
            <w:ins w:id="1094" w:author="FIXED-TERM Le Huynh Anh Tuan (RBVH/ETI14)" w:date="2016-12-29T14:54:00Z">
              <w:r w:rsidRPr="007D2FEC">
                <w:t>Failed End Condition</w:t>
              </w:r>
            </w:ins>
          </w:p>
        </w:tc>
        <w:tc>
          <w:tcPr>
            <w:tcW w:w="6655" w:type="dxa"/>
          </w:tcPr>
          <w:p w14:paraId="4A137AD5" w14:textId="77777777" w:rsidR="00B028C4" w:rsidRPr="008802D9" w:rsidRDefault="00B028C4" w:rsidP="0067292D">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1095" w:author="FIXED-TERM Le Huynh Anh Tuan (RBVH/ETI14)" w:date="2016-12-29T14:54:00Z"/>
                <w:rFonts w:ascii="Cambria" w:hAnsi="Cambria" w:cs="Tahoma"/>
              </w:rPr>
            </w:pPr>
            <w:ins w:id="1096" w:author="FIXED-TERM Le Huynh Anh Tuan (RBVH/ETI14)" w:date="2016-12-29T14:54:00Z">
              <w:r w:rsidRPr="008802D9">
                <w:rPr>
                  <w:rFonts w:ascii="Cambria" w:hAnsi="Cambria" w:cs="Tahoma"/>
                </w:rPr>
                <w:t>A error message is displayed</w:t>
              </w:r>
            </w:ins>
          </w:p>
          <w:p w14:paraId="685C1784" w14:textId="77777777" w:rsidR="00B028C4" w:rsidRPr="008802D9" w:rsidRDefault="00B028C4" w:rsidP="0067292D">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1097" w:author="FIXED-TERM Le Huynh Anh Tuan (RBVH/ETI14)" w:date="2016-12-29T14:54:00Z"/>
                <w:rFonts w:ascii="Cambria" w:hAnsi="Cambria" w:cs="Tahoma"/>
              </w:rPr>
            </w:pPr>
            <w:ins w:id="1098" w:author="FIXED-TERM Le Huynh Anh Tuan (RBVH/ETI14)" w:date="2016-12-29T14:54:00Z">
              <w:r w:rsidRPr="008802D9">
                <w:rPr>
                  <w:rFonts w:ascii="Cambria" w:hAnsi="Cambria" w:cs="Tahoma"/>
                </w:rPr>
                <w:t>No user account was created</w:t>
              </w:r>
            </w:ins>
          </w:p>
        </w:tc>
      </w:tr>
      <w:tr w:rsidR="00B028C4" w:rsidRPr="008802D9" w14:paraId="3D539F7A" w14:textId="77777777" w:rsidTr="0067292D">
        <w:trPr>
          <w:cnfStyle w:val="000000100000" w:firstRow="0" w:lastRow="0" w:firstColumn="0" w:lastColumn="0" w:oddVBand="0" w:evenVBand="0" w:oddHBand="1" w:evenHBand="0" w:firstRowFirstColumn="0" w:firstRowLastColumn="0" w:lastRowFirstColumn="0" w:lastRowLastColumn="0"/>
          <w:ins w:id="109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6728C767" w14:textId="77777777" w:rsidR="00B028C4" w:rsidRPr="007D2FEC" w:rsidRDefault="00B028C4" w:rsidP="0067292D">
            <w:pPr>
              <w:spacing w:line="360" w:lineRule="auto"/>
              <w:rPr>
                <w:ins w:id="1100" w:author="FIXED-TERM Le Huynh Anh Tuan (RBVH/ETI14)" w:date="2016-12-29T14:54:00Z"/>
              </w:rPr>
            </w:pPr>
            <w:ins w:id="1101" w:author="FIXED-TERM Le Huynh Anh Tuan (RBVH/ETI14)" w:date="2016-12-29T14:54:00Z">
              <w:r w:rsidRPr="007D2FEC">
                <w:t>Special Requirements</w:t>
              </w:r>
            </w:ins>
          </w:p>
        </w:tc>
        <w:tc>
          <w:tcPr>
            <w:tcW w:w="6655" w:type="dxa"/>
          </w:tcPr>
          <w:p w14:paraId="2276B082"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102" w:author="FIXED-TERM Le Huynh Anh Tuan (RBVH/ETI14)" w:date="2016-12-29T14:54:00Z"/>
                <w:rFonts w:ascii="Cambria" w:hAnsi="Cambria" w:cs="Tahoma"/>
              </w:rPr>
            </w:pPr>
            <w:ins w:id="1103" w:author="FIXED-TERM Le Huynh Anh Tuan (RBVH/ETI14)" w:date="2016-12-29T14:54:00Z">
              <w:r w:rsidRPr="008802D9">
                <w:rPr>
                  <w:rFonts w:ascii="Cambria" w:hAnsi="Cambria" w:cs="Tahoma"/>
                </w:rPr>
                <w:t>+ The System’s interface must be user-friendly.</w:t>
              </w:r>
            </w:ins>
          </w:p>
          <w:p w14:paraId="3E5E28E5"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104" w:author="FIXED-TERM Le Huynh Anh Tuan (RBVH/ETI14)" w:date="2016-12-29T14:54:00Z"/>
                <w:rFonts w:ascii="Cambria" w:hAnsi="Cambria" w:cs="Tahoma"/>
              </w:rPr>
            </w:pPr>
            <w:ins w:id="1105" w:author="FIXED-TERM Le Huynh Anh Tuan (RBVH/ETI14)" w:date="2016-12-29T14:54:00Z">
              <w:r w:rsidRPr="008802D9">
                <w:rPr>
                  <w:rFonts w:ascii="Cambria" w:hAnsi="Cambria" w:cs="Tahoma"/>
                </w:rPr>
                <w:t>+ The respond time must be under 5 seconds.</w:t>
              </w:r>
            </w:ins>
          </w:p>
        </w:tc>
      </w:tr>
    </w:tbl>
    <w:p w14:paraId="47BA403B" w14:textId="77777777" w:rsidR="00B028C4" w:rsidRDefault="00B028C4" w:rsidP="00B317C1"/>
    <w:tbl>
      <w:tblPr>
        <w:tblStyle w:val="GridTable4-Accent1"/>
        <w:tblW w:w="0" w:type="auto"/>
        <w:tblLook w:val="04A0" w:firstRow="1" w:lastRow="0" w:firstColumn="1" w:lastColumn="0" w:noHBand="0" w:noVBand="1"/>
      </w:tblPr>
      <w:tblGrid>
        <w:gridCol w:w="1885"/>
        <w:gridCol w:w="6902"/>
      </w:tblGrid>
      <w:tr w:rsidR="00B028C4" w:rsidRPr="008802D9" w14:paraId="7DF4C8DA" w14:textId="77777777" w:rsidTr="00ED617B">
        <w:trPr>
          <w:cnfStyle w:val="100000000000" w:firstRow="1" w:lastRow="0" w:firstColumn="0" w:lastColumn="0" w:oddVBand="0" w:evenVBand="0" w:oddHBand="0" w:evenHBand="0" w:firstRowFirstColumn="0" w:firstRowLastColumn="0" w:lastRowFirstColumn="0" w:lastRowLastColumn="0"/>
          <w:ins w:id="110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3FDA8C63" w14:textId="50FDAD74" w:rsidR="00B028C4" w:rsidRPr="00354CBB" w:rsidRDefault="00B028C4" w:rsidP="0067292D">
            <w:pPr>
              <w:spacing w:line="360" w:lineRule="auto"/>
              <w:rPr>
                <w:ins w:id="1107" w:author="FIXED-TERM Le Huynh Anh Tuan (RBVH/ETI14)" w:date="2016-12-29T14:54:00Z"/>
              </w:rPr>
            </w:pPr>
            <w:ins w:id="1108" w:author="FIXED-TERM Le Huynh Anh Tuan (RBVH/ETI14)" w:date="2016-12-29T14:54:00Z">
              <w:r w:rsidRPr="008802D9">
                <w:rPr>
                  <w:rFonts w:ascii="Cambria" w:hAnsi="Cambria" w:cs="Tahoma"/>
                </w:rPr>
                <w:br w:type="page"/>
              </w:r>
            </w:ins>
            <w:r>
              <w:t>RE6-2</w:t>
            </w:r>
          </w:p>
        </w:tc>
        <w:tc>
          <w:tcPr>
            <w:tcW w:w="6902" w:type="dxa"/>
          </w:tcPr>
          <w:p w14:paraId="3E487D1E" w14:textId="4170E134" w:rsidR="00B028C4" w:rsidRPr="00354CBB" w:rsidRDefault="00B028C4" w:rsidP="0067292D">
            <w:pPr>
              <w:spacing w:line="360" w:lineRule="auto"/>
              <w:cnfStyle w:val="100000000000" w:firstRow="1" w:lastRow="0" w:firstColumn="0" w:lastColumn="0" w:oddVBand="0" w:evenVBand="0" w:oddHBand="0" w:evenHBand="0" w:firstRowFirstColumn="0" w:firstRowLastColumn="0" w:lastRowFirstColumn="0" w:lastRowLastColumn="0"/>
              <w:rPr>
                <w:ins w:id="1109" w:author="FIXED-TERM Le Huynh Anh Tuan (RBVH/ETI14)" w:date="2016-12-29T14:54:00Z"/>
              </w:rPr>
            </w:pPr>
            <w:ins w:id="1110" w:author="FIXED-TERM Le Huynh Anh Tuan (RBVH/ETI14)" w:date="2016-12-29T14:54:00Z">
              <w:r w:rsidRPr="00354CBB">
                <w:t xml:space="preserve">Delete </w:t>
              </w:r>
            </w:ins>
            <w:r>
              <w:t>Agent</w:t>
            </w:r>
          </w:p>
        </w:tc>
      </w:tr>
      <w:tr w:rsidR="00B028C4" w:rsidRPr="008802D9" w14:paraId="476C4F6D" w14:textId="77777777" w:rsidTr="00ED617B">
        <w:trPr>
          <w:cnfStyle w:val="000000100000" w:firstRow="0" w:lastRow="0" w:firstColumn="0" w:lastColumn="0" w:oddVBand="0" w:evenVBand="0" w:oddHBand="1" w:evenHBand="0" w:firstRowFirstColumn="0" w:firstRowLastColumn="0" w:lastRowFirstColumn="0" w:lastRowLastColumn="0"/>
          <w:ins w:id="111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32CA550C" w14:textId="77777777" w:rsidR="00B028C4" w:rsidRPr="007D2FEC" w:rsidRDefault="00B028C4" w:rsidP="0067292D">
            <w:pPr>
              <w:spacing w:line="360" w:lineRule="auto"/>
              <w:rPr>
                <w:ins w:id="1112" w:author="FIXED-TERM Le Huynh Anh Tuan (RBVH/ETI14)" w:date="2016-12-29T14:54:00Z"/>
              </w:rPr>
            </w:pPr>
            <w:ins w:id="1113" w:author="FIXED-TERM Le Huynh Anh Tuan (RBVH/ETI14)" w:date="2016-12-29T14:54:00Z">
              <w:r w:rsidRPr="007D2FEC">
                <w:t>Description</w:t>
              </w:r>
            </w:ins>
          </w:p>
        </w:tc>
        <w:tc>
          <w:tcPr>
            <w:tcW w:w="6902" w:type="dxa"/>
          </w:tcPr>
          <w:p w14:paraId="172D7EF6" w14:textId="323B810A"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114" w:author="FIXED-TERM Le Huynh Anh Tuan (RBVH/ETI14)" w:date="2016-12-29T14:54:00Z"/>
                <w:rFonts w:ascii="Cambria" w:hAnsi="Cambria" w:cs="Tahoma"/>
              </w:rPr>
            </w:pPr>
            <w:ins w:id="1115" w:author="FIXED-TERM Le Huynh Anh Tuan (RBVH/ETI14)" w:date="2016-12-29T14:54:00Z">
              <w:r w:rsidRPr="008802D9">
                <w:rPr>
                  <w:rFonts w:ascii="Cambria" w:hAnsi="Cambria" w:cs="Tahoma"/>
                </w:rPr>
                <w:t xml:space="preserve">An administrator of the System want to delete </w:t>
              </w:r>
            </w:ins>
            <w:r>
              <w:rPr>
                <w:rFonts w:ascii="Cambria" w:hAnsi="Cambria" w:cs="Tahoma"/>
              </w:rPr>
              <w:t>an agent computer</w:t>
            </w:r>
            <w:ins w:id="1116" w:author="FIXED-TERM Le Huynh Anh Tuan (RBVH/ETI14)" w:date="2016-12-29T14:54:00Z">
              <w:r w:rsidRPr="008802D9">
                <w:rPr>
                  <w:rFonts w:ascii="Cambria" w:hAnsi="Cambria" w:cs="Tahoma"/>
                </w:rPr>
                <w:t xml:space="preserve"> from the database </w:t>
              </w:r>
            </w:ins>
          </w:p>
        </w:tc>
      </w:tr>
      <w:tr w:rsidR="00B028C4" w:rsidRPr="008802D9" w14:paraId="4CA8A9BF" w14:textId="77777777" w:rsidTr="00ED617B">
        <w:trPr>
          <w:ins w:id="111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212FDAF2" w14:textId="77777777" w:rsidR="00B028C4" w:rsidRPr="007D2FEC" w:rsidRDefault="00B028C4" w:rsidP="0067292D">
            <w:pPr>
              <w:spacing w:line="360" w:lineRule="auto"/>
              <w:rPr>
                <w:ins w:id="1118" w:author="FIXED-TERM Le Huynh Anh Tuan (RBVH/ETI14)" w:date="2016-12-29T14:54:00Z"/>
              </w:rPr>
            </w:pPr>
            <w:ins w:id="1119" w:author="FIXED-TERM Le Huynh Anh Tuan (RBVH/ETI14)" w:date="2016-12-29T14:54:00Z">
              <w:r w:rsidRPr="007D2FEC">
                <w:t>Stakeholders</w:t>
              </w:r>
            </w:ins>
          </w:p>
        </w:tc>
        <w:tc>
          <w:tcPr>
            <w:tcW w:w="6902" w:type="dxa"/>
          </w:tcPr>
          <w:p w14:paraId="43EF414B"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120" w:author="FIXED-TERM Le Huynh Anh Tuan (RBVH/ETI14)" w:date="2016-12-29T14:54:00Z"/>
                <w:rFonts w:ascii="Cambria" w:hAnsi="Cambria" w:cs="Tahoma"/>
              </w:rPr>
            </w:pPr>
            <w:ins w:id="1121" w:author="FIXED-TERM Le Huynh Anh Tuan (RBVH/ETI14)" w:date="2016-12-29T14:54:00Z">
              <w:r w:rsidRPr="008802D9">
                <w:rPr>
                  <w:rFonts w:ascii="Cambria" w:hAnsi="Cambria" w:cs="Tahoma"/>
                </w:rPr>
                <w:t>Testers, project manager, admin</w:t>
              </w:r>
            </w:ins>
          </w:p>
        </w:tc>
      </w:tr>
      <w:tr w:rsidR="00B028C4" w:rsidRPr="008802D9" w14:paraId="5128B41F" w14:textId="77777777" w:rsidTr="00ED617B">
        <w:trPr>
          <w:cnfStyle w:val="000000100000" w:firstRow="0" w:lastRow="0" w:firstColumn="0" w:lastColumn="0" w:oddVBand="0" w:evenVBand="0" w:oddHBand="1" w:evenHBand="0" w:firstRowFirstColumn="0" w:firstRowLastColumn="0" w:lastRowFirstColumn="0" w:lastRowLastColumn="0"/>
          <w:ins w:id="112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7D84D382" w14:textId="77777777" w:rsidR="00B028C4" w:rsidRPr="007D2FEC" w:rsidRDefault="00B028C4" w:rsidP="0067292D">
            <w:pPr>
              <w:spacing w:line="360" w:lineRule="auto"/>
              <w:rPr>
                <w:ins w:id="1123" w:author="FIXED-TERM Le Huynh Anh Tuan (RBVH/ETI14)" w:date="2016-12-29T14:54:00Z"/>
              </w:rPr>
            </w:pPr>
            <w:ins w:id="1124" w:author="FIXED-TERM Le Huynh Anh Tuan (RBVH/ETI14)" w:date="2016-12-29T14:54:00Z">
              <w:r w:rsidRPr="007D2FEC">
                <w:t>Actors</w:t>
              </w:r>
            </w:ins>
          </w:p>
        </w:tc>
        <w:tc>
          <w:tcPr>
            <w:tcW w:w="6902" w:type="dxa"/>
          </w:tcPr>
          <w:p w14:paraId="6BB31B3C"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125" w:author="FIXED-TERM Le Huynh Anh Tuan (RBVH/ETI14)" w:date="2016-12-29T14:54:00Z"/>
                <w:rFonts w:ascii="Cambria" w:hAnsi="Cambria" w:cs="Tahoma"/>
              </w:rPr>
            </w:pPr>
            <w:ins w:id="1126" w:author="FIXED-TERM Le Huynh Anh Tuan (RBVH/ETI14)" w:date="2016-12-29T14:54:00Z">
              <w:r w:rsidRPr="008802D9">
                <w:rPr>
                  <w:rFonts w:ascii="Cambria" w:hAnsi="Cambria" w:cs="Tahoma"/>
                </w:rPr>
                <w:t>Administrator</w:t>
              </w:r>
            </w:ins>
          </w:p>
        </w:tc>
      </w:tr>
      <w:tr w:rsidR="00B028C4" w:rsidRPr="008802D9" w14:paraId="6A6FA32C" w14:textId="77777777" w:rsidTr="00ED617B">
        <w:trPr>
          <w:ins w:id="112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2192F5AF" w14:textId="77777777" w:rsidR="00B028C4" w:rsidRPr="007D2FEC" w:rsidRDefault="00B028C4" w:rsidP="0067292D">
            <w:pPr>
              <w:spacing w:line="360" w:lineRule="auto"/>
              <w:rPr>
                <w:ins w:id="1128" w:author="FIXED-TERM Le Huynh Anh Tuan (RBVH/ETI14)" w:date="2016-12-29T14:54:00Z"/>
              </w:rPr>
            </w:pPr>
            <w:ins w:id="1129" w:author="FIXED-TERM Le Huynh Anh Tuan (RBVH/ETI14)" w:date="2016-12-29T14:54:00Z">
              <w:r w:rsidRPr="007D2FEC">
                <w:t>Trigger</w:t>
              </w:r>
            </w:ins>
          </w:p>
        </w:tc>
        <w:tc>
          <w:tcPr>
            <w:tcW w:w="6902" w:type="dxa"/>
          </w:tcPr>
          <w:p w14:paraId="1DE80E0C" w14:textId="436D4D61" w:rsidR="00B028C4" w:rsidRPr="008802D9" w:rsidRDefault="00B028C4" w:rsidP="00B028C4">
            <w:pPr>
              <w:keepLines/>
              <w:spacing w:before="60" w:after="60"/>
              <w:cnfStyle w:val="000000000000" w:firstRow="0" w:lastRow="0" w:firstColumn="0" w:lastColumn="0" w:oddVBand="0" w:evenVBand="0" w:oddHBand="0" w:evenHBand="0" w:firstRowFirstColumn="0" w:firstRowLastColumn="0" w:lastRowFirstColumn="0" w:lastRowLastColumn="0"/>
              <w:rPr>
                <w:ins w:id="1130" w:author="FIXED-TERM Le Huynh Anh Tuan (RBVH/ETI14)" w:date="2016-12-29T14:54:00Z"/>
                <w:rFonts w:ascii="Cambria" w:eastAsia="Times New Roman" w:hAnsi="Cambria" w:cs="Tahoma"/>
                <w:lang w:val="en-GB"/>
              </w:rPr>
            </w:pPr>
            <w:ins w:id="1131" w:author="FIXED-TERM Le Huynh Anh Tuan (RBVH/ETI14)" w:date="2016-12-29T14:54:00Z">
              <w:r w:rsidRPr="008802D9">
                <w:rPr>
                  <w:rFonts w:ascii="Cambria" w:eastAsia="Times New Roman" w:hAnsi="Cambria" w:cs="Tahoma"/>
                  <w:lang w:val="en-GB"/>
                </w:rPr>
                <w:t xml:space="preserve">This use case starts when an administrator accesses the “Delete </w:t>
              </w:r>
            </w:ins>
            <w:r>
              <w:rPr>
                <w:rFonts w:ascii="Cambria" w:eastAsia="Times New Roman" w:hAnsi="Cambria" w:cs="Tahoma"/>
                <w:lang w:val="en-GB"/>
              </w:rPr>
              <w:t>Agent</w:t>
            </w:r>
            <w:ins w:id="1132" w:author="FIXED-TERM Le Huynh Anh Tuan (RBVH/ETI14)" w:date="2016-12-29T14:54:00Z">
              <w:r w:rsidRPr="008802D9">
                <w:rPr>
                  <w:rFonts w:ascii="Cambria" w:eastAsia="Times New Roman" w:hAnsi="Cambria" w:cs="Tahoma"/>
                  <w:lang w:val="en-GB"/>
                </w:rPr>
                <w:t>” feature of the system</w:t>
              </w:r>
            </w:ins>
          </w:p>
        </w:tc>
      </w:tr>
      <w:tr w:rsidR="00B028C4" w:rsidRPr="008802D9" w14:paraId="69DC1CDF" w14:textId="77777777" w:rsidTr="00ED617B">
        <w:trPr>
          <w:cnfStyle w:val="000000100000" w:firstRow="0" w:lastRow="0" w:firstColumn="0" w:lastColumn="0" w:oddVBand="0" w:evenVBand="0" w:oddHBand="1" w:evenHBand="0" w:firstRowFirstColumn="0" w:firstRowLastColumn="0" w:lastRowFirstColumn="0" w:lastRowLastColumn="0"/>
          <w:ins w:id="113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57D3AD65" w14:textId="77777777" w:rsidR="00B028C4" w:rsidRPr="007D2FEC" w:rsidRDefault="00B028C4" w:rsidP="0067292D">
            <w:pPr>
              <w:spacing w:line="360" w:lineRule="auto"/>
              <w:rPr>
                <w:ins w:id="1134" w:author="FIXED-TERM Le Huynh Anh Tuan (RBVH/ETI14)" w:date="2016-12-29T14:54:00Z"/>
              </w:rPr>
            </w:pPr>
            <w:ins w:id="1135" w:author="FIXED-TERM Le Huynh Anh Tuan (RBVH/ETI14)" w:date="2016-12-29T14:54:00Z">
              <w:r w:rsidRPr="007D2FEC">
                <w:t>Inputs</w:t>
              </w:r>
            </w:ins>
          </w:p>
        </w:tc>
        <w:tc>
          <w:tcPr>
            <w:tcW w:w="6902" w:type="dxa"/>
          </w:tcPr>
          <w:p w14:paraId="6EAFD06F" w14:textId="77777777" w:rsidR="00B028C4" w:rsidRPr="008802D9" w:rsidRDefault="00B028C4" w:rsidP="0067292D">
            <w:pPr>
              <w:keepLines/>
              <w:spacing w:before="60" w:after="60"/>
              <w:cnfStyle w:val="000000100000" w:firstRow="0" w:lastRow="0" w:firstColumn="0" w:lastColumn="0" w:oddVBand="0" w:evenVBand="0" w:oddHBand="1" w:evenHBand="0" w:firstRowFirstColumn="0" w:firstRowLastColumn="0" w:lastRowFirstColumn="0" w:lastRowLastColumn="0"/>
              <w:rPr>
                <w:ins w:id="1136" w:author="FIXED-TERM Le Huynh Anh Tuan (RBVH/ETI14)" w:date="2016-12-29T14:54:00Z"/>
                <w:rFonts w:ascii="Cambria" w:hAnsi="Cambria"/>
                <w:color w:val="auto"/>
              </w:rPr>
            </w:pPr>
            <w:ins w:id="1137" w:author="FIXED-TERM Le Huynh Anh Tuan (RBVH/ETI14)" w:date="2016-12-29T14:54:00Z">
              <w:r w:rsidRPr="006E5840">
                <w:rPr>
                  <w:rFonts w:ascii="Cambria" w:eastAsia="Times New Roman" w:hAnsi="Cambria" w:cs="Tahoma"/>
                  <w:lang w:val="en-GB"/>
                </w:rPr>
                <w:t>None.</w:t>
              </w:r>
            </w:ins>
          </w:p>
        </w:tc>
      </w:tr>
      <w:tr w:rsidR="00B028C4" w:rsidRPr="008802D9" w14:paraId="0B9EF96C" w14:textId="77777777" w:rsidTr="00ED617B">
        <w:trPr>
          <w:ins w:id="113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3C4C7C3E" w14:textId="77777777" w:rsidR="00B028C4" w:rsidRPr="007D2FEC" w:rsidRDefault="00B028C4" w:rsidP="0067292D">
            <w:pPr>
              <w:spacing w:line="360" w:lineRule="auto"/>
              <w:rPr>
                <w:ins w:id="1139" w:author="FIXED-TERM Le Huynh Anh Tuan (RBVH/ETI14)" w:date="2016-12-29T14:54:00Z"/>
              </w:rPr>
            </w:pPr>
            <w:ins w:id="1140" w:author="FIXED-TERM Le Huynh Anh Tuan (RBVH/ETI14)" w:date="2016-12-29T14:54:00Z">
              <w:r w:rsidRPr="007D2FEC">
                <w:t>Preconditions</w:t>
              </w:r>
            </w:ins>
          </w:p>
        </w:tc>
        <w:tc>
          <w:tcPr>
            <w:tcW w:w="6902" w:type="dxa"/>
          </w:tcPr>
          <w:p w14:paraId="5D471935" w14:textId="77777777" w:rsidR="00B028C4" w:rsidRPr="006E5840" w:rsidRDefault="00B028C4" w:rsidP="0067292D">
            <w:pPr>
              <w:keepLines/>
              <w:spacing w:before="60" w:after="60"/>
              <w:cnfStyle w:val="000000000000" w:firstRow="0" w:lastRow="0" w:firstColumn="0" w:lastColumn="0" w:oddVBand="0" w:evenVBand="0" w:oddHBand="0" w:evenHBand="0" w:firstRowFirstColumn="0" w:firstRowLastColumn="0" w:lastRowFirstColumn="0" w:lastRowLastColumn="0"/>
              <w:rPr>
                <w:ins w:id="1141" w:author="FIXED-TERM Le Huynh Anh Tuan (RBVH/ETI14)" w:date="2016-12-29T14:54:00Z"/>
              </w:rPr>
            </w:pPr>
            <w:ins w:id="1142" w:author="FIXED-TERM Le Huynh Anh Tuan (RBVH/ETI14)" w:date="2016-12-29T14:54:00Z">
              <w:r w:rsidRPr="006E5840">
                <w:rPr>
                  <w:rFonts w:ascii="Cambria" w:eastAsia="Times New Roman" w:hAnsi="Cambria" w:cs="Tahoma"/>
                  <w:lang w:val="en-GB"/>
                </w:rPr>
                <w:t>The administrator is logged into the system.</w:t>
              </w:r>
              <w:r w:rsidRPr="006E5840">
                <w:t xml:space="preserve"> </w:t>
              </w:r>
            </w:ins>
          </w:p>
        </w:tc>
      </w:tr>
      <w:tr w:rsidR="00B028C4" w:rsidRPr="008802D9" w14:paraId="0E13991D" w14:textId="77777777" w:rsidTr="00ED617B">
        <w:trPr>
          <w:cnfStyle w:val="000000100000" w:firstRow="0" w:lastRow="0" w:firstColumn="0" w:lastColumn="0" w:oddVBand="0" w:evenVBand="0" w:oddHBand="1" w:evenHBand="0" w:firstRowFirstColumn="0" w:firstRowLastColumn="0" w:lastRowFirstColumn="0" w:lastRowLastColumn="0"/>
          <w:ins w:id="114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6CD35EAD" w14:textId="77777777" w:rsidR="00B028C4" w:rsidRPr="007D2FEC" w:rsidRDefault="00B028C4" w:rsidP="0067292D">
            <w:pPr>
              <w:spacing w:line="360" w:lineRule="auto"/>
              <w:rPr>
                <w:ins w:id="1144" w:author="FIXED-TERM Le Huynh Anh Tuan (RBVH/ETI14)" w:date="2016-12-29T14:54:00Z"/>
              </w:rPr>
            </w:pPr>
            <w:ins w:id="1145" w:author="FIXED-TERM Le Huynh Anh Tuan (RBVH/ETI14)" w:date="2016-12-29T14:54:00Z">
              <w:r w:rsidRPr="007D2FEC">
                <w:t>Main Success Scenario</w:t>
              </w:r>
            </w:ins>
          </w:p>
        </w:tc>
        <w:tc>
          <w:tcPr>
            <w:tcW w:w="6902" w:type="dxa"/>
          </w:tcPr>
          <w:p w14:paraId="03E406C4" w14:textId="27A2E01B" w:rsidR="00B028C4" w:rsidRPr="008802D9" w:rsidRDefault="00B028C4" w:rsidP="00795020">
            <w:pPr>
              <w:pStyle w:val="BodyTextIndent"/>
              <w:keepLines/>
              <w:numPr>
                <w:ilvl w:val="0"/>
                <w:numId w:val="54"/>
              </w:numPr>
              <w:spacing w:before="60" w:after="60"/>
              <w:ind w:left="432"/>
              <w:cnfStyle w:val="000000100000" w:firstRow="0" w:lastRow="0" w:firstColumn="0" w:lastColumn="0" w:oddVBand="0" w:evenVBand="0" w:oddHBand="1" w:evenHBand="0" w:firstRowFirstColumn="0" w:firstRowLastColumn="0" w:lastRowFirstColumn="0" w:lastRowLastColumn="0"/>
              <w:rPr>
                <w:ins w:id="1146" w:author="FIXED-TERM Le Huynh Anh Tuan (RBVH/ETI14)" w:date="2016-12-29T14:54:00Z"/>
                <w:rFonts w:ascii="Cambria" w:hAnsi="Cambria" w:cs="Tahoma"/>
                <w:iCs/>
              </w:rPr>
            </w:pPr>
            <w:ins w:id="1147" w:author="FIXED-TERM Le Huynh Anh Tuan (RBVH/ETI14)" w:date="2016-12-29T14:54:00Z">
              <w:r w:rsidRPr="008802D9">
                <w:rPr>
                  <w:rFonts w:ascii="Cambria" w:hAnsi="Cambria" w:cs="Tahoma"/>
                  <w:iCs/>
                </w:rPr>
                <w:t xml:space="preserve">The System displays the current list of </w:t>
              </w:r>
            </w:ins>
            <w:r>
              <w:rPr>
                <w:rFonts w:ascii="Cambria" w:hAnsi="Cambria" w:cs="Tahoma"/>
                <w:iCs/>
              </w:rPr>
              <w:t>Agent</w:t>
            </w:r>
            <w:ins w:id="1148" w:author="FIXED-TERM Le Huynh Anh Tuan (RBVH/ETI14)" w:date="2016-12-29T14:54:00Z">
              <w:r w:rsidRPr="008802D9">
                <w:rPr>
                  <w:rFonts w:ascii="Cambria" w:hAnsi="Cambria" w:cs="Tahoma"/>
                  <w:iCs/>
                </w:rPr>
                <w:t>s.</w:t>
              </w:r>
            </w:ins>
          </w:p>
          <w:p w14:paraId="5DE440AD" w14:textId="3A94C6CE" w:rsidR="00B028C4" w:rsidRPr="008802D9" w:rsidRDefault="00B028C4" w:rsidP="00795020">
            <w:pPr>
              <w:pStyle w:val="BodyTextIndent"/>
              <w:keepLines/>
              <w:numPr>
                <w:ilvl w:val="0"/>
                <w:numId w:val="54"/>
              </w:numPr>
              <w:spacing w:before="60" w:after="60"/>
              <w:ind w:left="432"/>
              <w:cnfStyle w:val="000000100000" w:firstRow="0" w:lastRow="0" w:firstColumn="0" w:lastColumn="0" w:oddVBand="0" w:evenVBand="0" w:oddHBand="1" w:evenHBand="0" w:firstRowFirstColumn="0" w:firstRowLastColumn="0" w:lastRowFirstColumn="0" w:lastRowLastColumn="0"/>
              <w:rPr>
                <w:ins w:id="1149" w:author="FIXED-TERM Le Huynh Anh Tuan (RBVH/ETI14)" w:date="2016-12-29T14:54:00Z"/>
                <w:rFonts w:ascii="Cambria" w:hAnsi="Cambria" w:cs="Tahoma"/>
                <w:iCs/>
              </w:rPr>
            </w:pPr>
            <w:ins w:id="1150" w:author="FIXED-TERM Le Huynh Anh Tuan (RBVH/ETI14)" w:date="2016-12-29T14:54:00Z">
              <w:r w:rsidRPr="008802D9">
                <w:rPr>
                  <w:rFonts w:ascii="Cambria" w:hAnsi="Cambria" w:cs="Tahoma"/>
                  <w:iCs/>
                </w:rPr>
                <w:t xml:space="preserve">The Administrator selects the </w:t>
              </w:r>
            </w:ins>
            <w:r>
              <w:rPr>
                <w:rFonts w:ascii="Cambria" w:hAnsi="Cambria" w:cs="Tahoma"/>
                <w:iCs/>
              </w:rPr>
              <w:t>agent</w:t>
            </w:r>
            <w:ins w:id="1151" w:author="FIXED-TERM Le Huynh Anh Tuan (RBVH/ETI14)" w:date="2016-12-29T14:54:00Z">
              <w:r w:rsidRPr="008802D9">
                <w:rPr>
                  <w:rFonts w:ascii="Cambria" w:hAnsi="Cambria" w:cs="Tahoma"/>
                  <w:iCs/>
                </w:rPr>
                <w:t xml:space="preserve"> he/she wants to delete.</w:t>
              </w:r>
            </w:ins>
          </w:p>
          <w:p w14:paraId="189224E3" w14:textId="77777777" w:rsidR="00B028C4" w:rsidRPr="008802D9" w:rsidRDefault="00B028C4" w:rsidP="00795020">
            <w:pPr>
              <w:pStyle w:val="BodyTextIndent"/>
              <w:keepLines/>
              <w:numPr>
                <w:ilvl w:val="0"/>
                <w:numId w:val="54"/>
              </w:numPr>
              <w:spacing w:before="60" w:after="60"/>
              <w:ind w:left="432"/>
              <w:cnfStyle w:val="000000100000" w:firstRow="0" w:lastRow="0" w:firstColumn="0" w:lastColumn="0" w:oddVBand="0" w:evenVBand="0" w:oddHBand="1" w:evenHBand="0" w:firstRowFirstColumn="0" w:firstRowLastColumn="0" w:lastRowFirstColumn="0" w:lastRowLastColumn="0"/>
              <w:rPr>
                <w:ins w:id="1152" w:author="FIXED-TERM Le Huynh Anh Tuan (RBVH/ETI14)" w:date="2016-12-29T14:54:00Z"/>
                <w:rFonts w:ascii="Cambria" w:hAnsi="Cambria" w:cs="Tahoma"/>
                <w:iCs/>
              </w:rPr>
            </w:pPr>
            <w:ins w:id="1153" w:author="FIXED-TERM Le Huynh Anh Tuan (RBVH/ETI14)" w:date="2016-12-29T14:54:00Z">
              <w:r w:rsidRPr="008802D9">
                <w:rPr>
                  <w:rFonts w:ascii="Cambria" w:hAnsi="Cambria" w:cs="Tahoma"/>
                  <w:iCs/>
                </w:rPr>
                <w:t>The system displays the warning delete for the Administrator to confirm it again.</w:t>
              </w:r>
            </w:ins>
          </w:p>
          <w:p w14:paraId="399DCB7E" w14:textId="77777777" w:rsidR="00B028C4" w:rsidRPr="008802D9" w:rsidRDefault="00B028C4" w:rsidP="00795020">
            <w:pPr>
              <w:pStyle w:val="BodyTextIndent"/>
              <w:keepLines/>
              <w:numPr>
                <w:ilvl w:val="0"/>
                <w:numId w:val="54"/>
              </w:numPr>
              <w:spacing w:before="60" w:after="60"/>
              <w:ind w:left="432"/>
              <w:cnfStyle w:val="000000100000" w:firstRow="0" w:lastRow="0" w:firstColumn="0" w:lastColumn="0" w:oddVBand="0" w:evenVBand="0" w:oddHBand="1" w:evenHBand="0" w:firstRowFirstColumn="0" w:firstRowLastColumn="0" w:lastRowFirstColumn="0" w:lastRowLastColumn="0"/>
              <w:rPr>
                <w:ins w:id="1154" w:author="FIXED-TERM Le Huynh Anh Tuan (RBVH/ETI14)" w:date="2016-12-29T14:54:00Z"/>
                <w:rFonts w:ascii="Cambria" w:hAnsi="Cambria" w:cs="Tahoma"/>
                <w:iCs/>
              </w:rPr>
            </w:pPr>
            <w:ins w:id="1155" w:author="FIXED-TERM Le Huynh Anh Tuan (RBVH/ETI14)" w:date="2016-12-29T14:54:00Z">
              <w:r w:rsidRPr="008802D9">
                <w:rPr>
                  <w:rFonts w:ascii="Cambria" w:hAnsi="Cambria" w:cs="Tahoma"/>
                  <w:iCs/>
                </w:rPr>
                <w:t>The Administrator clicks “Delete” button.</w:t>
              </w:r>
            </w:ins>
          </w:p>
          <w:p w14:paraId="75946EFF" w14:textId="77777777" w:rsidR="00B028C4" w:rsidRPr="008802D9" w:rsidRDefault="00B028C4" w:rsidP="00795020">
            <w:pPr>
              <w:pStyle w:val="BodyTextIndent"/>
              <w:keepLines/>
              <w:numPr>
                <w:ilvl w:val="0"/>
                <w:numId w:val="54"/>
              </w:numPr>
              <w:spacing w:before="60" w:after="60"/>
              <w:ind w:left="432"/>
              <w:cnfStyle w:val="000000100000" w:firstRow="0" w:lastRow="0" w:firstColumn="0" w:lastColumn="0" w:oddVBand="0" w:evenVBand="0" w:oddHBand="1" w:evenHBand="0" w:firstRowFirstColumn="0" w:firstRowLastColumn="0" w:lastRowFirstColumn="0" w:lastRowLastColumn="0"/>
              <w:rPr>
                <w:ins w:id="1156" w:author="FIXED-TERM Le Huynh Anh Tuan (RBVH/ETI14)" w:date="2016-12-29T14:54:00Z"/>
                <w:rFonts w:ascii="Cambria" w:hAnsi="Cambria" w:cs="Tahoma"/>
                <w:iCs/>
              </w:rPr>
            </w:pPr>
            <w:ins w:id="1157" w:author="FIXED-TERM Le Huynh Anh Tuan (RBVH/ETI14)" w:date="2016-12-29T14:54:00Z">
              <w:r w:rsidRPr="008802D9">
                <w:rPr>
                  <w:rFonts w:ascii="Cambria" w:hAnsi="Cambria" w:cs="Tahoma"/>
                  <w:iCs/>
                </w:rPr>
                <w:t>The system deletes the information.</w:t>
              </w:r>
            </w:ins>
          </w:p>
          <w:p w14:paraId="5A731EC0" w14:textId="77777777" w:rsidR="00B028C4" w:rsidRPr="008802D9" w:rsidRDefault="00B028C4" w:rsidP="00795020">
            <w:pPr>
              <w:pStyle w:val="ListParagraph"/>
              <w:keepLines/>
              <w:numPr>
                <w:ilvl w:val="0"/>
                <w:numId w:val="54"/>
              </w:numPr>
              <w:spacing w:before="60" w:after="60"/>
              <w:ind w:left="432"/>
              <w:cnfStyle w:val="000000100000" w:firstRow="0" w:lastRow="0" w:firstColumn="0" w:lastColumn="0" w:oddVBand="0" w:evenVBand="0" w:oddHBand="1" w:evenHBand="0" w:firstRowFirstColumn="0" w:firstRowLastColumn="0" w:lastRowFirstColumn="0" w:lastRowLastColumn="0"/>
              <w:rPr>
                <w:ins w:id="1158" w:author="FIXED-TERM Le Huynh Anh Tuan (RBVH/ETI14)" w:date="2016-12-29T14:54:00Z"/>
                <w:rFonts w:ascii="Cambria" w:hAnsi="Cambria" w:cs="Tahoma"/>
              </w:rPr>
            </w:pPr>
            <w:ins w:id="1159" w:author="FIXED-TERM Le Huynh Anh Tuan (RBVH/ETI14)" w:date="2016-12-29T14:54:00Z">
              <w:r w:rsidRPr="008802D9">
                <w:rPr>
                  <w:rFonts w:ascii="Cambria" w:hAnsi="Cambria" w:cs="Tahoma"/>
                  <w:iCs/>
                </w:rPr>
                <w:t>Use Case ends.</w:t>
              </w:r>
            </w:ins>
          </w:p>
          <w:p w14:paraId="0D6F9E2B" w14:textId="77777777" w:rsidR="00B028C4" w:rsidRPr="008802D9" w:rsidRDefault="00B028C4" w:rsidP="0067292D">
            <w:pPr>
              <w:ind w:left="72"/>
              <w:cnfStyle w:val="000000100000" w:firstRow="0" w:lastRow="0" w:firstColumn="0" w:lastColumn="0" w:oddVBand="0" w:evenVBand="0" w:oddHBand="1" w:evenHBand="0" w:firstRowFirstColumn="0" w:firstRowLastColumn="0" w:lastRowFirstColumn="0" w:lastRowLastColumn="0"/>
              <w:rPr>
                <w:ins w:id="1160" w:author="FIXED-TERM Le Huynh Anh Tuan (RBVH/ETI14)" w:date="2016-12-29T14:54:00Z"/>
                <w:rFonts w:ascii="Cambria" w:hAnsi="Cambria" w:cs="Tahoma"/>
              </w:rPr>
            </w:pPr>
          </w:p>
        </w:tc>
      </w:tr>
      <w:tr w:rsidR="00B028C4" w:rsidRPr="008802D9" w14:paraId="1B941102" w14:textId="77777777" w:rsidTr="00ED617B">
        <w:trPr>
          <w:ins w:id="116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20E59792" w14:textId="77777777" w:rsidR="00B028C4" w:rsidRPr="007D2FEC" w:rsidRDefault="00B028C4" w:rsidP="0067292D">
            <w:pPr>
              <w:spacing w:line="360" w:lineRule="auto"/>
              <w:rPr>
                <w:ins w:id="1162" w:author="FIXED-TERM Le Huynh Anh Tuan (RBVH/ETI14)" w:date="2016-12-29T14:54:00Z"/>
              </w:rPr>
            </w:pPr>
            <w:ins w:id="1163" w:author="FIXED-TERM Le Huynh Anh Tuan (RBVH/ETI14)" w:date="2016-12-29T14:54:00Z">
              <w:r w:rsidRPr="007D2FEC">
                <w:t>Success End Condition</w:t>
              </w:r>
            </w:ins>
          </w:p>
        </w:tc>
        <w:tc>
          <w:tcPr>
            <w:tcW w:w="6902" w:type="dxa"/>
          </w:tcPr>
          <w:p w14:paraId="22F4920F" w14:textId="516015DC" w:rsidR="00B028C4" w:rsidRPr="008802D9" w:rsidRDefault="00B028C4" w:rsidP="00B028C4">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1164" w:author="FIXED-TERM Le Huynh Anh Tuan (RBVH/ETI14)" w:date="2016-12-29T14:54:00Z"/>
                <w:rFonts w:ascii="Cambria" w:hAnsi="Cambria"/>
                <w:color w:val="auto"/>
              </w:rPr>
            </w:pPr>
            <w:ins w:id="1165" w:author="FIXED-TERM Le Huynh Anh Tuan (RBVH/ETI14)" w:date="2016-12-29T14:54:00Z">
              <w:r w:rsidRPr="006E5840">
                <w:rPr>
                  <w:rFonts w:ascii="Cambria" w:hAnsi="Cambria" w:cs="Tahoma"/>
                </w:rPr>
                <w:t xml:space="preserve">The </w:t>
              </w:r>
            </w:ins>
            <w:r>
              <w:rPr>
                <w:rFonts w:ascii="Cambria" w:hAnsi="Cambria" w:cs="Tahoma"/>
              </w:rPr>
              <w:t>Agent</w:t>
            </w:r>
            <w:ins w:id="1166" w:author="FIXED-TERM Le Huynh Anh Tuan (RBVH/ETI14)" w:date="2016-12-29T14:54:00Z">
              <w:r w:rsidRPr="006E5840">
                <w:rPr>
                  <w:rFonts w:ascii="Cambria" w:hAnsi="Cambria" w:cs="Tahoma"/>
                </w:rPr>
                <w:t xml:space="preserve"> is deleted.</w:t>
              </w:r>
            </w:ins>
          </w:p>
        </w:tc>
      </w:tr>
      <w:tr w:rsidR="00B028C4" w:rsidRPr="008802D9" w14:paraId="6B6A9E13" w14:textId="77777777" w:rsidTr="00ED617B">
        <w:trPr>
          <w:cnfStyle w:val="000000100000" w:firstRow="0" w:lastRow="0" w:firstColumn="0" w:lastColumn="0" w:oddVBand="0" w:evenVBand="0" w:oddHBand="1" w:evenHBand="0" w:firstRowFirstColumn="0" w:firstRowLastColumn="0" w:lastRowFirstColumn="0" w:lastRowLastColumn="0"/>
          <w:ins w:id="116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1A5D3F1D" w14:textId="77777777" w:rsidR="00B028C4" w:rsidRPr="007D2FEC" w:rsidRDefault="00B028C4" w:rsidP="0067292D">
            <w:pPr>
              <w:spacing w:line="360" w:lineRule="auto"/>
              <w:rPr>
                <w:ins w:id="1168" w:author="FIXED-TERM Le Huynh Anh Tuan (RBVH/ETI14)" w:date="2016-12-29T14:54:00Z"/>
              </w:rPr>
            </w:pPr>
            <w:ins w:id="1169" w:author="FIXED-TERM Le Huynh Anh Tuan (RBVH/ETI14)" w:date="2016-12-29T14:54:00Z">
              <w:r w:rsidRPr="007D2FEC">
                <w:t>Failed End Condition</w:t>
              </w:r>
            </w:ins>
          </w:p>
        </w:tc>
        <w:tc>
          <w:tcPr>
            <w:tcW w:w="6902" w:type="dxa"/>
          </w:tcPr>
          <w:p w14:paraId="064AF6A8" w14:textId="77777777" w:rsidR="00B028C4" w:rsidRPr="008802D9" w:rsidRDefault="00B028C4" w:rsidP="0067292D">
            <w:pPr>
              <w:pStyle w:val="ListParagraph"/>
              <w:numPr>
                <w:ilvl w:val="0"/>
                <w:numId w:val="21"/>
              </w:numPr>
              <w:spacing w:before="0"/>
              <w:cnfStyle w:val="000000100000" w:firstRow="0" w:lastRow="0" w:firstColumn="0" w:lastColumn="0" w:oddVBand="0" w:evenVBand="0" w:oddHBand="1" w:evenHBand="0" w:firstRowFirstColumn="0" w:firstRowLastColumn="0" w:lastRowFirstColumn="0" w:lastRowLastColumn="0"/>
              <w:rPr>
                <w:ins w:id="1170" w:author="FIXED-TERM Le Huynh Anh Tuan (RBVH/ETI14)" w:date="2016-12-29T14:54:00Z"/>
                <w:rFonts w:ascii="Cambria" w:hAnsi="Cambria" w:cs="Tahoma"/>
              </w:rPr>
            </w:pPr>
            <w:ins w:id="1171" w:author="FIXED-TERM Le Huynh Anh Tuan (RBVH/ETI14)" w:date="2016-12-29T14:54:00Z">
              <w:r w:rsidRPr="008802D9">
                <w:rPr>
                  <w:rFonts w:ascii="Cambria" w:hAnsi="Cambria" w:cs="Tahoma"/>
                </w:rPr>
                <w:t>A error message is displayed</w:t>
              </w:r>
            </w:ins>
          </w:p>
          <w:p w14:paraId="04E54A93" w14:textId="442C63AB" w:rsidR="00B028C4" w:rsidRPr="008802D9" w:rsidRDefault="00B028C4" w:rsidP="00B028C4">
            <w:pPr>
              <w:pStyle w:val="ListParagraph"/>
              <w:numPr>
                <w:ilvl w:val="0"/>
                <w:numId w:val="21"/>
              </w:numPr>
              <w:spacing w:before="0"/>
              <w:cnfStyle w:val="000000100000" w:firstRow="0" w:lastRow="0" w:firstColumn="0" w:lastColumn="0" w:oddVBand="0" w:evenVBand="0" w:oddHBand="1" w:evenHBand="0" w:firstRowFirstColumn="0" w:firstRowLastColumn="0" w:lastRowFirstColumn="0" w:lastRowLastColumn="0"/>
              <w:rPr>
                <w:ins w:id="1172" w:author="FIXED-TERM Le Huynh Anh Tuan (RBVH/ETI14)" w:date="2016-12-29T14:54:00Z"/>
                <w:rFonts w:ascii="Cambria" w:hAnsi="Cambria"/>
                <w:color w:val="auto"/>
              </w:rPr>
            </w:pPr>
            <w:ins w:id="1173" w:author="FIXED-TERM Le Huynh Anh Tuan (RBVH/ETI14)" w:date="2016-12-29T14:54:00Z">
              <w:r w:rsidRPr="006E5840">
                <w:rPr>
                  <w:rFonts w:ascii="Cambria" w:hAnsi="Cambria" w:cs="Tahoma"/>
                </w:rPr>
                <w:t xml:space="preserve">The </w:t>
              </w:r>
            </w:ins>
            <w:r>
              <w:rPr>
                <w:rFonts w:ascii="Cambria" w:hAnsi="Cambria" w:cs="Tahoma"/>
              </w:rPr>
              <w:t>Agent</w:t>
            </w:r>
            <w:ins w:id="1174" w:author="FIXED-TERM Le Huynh Anh Tuan (RBVH/ETI14)" w:date="2016-12-29T14:54:00Z">
              <w:r w:rsidRPr="006E5840">
                <w:rPr>
                  <w:rFonts w:ascii="Cambria" w:hAnsi="Cambria" w:cs="Tahoma"/>
                </w:rPr>
                <w:t xml:space="preserve"> is not deleted.</w:t>
              </w:r>
            </w:ins>
          </w:p>
        </w:tc>
      </w:tr>
      <w:tr w:rsidR="00B028C4" w:rsidRPr="008802D9" w14:paraId="22BA12F3" w14:textId="77777777" w:rsidTr="00ED617B">
        <w:trPr>
          <w:ins w:id="117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743F3357" w14:textId="77777777" w:rsidR="00B028C4" w:rsidRPr="007D2FEC" w:rsidRDefault="00B028C4" w:rsidP="0067292D">
            <w:pPr>
              <w:spacing w:line="360" w:lineRule="auto"/>
              <w:rPr>
                <w:ins w:id="1176" w:author="FIXED-TERM Le Huynh Anh Tuan (RBVH/ETI14)" w:date="2016-12-29T14:54:00Z"/>
              </w:rPr>
            </w:pPr>
            <w:ins w:id="1177" w:author="FIXED-TERM Le Huynh Anh Tuan (RBVH/ETI14)" w:date="2016-12-29T14:54:00Z">
              <w:r w:rsidRPr="007D2FEC">
                <w:t>Special Requirements</w:t>
              </w:r>
            </w:ins>
          </w:p>
        </w:tc>
        <w:tc>
          <w:tcPr>
            <w:tcW w:w="6902" w:type="dxa"/>
          </w:tcPr>
          <w:p w14:paraId="37A174EF"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178" w:author="FIXED-TERM Le Huynh Anh Tuan (RBVH/ETI14)" w:date="2016-12-29T14:54:00Z"/>
                <w:rFonts w:ascii="Cambria" w:hAnsi="Cambria" w:cs="Tahoma"/>
              </w:rPr>
            </w:pPr>
            <w:ins w:id="1179" w:author="FIXED-TERM Le Huynh Anh Tuan (RBVH/ETI14)" w:date="2016-12-29T14:54:00Z">
              <w:r w:rsidRPr="008802D9">
                <w:rPr>
                  <w:rFonts w:ascii="Cambria" w:hAnsi="Cambria" w:cs="Tahoma"/>
                </w:rPr>
                <w:t>+ The System’s interface must be user-friendly.</w:t>
              </w:r>
            </w:ins>
          </w:p>
          <w:p w14:paraId="480FD70E"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180" w:author="FIXED-TERM Le Huynh Anh Tuan (RBVH/ETI14)" w:date="2016-12-29T14:54:00Z"/>
                <w:rFonts w:ascii="Cambria" w:hAnsi="Cambria" w:cs="Tahoma"/>
              </w:rPr>
            </w:pPr>
            <w:ins w:id="1181" w:author="FIXED-TERM Le Huynh Anh Tuan (RBVH/ETI14)" w:date="2016-12-29T14:54:00Z">
              <w:r w:rsidRPr="008802D9">
                <w:rPr>
                  <w:rFonts w:ascii="Cambria" w:hAnsi="Cambria" w:cs="Tahoma"/>
                </w:rPr>
                <w:t>+ The respond time must be under 5 seconds.</w:t>
              </w:r>
            </w:ins>
          </w:p>
        </w:tc>
      </w:tr>
    </w:tbl>
    <w:p w14:paraId="3A434528" w14:textId="77777777" w:rsidR="00B028C4" w:rsidRDefault="00B028C4" w:rsidP="00B317C1"/>
    <w:tbl>
      <w:tblPr>
        <w:tblStyle w:val="GridTable4-Accent1"/>
        <w:tblW w:w="0" w:type="auto"/>
        <w:tblLook w:val="04A0" w:firstRow="1" w:lastRow="0" w:firstColumn="1" w:lastColumn="0" w:noHBand="0" w:noVBand="1"/>
      </w:tblPr>
      <w:tblGrid>
        <w:gridCol w:w="1873"/>
        <w:gridCol w:w="6914"/>
      </w:tblGrid>
      <w:tr w:rsidR="00B028C4" w:rsidRPr="008802D9" w14:paraId="10A0601C" w14:textId="77777777" w:rsidTr="0067292D">
        <w:trPr>
          <w:cnfStyle w:val="100000000000" w:firstRow="1" w:lastRow="0" w:firstColumn="0" w:lastColumn="0" w:oddVBand="0" w:evenVBand="0" w:oddHBand="0" w:evenHBand="0" w:firstRowFirstColumn="0" w:firstRowLastColumn="0" w:lastRowFirstColumn="0" w:lastRowLastColumn="0"/>
          <w:ins w:id="118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42F14FF8" w14:textId="31F45DD5" w:rsidR="00B028C4" w:rsidRPr="00354CBB" w:rsidRDefault="00B028C4" w:rsidP="0067292D">
            <w:pPr>
              <w:spacing w:line="360" w:lineRule="auto"/>
              <w:rPr>
                <w:ins w:id="1183" w:author="FIXED-TERM Le Huynh Anh Tuan (RBVH/ETI14)" w:date="2016-12-29T14:54:00Z"/>
              </w:rPr>
            </w:pPr>
            <w:r>
              <w:t>RE6-3</w:t>
            </w:r>
          </w:p>
        </w:tc>
        <w:tc>
          <w:tcPr>
            <w:tcW w:w="6655" w:type="dxa"/>
          </w:tcPr>
          <w:p w14:paraId="3E95B728" w14:textId="5408A1B2" w:rsidR="00B028C4" w:rsidRPr="00354CBB" w:rsidRDefault="00B028C4" w:rsidP="00ED617B">
            <w:pPr>
              <w:spacing w:line="360" w:lineRule="auto"/>
              <w:cnfStyle w:val="100000000000" w:firstRow="1" w:lastRow="0" w:firstColumn="0" w:lastColumn="0" w:oddVBand="0" w:evenVBand="0" w:oddHBand="0" w:evenHBand="0" w:firstRowFirstColumn="0" w:firstRowLastColumn="0" w:lastRowFirstColumn="0" w:lastRowLastColumn="0"/>
              <w:rPr>
                <w:ins w:id="1184" w:author="FIXED-TERM Le Huynh Anh Tuan (RBVH/ETI14)" w:date="2016-12-29T14:54:00Z"/>
              </w:rPr>
            </w:pPr>
            <w:ins w:id="1185" w:author="FIXED-TERM Le Huynh Anh Tuan (RBVH/ETI14)" w:date="2016-12-29T14:54:00Z">
              <w:r w:rsidRPr="00354CBB">
                <w:t xml:space="preserve">Edit </w:t>
              </w:r>
            </w:ins>
            <w:r w:rsidR="00ED617B">
              <w:t>Agent Information</w:t>
            </w:r>
          </w:p>
        </w:tc>
      </w:tr>
      <w:tr w:rsidR="00B028C4" w:rsidRPr="008802D9" w14:paraId="466B5700" w14:textId="77777777" w:rsidTr="0067292D">
        <w:trPr>
          <w:cnfStyle w:val="000000100000" w:firstRow="0" w:lastRow="0" w:firstColumn="0" w:lastColumn="0" w:oddVBand="0" w:evenVBand="0" w:oddHBand="1" w:evenHBand="0" w:firstRowFirstColumn="0" w:firstRowLastColumn="0" w:lastRowFirstColumn="0" w:lastRowLastColumn="0"/>
          <w:ins w:id="118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393DF32" w14:textId="77777777" w:rsidR="00B028C4" w:rsidRPr="007D2FEC" w:rsidRDefault="00B028C4" w:rsidP="0067292D">
            <w:pPr>
              <w:spacing w:line="360" w:lineRule="auto"/>
              <w:rPr>
                <w:ins w:id="1187" w:author="FIXED-TERM Le Huynh Anh Tuan (RBVH/ETI14)" w:date="2016-12-29T14:54:00Z"/>
              </w:rPr>
            </w:pPr>
            <w:ins w:id="1188" w:author="FIXED-TERM Le Huynh Anh Tuan (RBVH/ETI14)" w:date="2016-12-29T14:54:00Z">
              <w:r w:rsidRPr="007D2FEC">
                <w:t>Description</w:t>
              </w:r>
            </w:ins>
          </w:p>
        </w:tc>
        <w:tc>
          <w:tcPr>
            <w:tcW w:w="6655" w:type="dxa"/>
          </w:tcPr>
          <w:p w14:paraId="0AE676E1" w14:textId="37EDBD16" w:rsidR="00B028C4" w:rsidRPr="008802D9" w:rsidRDefault="00B028C4" w:rsidP="00B028C4">
            <w:pPr>
              <w:cnfStyle w:val="000000100000" w:firstRow="0" w:lastRow="0" w:firstColumn="0" w:lastColumn="0" w:oddVBand="0" w:evenVBand="0" w:oddHBand="1" w:evenHBand="0" w:firstRowFirstColumn="0" w:firstRowLastColumn="0" w:lastRowFirstColumn="0" w:lastRowLastColumn="0"/>
              <w:rPr>
                <w:ins w:id="1189" w:author="FIXED-TERM Le Huynh Anh Tuan (RBVH/ETI14)" w:date="2016-12-29T14:54:00Z"/>
                <w:rFonts w:ascii="Cambria" w:hAnsi="Cambria" w:cs="Tahoma"/>
              </w:rPr>
            </w:pPr>
            <w:ins w:id="1190" w:author="FIXED-TERM Le Huynh Anh Tuan (RBVH/ETI14)" w:date="2016-12-29T14:54:00Z">
              <w:r w:rsidRPr="008802D9">
                <w:rPr>
                  <w:rFonts w:ascii="Cambria" w:hAnsi="Cambria" w:cs="Tahoma"/>
                </w:rPr>
                <w:t>An administrator of the System want to edit information of a</w:t>
              </w:r>
            </w:ins>
            <w:r>
              <w:rPr>
                <w:rFonts w:ascii="Cambria" w:hAnsi="Cambria" w:cs="Tahoma"/>
              </w:rPr>
              <w:t>n</w:t>
            </w:r>
            <w:ins w:id="1191" w:author="FIXED-TERM Le Huynh Anh Tuan (RBVH/ETI14)" w:date="2016-12-29T14:54:00Z">
              <w:r w:rsidRPr="008802D9">
                <w:rPr>
                  <w:rFonts w:ascii="Cambria" w:hAnsi="Cambria" w:cs="Tahoma"/>
                </w:rPr>
                <w:t xml:space="preserve"> </w:t>
              </w:r>
            </w:ins>
            <w:r>
              <w:rPr>
                <w:rFonts w:ascii="Cambria" w:hAnsi="Cambria" w:cs="Tahoma"/>
              </w:rPr>
              <w:t>agent</w:t>
            </w:r>
            <w:ins w:id="1192" w:author="FIXED-TERM Le Huynh Anh Tuan (RBVH/ETI14)" w:date="2016-12-29T14:54:00Z">
              <w:r w:rsidRPr="008802D9">
                <w:rPr>
                  <w:rFonts w:ascii="Cambria" w:hAnsi="Cambria" w:cs="Tahoma"/>
                </w:rPr>
                <w:t xml:space="preserve"> from the database </w:t>
              </w:r>
            </w:ins>
          </w:p>
        </w:tc>
      </w:tr>
      <w:tr w:rsidR="00B028C4" w:rsidRPr="008802D9" w14:paraId="52A746FC" w14:textId="77777777" w:rsidTr="0067292D">
        <w:trPr>
          <w:ins w:id="119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1EF57CDC" w14:textId="77777777" w:rsidR="00B028C4" w:rsidRPr="007D2FEC" w:rsidRDefault="00B028C4" w:rsidP="0067292D">
            <w:pPr>
              <w:spacing w:line="360" w:lineRule="auto"/>
              <w:rPr>
                <w:ins w:id="1194" w:author="FIXED-TERM Le Huynh Anh Tuan (RBVH/ETI14)" w:date="2016-12-29T14:54:00Z"/>
              </w:rPr>
            </w:pPr>
            <w:ins w:id="1195" w:author="FIXED-TERM Le Huynh Anh Tuan (RBVH/ETI14)" w:date="2016-12-29T14:54:00Z">
              <w:r w:rsidRPr="007D2FEC">
                <w:t>Stakeholders</w:t>
              </w:r>
            </w:ins>
          </w:p>
        </w:tc>
        <w:tc>
          <w:tcPr>
            <w:tcW w:w="6655" w:type="dxa"/>
          </w:tcPr>
          <w:p w14:paraId="4AC3BFF0"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196" w:author="FIXED-TERM Le Huynh Anh Tuan (RBVH/ETI14)" w:date="2016-12-29T14:54:00Z"/>
                <w:rFonts w:ascii="Cambria" w:hAnsi="Cambria" w:cs="Tahoma"/>
              </w:rPr>
            </w:pPr>
            <w:ins w:id="1197" w:author="FIXED-TERM Le Huynh Anh Tuan (RBVH/ETI14)" w:date="2016-12-29T14:54:00Z">
              <w:r w:rsidRPr="008802D9">
                <w:rPr>
                  <w:rFonts w:ascii="Cambria" w:hAnsi="Cambria" w:cs="Tahoma"/>
                </w:rPr>
                <w:t>Testers, project manager, admin</w:t>
              </w:r>
            </w:ins>
          </w:p>
        </w:tc>
      </w:tr>
      <w:tr w:rsidR="00B028C4" w:rsidRPr="008802D9" w14:paraId="0C46FB31" w14:textId="77777777" w:rsidTr="0067292D">
        <w:trPr>
          <w:cnfStyle w:val="000000100000" w:firstRow="0" w:lastRow="0" w:firstColumn="0" w:lastColumn="0" w:oddVBand="0" w:evenVBand="0" w:oddHBand="1" w:evenHBand="0" w:firstRowFirstColumn="0" w:firstRowLastColumn="0" w:lastRowFirstColumn="0" w:lastRowLastColumn="0"/>
          <w:ins w:id="119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765B017E" w14:textId="77777777" w:rsidR="00B028C4" w:rsidRPr="007D2FEC" w:rsidRDefault="00B028C4" w:rsidP="0067292D">
            <w:pPr>
              <w:spacing w:line="360" w:lineRule="auto"/>
              <w:rPr>
                <w:ins w:id="1199" w:author="FIXED-TERM Le Huynh Anh Tuan (RBVH/ETI14)" w:date="2016-12-29T14:54:00Z"/>
              </w:rPr>
            </w:pPr>
            <w:ins w:id="1200" w:author="FIXED-TERM Le Huynh Anh Tuan (RBVH/ETI14)" w:date="2016-12-29T14:54:00Z">
              <w:r w:rsidRPr="007D2FEC">
                <w:t>Actors</w:t>
              </w:r>
            </w:ins>
          </w:p>
        </w:tc>
        <w:tc>
          <w:tcPr>
            <w:tcW w:w="6655" w:type="dxa"/>
          </w:tcPr>
          <w:p w14:paraId="1C5537B6"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201" w:author="FIXED-TERM Le Huynh Anh Tuan (RBVH/ETI14)" w:date="2016-12-29T14:54:00Z"/>
                <w:rFonts w:ascii="Cambria" w:hAnsi="Cambria" w:cs="Tahoma"/>
              </w:rPr>
            </w:pPr>
            <w:ins w:id="1202" w:author="FIXED-TERM Le Huynh Anh Tuan (RBVH/ETI14)" w:date="2016-12-29T14:54:00Z">
              <w:r w:rsidRPr="008802D9">
                <w:rPr>
                  <w:rFonts w:ascii="Cambria" w:hAnsi="Cambria" w:cs="Tahoma"/>
                </w:rPr>
                <w:t>Administrator</w:t>
              </w:r>
            </w:ins>
          </w:p>
        </w:tc>
      </w:tr>
      <w:tr w:rsidR="00B028C4" w:rsidRPr="008802D9" w14:paraId="5E2A5469" w14:textId="77777777" w:rsidTr="0067292D">
        <w:trPr>
          <w:ins w:id="120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1A1F3183" w14:textId="77777777" w:rsidR="00B028C4" w:rsidRPr="007D2FEC" w:rsidRDefault="00B028C4" w:rsidP="0067292D">
            <w:pPr>
              <w:spacing w:line="360" w:lineRule="auto"/>
              <w:rPr>
                <w:ins w:id="1204" w:author="FIXED-TERM Le Huynh Anh Tuan (RBVH/ETI14)" w:date="2016-12-29T14:54:00Z"/>
              </w:rPr>
            </w:pPr>
            <w:ins w:id="1205" w:author="FIXED-TERM Le Huynh Anh Tuan (RBVH/ETI14)" w:date="2016-12-29T14:54:00Z">
              <w:r w:rsidRPr="007D2FEC">
                <w:t>Trigger</w:t>
              </w:r>
            </w:ins>
          </w:p>
        </w:tc>
        <w:tc>
          <w:tcPr>
            <w:tcW w:w="6655" w:type="dxa"/>
          </w:tcPr>
          <w:p w14:paraId="39BB3699" w14:textId="0C36A9C7" w:rsidR="00B028C4" w:rsidRPr="008802D9" w:rsidRDefault="00B028C4" w:rsidP="00B028C4">
            <w:pPr>
              <w:keepLines/>
              <w:spacing w:before="60" w:after="60"/>
              <w:cnfStyle w:val="000000000000" w:firstRow="0" w:lastRow="0" w:firstColumn="0" w:lastColumn="0" w:oddVBand="0" w:evenVBand="0" w:oddHBand="0" w:evenHBand="0" w:firstRowFirstColumn="0" w:firstRowLastColumn="0" w:lastRowFirstColumn="0" w:lastRowLastColumn="0"/>
              <w:rPr>
                <w:ins w:id="1206" w:author="FIXED-TERM Le Huynh Anh Tuan (RBVH/ETI14)" w:date="2016-12-29T14:54:00Z"/>
                <w:rFonts w:ascii="Cambria" w:eastAsia="Times New Roman" w:hAnsi="Cambria" w:cs="Tahoma"/>
                <w:lang w:val="en-GB"/>
              </w:rPr>
            </w:pPr>
            <w:ins w:id="1207" w:author="FIXED-TERM Le Huynh Anh Tuan (RBVH/ETI14)" w:date="2016-12-29T14:54:00Z">
              <w:r w:rsidRPr="008802D9">
                <w:rPr>
                  <w:rFonts w:ascii="Cambria" w:eastAsia="Times New Roman" w:hAnsi="Cambria" w:cs="Tahoma"/>
                  <w:lang w:val="en-GB"/>
                </w:rPr>
                <w:t xml:space="preserve">This use case starts when an administrator accesses the “Edit </w:t>
              </w:r>
            </w:ins>
            <w:r>
              <w:rPr>
                <w:rFonts w:ascii="Cambria" w:eastAsia="Times New Roman" w:hAnsi="Cambria" w:cs="Tahoma"/>
                <w:lang w:val="en-GB"/>
              </w:rPr>
              <w:t>Agent</w:t>
            </w:r>
            <w:ins w:id="1208" w:author="FIXED-TERM Le Huynh Anh Tuan (RBVH/ETI14)" w:date="2016-12-29T14:54:00Z">
              <w:r w:rsidRPr="008802D9">
                <w:rPr>
                  <w:rFonts w:ascii="Cambria" w:eastAsia="Times New Roman" w:hAnsi="Cambria" w:cs="Tahoma"/>
                  <w:lang w:val="en-GB"/>
                </w:rPr>
                <w:t>” feature of the system</w:t>
              </w:r>
            </w:ins>
          </w:p>
        </w:tc>
      </w:tr>
      <w:tr w:rsidR="00B028C4" w:rsidRPr="008802D9" w14:paraId="07575310" w14:textId="77777777" w:rsidTr="0067292D">
        <w:trPr>
          <w:cnfStyle w:val="000000100000" w:firstRow="0" w:lastRow="0" w:firstColumn="0" w:lastColumn="0" w:oddVBand="0" w:evenVBand="0" w:oddHBand="1" w:evenHBand="0" w:firstRowFirstColumn="0" w:firstRowLastColumn="0" w:lastRowFirstColumn="0" w:lastRowLastColumn="0"/>
          <w:ins w:id="120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18F52F44" w14:textId="77777777" w:rsidR="00B028C4" w:rsidRPr="007D2FEC" w:rsidRDefault="00B028C4" w:rsidP="0067292D">
            <w:pPr>
              <w:spacing w:line="360" w:lineRule="auto"/>
              <w:rPr>
                <w:ins w:id="1210" w:author="FIXED-TERM Le Huynh Anh Tuan (RBVH/ETI14)" w:date="2016-12-29T14:54:00Z"/>
              </w:rPr>
            </w:pPr>
            <w:ins w:id="1211" w:author="FIXED-TERM Le Huynh Anh Tuan (RBVH/ETI14)" w:date="2016-12-29T14:54:00Z">
              <w:r w:rsidRPr="007D2FEC">
                <w:t>Inputs</w:t>
              </w:r>
            </w:ins>
          </w:p>
        </w:tc>
        <w:tc>
          <w:tcPr>
            <w:tcW w:w="6655" w:type="dxa"/>
          </w:tcPr>
          <w:tbl>
            <w:tblPr>
              <w:tblpPr w:leftFromText="180" w:rightFromText="180" w:horzAnchor="margin" w:tblpY="420"/>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78"/>
              <w:gridCol w:w="1095"/>
              <w:gridCol w:w="4215"/>
            </w:tblGrid>
            <w:tr w:rsidR="00742690" w:rsidRPr="002B0B81" w14:paraId="5A9E3AE8" w14:textId="77777777" w:rsidTr="0067292D">
              <w:trPr>
                <w:trHeight w:val="436"/>
                <w:ins w:id="1212" w:author="FIXED-TERM Le Huynh Anh Tuan (RBVH/ETI14)" w:date="2016-12-29T14:54:00Z"/>
              </w:trPr>
              <w:tc>
                <w:tcPr>
                  <w:tcW w:w="1378" w:type="dxa"/>
                  <w:shd w:val="clear" w:color="auto" w:fill="EBE9E2" w:themeFill="accent6" w:themeFillTint="33"/>
                  <w:vAlign w:val="center"/>
                </w:tcPr>
                <w:p w14:paraId="7C5506E0" w14:textId="77777777" w:rsidR="00742690" w:rsidRPr="006E5840" w:rsidRDefault="00742690" w:rsidP="00742690">
                  <w:pPr>
                    <w:jc w:val="both"/>
                    <w:rPr>
                      <w:ins w:id="1213" w:author="FIXED-TERM Le Huynh Anh Tuan (RBVH/ETI14)" w:date="2016-12-29T14:54:00Z"/>
                      <w:rFonts w:cs="Arial"/>
                      <w:b/>
                      <w:sz w:val="18"/>
                      <w:szCs w:val="18"/>
                    </w:rPr>
                  </w:pPr>
                  <w:ins w:id="1214" w:author="FIXED-TERM Le Huynh Anh Tuan (RBVH/ETI14)" w:date="2016-12-29T14:54:00Z">
                    <w:r w:rsidRPr="006E5840">
                      <w:rPr>
                        <w:rFonts w:cs="Arial"/>
                        <w:b/>
                        <w:sz w:val="18"/>
                        <w:szCs w:val="18"/>
                      </w:rPr>
                      <w:t>Field Name</w:t>
                    </w:r>
                  </w:ins>
                </w:p>
              </w:tc>
              <w:tc>
                <w:tcPr>
                  <w:tcW w:w="1095" w:type="dxa"/>
                  <w:shd w:val="clear" w:color="auto" w:fill="EBE9E2" w:themeFill="accent6" w:themeFillTint="33"/>
                  <w:vAlign w:val="center"/>
                </w:tcPr>
                <w:p w14:paraId="64F5C1C0" w14:textId="77777777" w:rsidR="00742690" w:rsidRPr="006E5840" w:rsidRDefault="00742690" w:rsidP="00742690">
                  <w:pPr>
                    <w:jc w:val="both"/>
                    <w:rPr>
                      <w:ins w:id="1215" w:author="FIXED-TERM Le Huynh Anh Tuan (RBVH/ETI14)" w:date="2016-12-29T14:54:00Z"/>
                      <w:rFonts w:cs="Arial"/>
                      <w:b/>
                      <w:sz w:val="18"/>
                      <w:szCs w:val="18"/>
                    </w:rPr>
                  </w:pPr>
                  <w:ins w:id="1216" w:author="FIXED-TERM Le Huynh Anh Tuan (RBVH/ETI14)" w:date="2016-12-29T14:54:00Z">
                    <w:r w:rsidRPr="006E5840">
                      <w:rPr>
                        <w:rFonts w:cs="Arial"/>
                        <w:b/>
                        <w:sz w:val="18"/>
                        <w:szCs w:val="18"/>
                      </w:rPr>
                      <w:t>Type</w:t>
                    </w:r>
                  </w:ins>
                </w:p>
              </w:tc>
              <w:tc>
                <w:tcPr>
                  <w:tcW w:w="4215" w:type="dxa"/>
                  <w:shd w:val="clear" w:color="auto" w:fill="EBE9E2" w:themeFill="accent6" w:themeFillTint="33"/>
                  <w:vAlign w:val="center"/>
                </w:tcPr>
                <w:p w14:paraId="4316BEB0" w14:textId="77777777" w:rsidR="00742690" w:rsidRPr="006E5840" w:rsidRDefault="00742690" w:rsidP="00742690">
                  <w:pPr>
                    <w:jc w:val="both"/>
                    <w:rPr>
                      <w:ins w:id="1217" w:author="FIXED-TERM Le Huynh Anh Tuan (RBVH/ETI14)" w:date="2016-12-29T14:54:00Z"/>
                      <w:rFonts w:cs="Arial"/>
                      <w:b/>
                      <w:sz w:val="18"/>
                      <w:szCs w:val="18"/>
                    </w:rPr>
                  </w:pPr>
                  <w:ins w:id="1218" w:author="FIXED-TERM Le Huynh Anh Tuan (RBVH/ETI14)" w:date="2016-12-29T14:54:00Z">
                    <w:r w:rsidRPr="006E5840">
                      <w:rPr>
                        <w:rFonts w:cs="Arial"/>
                        <w:b/>
                        <w:sz w:val="18"/>
                        <w:szCs w:val="18"/>
                      </w:rPr>
                      <w:t>Remarks</w:t>
                    </w:r>
                  </w:ins>
                </w:p>
              </w:tc>
            </w:tr>
            <w:tr w:rsidR="00742690" w:rsidRPr="002B0B81" w14:paraId="1CB8D92F" w14:textId="77777777" w:rsidTr="0067292D">
              <w:trPr>
                <w:trHeight w:val="436"/>
                <w:ins w:id="1219" w:author="FIXED-TERM Le Huynh Anh Tuan (RBVH/ETI14)" w:date="2016-12-29T14:54:00Z"/>
              </w:trPr>
              <w:tc>
                <w:tcPr>
                  <w:tcW w:w="1378" w:type="dxa"/>
                  <w:vAlign w:val="center"/>
                </w:tcPr>
                <w:p w14:paraId="0346AF60" w14:textId="77777777" w:rsidR="00742690" w:rsidRPr="006E5840" w:rsidRDefault="00742690" w:rsidP="00742690">
                  <w:pPr>
                    <w:jc w:val="both"/>
                    <w:rPr>
                      <w:ins w:id="1220" w:author="FIXED-TERM Le Huynh Anh Tuan (RBVH/ETI14)" w:date="2016-12-29T14:54:00Z"/>
                      <w:rFonts w:cs="Arial"/>
                      <w:sz w:val="18"/>
                      <w:szCs w:val="18"/>
                    </w:rPr>
                  </w:pPr>
                  <w:r>
                    <w:rPr>
                      <w:rFonts w:cs="Arial"/>
                      <w:sz w:val="18"/>
                      <w:szCs w:val="18"/>
                    </w:rPr>
                    <w:t>name</w:t>
                  </w:r>
                </w:p>
              </w:tc>
              <w:tc>
                <w:tcPr>
                  <w:tcW w:w="1095" w:type="dxa"/>
                  <w:vAlign w:val="center"/>
                </w:tcPr>
                <w:p w14:paraId="49C2A83A" w14:textId="77777777" w:rsidR="00742690" w:rsidRPr="006E5840" w:rsidRDefault="00742690" w:rsidP="00742690">
                  <w:pPr>
                    <w:jc w:val="both"/>
                    <w:rPr>
                      <w:ins w:id="1221" w:author="FIXED-TERM Le Huynh Anh Tuan (RBVH/ETI14)" w:date="2016-12-29T14:54:00Z"/>
                      <w:rFonts w:cs="Arial"/>
                      <w:sz w:val="18"/>
                      <w:szCs w:val="18"/>
                    </w:rPr>
                  </w:pPr>
                  <w:ins w:id="1222" w:author="FIXED-TERM Le Huynh Anh Tuan (RBVH/ETI14)" w:date="2016-12-29T14:54:00Z">
                    <w:r w:rsidRPr="006E5840">
                      <w:rPr>
                        <w:rFonts w:cs="Arial"/>
                        <w:sz w:val="18"/>
                        <w:szCs w:val="18"/>
                      </w:rPr>
                      <w:t>Text</w:t>
                    </w:r>
                  </w:ins>
                </w:p>
              </w:tc>
              <w:tc>
                <w:tcPr>
                  <w:tcW w:w="4215" w:type="dxa"/>
                  <w:vAlign w:val="center"/>
                </w:tcPr>
                <w:p w14:paraId="4BBC954F" w14:textId="77777777" w:rsidR="00742690" w:rsidRPr="006E5840" w:rsidRDefault="00742690" w:rsidP="00742690">
                  <w:pPr>
                    <w:jc w:val="both"/>
                    <w:rPr>
                      <w:ins w:id="1223" w:author="FIXED-TERM Le Huynh Anh Tuan (RBVH/ETI14)" w:date="2016-12-29T14:54:00Z"/>
                      <w:rFonts w:cs="Arial"/>
                      <w:sz w:val="18"/>
                      <w:szCs w:val="18"/>
                    </w:rPr>
                  </w:pPr>
                  <w:r>
                    <w:rPr>
                      <w:rFonts w:cs="Arial"/>
                      <w:sz w:val="18"/>
                      <w:szCs w:val="18"/>
                    </w:rPr>
                    <w:t>Name</w:t>
                  </w:r>
                  <w:ins w:id="1224" w:author="FIXED-TERM Le Huynh Anh Tuan (RBVH/ETI14)" w:date="2016-12-29T14:54:00Z">
                    <w:r w:rsidRPr="006E5840">
                      <w:rPr>
                        <w:rFonts w:cs="Arial"/>
                        <w:sz w:val="18"/>
                        <w:szCs w:val="18"/>
                      </w:rPr>
                      <w:t xml:space="preserve"> does not contain any special characters.</w:t>
                    </w:r>
                  </w:ins>
                </w:p>
              </w:tc>
            </w:tr>
            <w:tr w:rsidR="00742690" w:rsidRPr="002B0B81" w14:paraId="79DE95DE" w14:textId="77777777" w:rsidTr="0067292D">
              <w:trPr>
                <w:trHeight w:val="436"/>
                <w:ins w:id="1225" w:author="FIXED-TERM Le Huynh Anh Tuan (RBVH/ETI14)" w:date="2016-12-29T14:54:00Z"/>
              </w:trPr>
              <w:tc>
                <w:tcPr>
                  <w:tcW w:w="1378" w:type="dxa"/>
                  <w:vAlign w:val="center"/>
                </w:tcPr>
                <w:p w14:paraId="7A709F9C" w14:textId="77777777" w:rsidR="00742690" w:rsidRPr="006E5840" w:rsidRDefault="00742690" w:rsidP="00742690">
                  <w:pPr>
                    <w:jc w:val="both"/>
                    <w:rPr>
                      <w:ins w:id="1226" w:author="FIXED-TERM Le Huynh Anh Tuan (RBVH/ETI14)" w:date="2016-12-29T14:54:00Z"/>
                      <w:rFonts w:cs="Arial"/>
                      <w:sz w:val="18"/>
                      <w:szCs w:val="18"/>
                    </w:rPr>
                  </w:pPr>
                  <w:r>
                    <w:rPr>
                      <w:rFonts w:cs="Arial"/>
                      <w:sz w:val="18"/>
                      <w:szCs w:val="18"/>
                    </w:rPr>
                    <w:t>port</w:t>
                  </w:r>
                </w:p>
              </w:tc>
              <w:tc>
                <w:tcPr>
                  <w:tcW w:w="1095" w:type="dxa"/>
                  <w:vAlign w:val="center"/>
                </w:tcPr>
                <w:p w14:paraId="4DA82513" w14:textId="77777777" w:rsidR="00742690" w:rsidRPr="006E5840" w:rsidRDefault="00742690" w:rsidP="00742690">
                  <w:pPr>
                    <w:jc w:val="both"/>
                    <w:rPr>
                      <w:ins w:id="1227" w:author="FIXED-TERM Le Huynh Anh Tuan (RBVH/ETI14)" w:date="2016-12-29T14:54:00Z"/>
                      <w:rFonts w:cs="Arial"/>
                      <w:sz w:val="18"/>
                      <w:szCs w:val="18"/>
                    </w:rPr>
                  </w:pPr>
                  <w:r>
                    <w:rPr>
                      <w:rFonts w:cs="Arial"/>
                      <w:sz w:val="18"/>
                      <w:szCs w:val="18"/>
                    </w:rPr>
                    <w:t>Integer</w:t>
                  </w:r>
                </w:p>
              </w:tc>
              <w:tc>
                <w:tcPr>
                  <w:tcW w:w="4215" w:type="dxa"/>
                  <w:vAlign w:val="center"/>
                </w:tcPr>
                <w:p w14:paraId="46A3180D" w14:textId="77777777" w:rsidR="00742690" w:rsidRPr="006E5840" w:rsidRDefault="00742690" w:rsidP="00742690">
                  <w:pPr>
                    <w:jc w:val="both"/>
                    <w:rPr>
                      <w:ins w:id="1228" w:author="FIXED-TERM Le Huynh Anh Tuan (RBVH/ETI14)" w:date="2016-12-29T14:54:00Z"/>
                      <w:rFonts w:cs="Arial"/>
                      <w:sz w:val="18"/>
                      <w:szCs w:val="18"/>
                    </w:rPr>
                  </w:pPr>
                  <w:r>
                    <w:rPr>
                      <w:rFonts w:cs="Arial"/>
                      <w:sz w:val="18"/>
                      <w:szCs w:val="18"/>
                    </w:rPr>
                    <w:t>Port contains 4-digit-number.</w:t>
                  </w:r>
                </w:p>
              </w:tc>
            </w:tr>
            <w:tr w:rsidR="00742690" w:rsidRPr="002B0B81" w14:paraId="69C01842" w14:textId="77777777" w:rsidTr="0067292D">
              <w:trPr>
                <w:trHeight w:val="436"/>
                <w:ins w:id="1229" w:author="FIXED-TERM Le Huynh Anh Tuan (RBVH/ETI14)" w:date="2016-12-29T14:54:00Z"/>
              </w:trPr>
              <w:tc>
                <w:tcPr>
                  <w:tcW w:w="1378" w:type="dxa"/>
                  <w:vAlign w:val="center"/>
                </w:tcPr>
                <w:p w14:paraId="6B285C1C" w14:textId="77777777" w:rsidR="00742690" w:rsidRPr="006E5840" w:rsidRDefault="00742690" w:rsidP="00742690">
                  <w:pPr>
                    <w:jc w:val="both"/>
                    <w:rPr>
                      <w:ins w:id="1230" w:author="FIXED-TERM Le Huynh Anh Tuan (RBVH/ETI14)" w:date="2016-12-29T14:54:00Z"/>
                      <w:rFonts w:cs="Arial"/>
                      <w:sz w:val="18"/>
                      <w:szCs w:val="18"/>
                    </w:rPr>
                  </w:pPr>
                  <w:r>
                    <w:rPr>
                      <w:rFonts w:cs="Arial"/>
                      <w:sz w:val="18"/>
                      <w:szCs w:val="18"/>
                    </w:rPr>
                    <w:t>status</w:t>
                  </w:r>
                </w:p>
              </w:tc>
              <w:tc>
                <w:tcPr>
                  <w:tcW w:w="1095" w:type="dxa"/>
                  <w:vAlign w:val="center"/>
                </w:tcPr>
                <w:p w14:paraId="06627EC2" w14:textId="77777777" w:rsidR="00742690" w:rsidRPr="006E5840" w:rsidRDefault="00742690" w:rsidP="00742690">
                  <w:pPr>
                    <w:jc w:val="both"/>
                    <w:rPr>
                      <w:ins w:id="1231" w:author="FIXED-TERM Le Huynh Anh Tuan (RBVH/ETI14)" w:date="2016-12-29T14:54:00Z"/>
                      <w:rFonts w:cs="Arial"/>
                      <w:sz w:val="18"/>
                      <w:szCs w:val="18"/>
                    </w:rPr>
                  </w:pPr>
                  <w:r>
                    <w:rPr>
                      <w:rFonts w:cs="Arial"/>
                      <w:sz w:val="18"/>
                      <w:szCs w:val="18"/>
                    </w:rPr>
                    <w:t>Drop-down text menu</w:t>
                  </w:r>
                </w:p>
              </w:tc>
              <w:tc>
                <w:tcPr>
                  <w:tcW w:w="4215" w:type="dxa"/>
                  <w:vAlign w:val="center"/>
                </w:tcPr>
                <w:p w14:paraId="0BA59133" w14:textId="77777777" w:rsidR="00742690" w:rsidRPr="006E5840" w:rsidRDefault="00742690" w:rsidP="00742690">
                  <w:pPr>
                    <w:jc w:val="both"/>
                    <w:rPr>
                      <w:ins w:id="1232" w:author="FIXED-TERM Le Huynh Anh Tuan (RBVH/ETI14)" w:date="2016-12-29T14:54:00Z"/>
                      <w:rFonts w:cs="Arial"/>
                      <w:sz w:val="18"/>
                      <w:szCs w:val="18"/>
                    </w:rPr>
                  </w:pPr>
                  <w:r>
                    <w:rPr>
                      <w:rFonts w:cs="Arial"/>
                      <w:sz w:val="18"/>
                      <w:szCs w:val="18"/>
                    </w:rPr>
                    <w:t>Only have two menu Online and Disconnect</w:t>
                  </w:r>
                </w:p>
              </w:tc>
            </w:tr>
            <w:tr w:rsidR="00742690" w:rsidRPr="002B0B81" w14:paraId="18340159" w14:textId="77777777" w:rsidTr="0067292D">
              <w:trPr>
                <w:trHeight w:val="436"/>
                <w:ins w:id="1233" w:author="FIXED-TERM Le Huynh Anh Tuan (RBVH/ETI14)" w:date="2016-12-29T14:54:00Z"/>
              </w:trPr>
              <w:tc>
                <w:tcPr>
                  <w:tcW w:w="1378" w:type="dxa"/>
                  <w:vAlign w:val="center"/>
                </w:tcPr>
                <w:p w14:paraId="096F87CD" w14:textId="77777777" w:rsidR="00742690" w:rsidRPr="006E5840" w:rsidRDefault="00742690" w:rsidP="00742690">
                  <w:pPr>
                    <w:jc w:val="both"/>
                    <w:rPr>
                      <w:ins w:id="1234" w:author="FIXED-TERM Le Huynh Anh Tuan (RBVH/ETI14)" w:date="2016-12-29T14:54:00Z"/>
                      <w:rFonts w:cs="Arial"/>
                      <w:sz w:val="18"/>
                      <w:szCs w:val="18"/>
                    </w:rPr>
                  </w:pPr>
                  <w:r>
                    <w:rPr>
                      <w:rFonts w:cs="Arial"/>
                      <w:sz w:val="18"/>
                      <w:szCs w:val="18"/>
                    </w:rPr>
                    <w:t>IP Address</w:t>
                  </w:r>
                </w:p>
              </w:tc>
              <w:tc>
                <w:tcPr>
                  <w:tcW w:w="1095" w:type="dxa"/>
                  <w:vAlign w:val="center"/>
                </w:tcPr>
                <w:p w14:paraId="16B98590" w14:textId="77777777" w:rsidR="00742690" w:rsidRPr="006E5840" w:rsidRDefault="00742690" w:rsidP="00742690">
                  <w:pPr>
                    <w:jc w:val="both"/>
                    <w:rPr>
                      <w:ins w:id="1235" w:author="FIXED-TERM Le Huynh Anh Tuan (RBVH/ETI14)" w:date="2016-12-29T14:54:00Z"/>
                      <w:rFonts w:cs="Arial"/>
                      <w:sz w:val="18"/>
                      <w:szCs w:val="18"/>
                    </w:rPr>
                  </w:pPr>
                  <w:ins w:id="1236" w:author="FIXED-TERM Le Huynh Anh Tuan (RBVH/ETI14)" w:date="2016-12-29T14:54:00Z">
                    <w:r w:rsidRPr="006E5840">
                      <w:rPr>
                        <w:rFonts w:cs="Arial"/>
                        <w:sz w:val="18"/>
                        <w:szCs w:val="18"/>
                      </w:rPr>
                      <w:t>Text</w:t>
                    </w:r>
                  </w:ins>
                </w:p>
              </w:tc>
              <w:tc>
                <w:tcPr>
                  <w:tcW w:w="4215" w:type="dxa"/>
                  <w:vAlign w:val="center"/>
                </w:tcPr>
                <w:p w14:paraId="6645A0BB" w14:textId="77777777" w:rsidR="00742690" w:rsidRPr="006E5840" w:rsidRDefault="00742690" w:rsidP="00742690">
                  <w:pPr>
                    <w:jc w:val="both"/>
                    <w:rPr>
                      <w:ins w:id="1237" w:author="FIXED-TERM Le Huynh Anh Tuan (RBVH/ETI14)" w:date="2016-12-29T14:54:00Z"/>
                      <w:rFonts w:cs="Arial"/>
                      <w:sz w:val="18"/>
                      <w:szCs w:val="18"/>
                    </w:rPr>
                  </w:pPr>
                  <w:r>
                    <w:rPr>
                      <w:rFonts w:cs="Arial"/>
                      <w:sz w:val="18"/>
                      <w:szCs w:val="18"/>
                    </w:rPr>
                    <w:t>Must be a valid IP address format.</w:t>
                  </w:r>
                </w:p>
              </w:tc>
            </w:tr>
            <w:tr w:rsidR="00742690" w:rsidRPr="002B0B81" w14:paraId="45A2742C" w14:textId="77777777" w:rsidTr="0067292D">
              <w:trPr>
                <w:trHeight w:val="436"/>
              </w:trPr>
              <w:tc>
                <w:tcPr>
                  <w:tcW w:w="1378" w:type="dxa"/>
                  <w:vAlign w:val="center"/>
                </w:tcPr>
                <w:p w14:paraId="1E247DE3" w14:textId="77777777" w:rsidR="00742690" w:rsidRDefault="00742690" w:rsidP="00742690">
                  <w:pPr>
                    <w:jc w:val="both"/>
                    <w:rPr>
                      <w:rFonts w:cs="Arial"/>
                      <w:sz w:val="18"/>
                      <w:szCs w:val="18"/>
                    </w:rPr>
                  </w:pPr>
                  <w:r>
                    <w:rPr>
                      <w:rFonts w:cs="Arial"/>
                      <w:sz w:val="18"/>
                      <w:szCs w:val="18"/>
                    </w:rPr>
                    <w:t>Description</w:t>
                  </w:r>
                </w:p>
              </w:tc>
              <w:tc>
                <w:tcPr>
                  <w:tcW w:w="1095" w:type="dxa"/>
                  <w:vAlign w:val="center"/>
                </w:tcPr>
                <w:p w14:paraId="78FE3D09" w14:textId="77777777" w:rsidR="00742690" w:rsidRPr="006E5840" w:rsidRDefault="00742690" w:rsidP="00742690">
                  <w:pPr>
                    <w:jc w:val="both"/>
                    <w:rPr>
                      <w:rFonts w:cs="Arial"/>
                      <w:sz w:val="18"/>
                      <w:szCs w:val="18"/>
                    </w:rPr>
                  </w:pPr>
                  <w:r>
                    <w:rPr>
                      <w:rFonts w:cs="Arial"/>
                      <w:sz w:val="18"/>
                      <w:szCs w:val="18"/>
                    </w:rPr>
                    <w:t>Text</w:t>
                  </w:r>
                </w:p>
              </w:tc>
              <w:tc>
                <w:tcPr>
                  <w:tcW w:w="4215" w:type="dxa"/>
                  <w:vAlign w:val="center"/>
                </w:tcPr>
                <w:p w14:paraId="4C787EBA" w14:textId="77777777" w:rsidR="00742690" w:rsidRDefault="00742690" w:rsidP="00742690">
                  <w:pPr>
                    <w:jc w:val="both"/>
                    <w:rPr>
                      <w:rFonts w:cs="Arial"/>
                      <w:sz w:val="18"/>
                      <w:szCs w:val="18"/>
                    </w:rPr>
                  </w:pPr>
                  <w:r>
                    <w:rPr>
                      <w:rFonts w:cs="Arial"/>
                      <w:sz w:val="18"/>
                      <w:szCs w:val="18"/>
                    </w:rPr>
                    <w:t>Text length must not exceed 255 characters.</w:t>
                  </w:r>
                </w:p>
              </w:tc>
            </w:tr>
          </w:tbl>
          <w:p w14:paraId="1FF36B03" w14:textId="77777777" w:rsidR="00B028C4" w:rsidRDefault="00B028C4" w:rsidP="0067292D">
            <w:pPr>
              <w:pStyle w:val="Default"/>
              <w:cnfStyle w:val="000000100000" w:firstRow="0" w:lastRow="0" w:firstColumn="0" w:lastColumn="0" w:oddVBand="0" w:evenVBand="0" w:oddHBand="1" w:evenHBand="0" w:firstRowFirstColumn="0" w:firstRowLastColumn="0" w:lastRowFirstColumn="0" w:lastRowLastColumn="0"/>
              <w:rPr>
                <w:ins w:id="1238" w:author="FIXED-TERM Le Huynh Anh Tuan (RBVH/ETI14)" w:date="2016-12-29T14:54:00Z"/>
                <w:rFonts w:ascii="Cambria" w:hAnsi="Cambria"/>
                <w:color w:val="auto"/>
                <w:sz w:val="20"/>
                <w:szCs w:val="20"/>
              </w:rPr>
            </w:pPr>
          </w:p>
          <w:p w14:paraId="585D1E11" w14:textId="77777777" w:rsidR="00B028C4" w:rsidRPr="008802D9" w:rsidRDefault="00B028C4" w:rsidP="0067292D">
            <w:pPr>
              <w:pStyle w:val="Default"/>
              <w:cnfStyle w:val="000000100000" w:firstRow="0" w:lastRow="0" w:firstColumn="0" w:lastColumn="0" w:oddVBand="0" w:evenVBand="0" w:oddHBand="1" w:evenHBand="0" w:firstRowFirstColumn="0" w:firstRowLastColumn="0" w:lastRowFirstColumn="0" w:lastRowLastColumn="0"/>
              <w:rPr>
                <w:ins w:id="1239" w:author="FIXED-TERM Le Huynh Anh Tuan (RBVH/ETI14)" w:date="2016-12-29T14:54:00Z"/>
                <w:rFonts w:ascii="Cambria" w:hAnsi="Cambria"/>
                <w:color w:val="auto"/>
                <w:sz w:val="20"/>
                <w:szCs w:val="20"/>
              </w:rPr>
            </w:pPr>
          </w:p>
        </w:tc>
      </w:tr>
      <w:tr w:rsidR="00B028C4" w:rsidRPr="008802D9" w14:paraId="3B964ABD" w14:textId="77777777" w:rsidTr="0067292D">
        <w:trPr>
          <w:ins w:id="124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C1A3AF8" w14:textId="77777777" w:rsidR="00B028C4" w:rsidRPr="007D2FEC" w:rsidRDefault="00B028C4" w:rsidP="0067292D">
            <w:pPr>
              <w:spacing w:line="360" w:lineRule="auto"/>
              <w:rPr>
                <w:ins w:id="1241" w:author="FIXED-TERM Le Huynh Anh Tuan (RBVH/ETI14)" w:date="2016-12-29T14:54:00Z"/>
              </w:rPr>
            </w:pPr>
            <w:ins w:id="1242" w:author="FIXED-TERM Le Huynh Anh Tuan (RBVH/ETI14)" w:date="2016-12-29T14:54:00Z">
              <w:r w:rsidRPr="007D2FEC">
                <w:t>Preconditions</w:t>
              </w:r>
            </w:ins>
          </w:p>
        </w:tc>
        <w:tc>
          <w:tcPr>
            <w:tcW w:w="6655" w:type="dxa"/>
          </w:tcPr>
          <w:p w14:paraId="555511BC" w14:textId="77777777" w:rsidR="00B028C4" w:rsidRPr="00765976" w:rsidRDefault="00B028C4" w:rsidP="0067292D">
            <w:pPr>
              <w:jc w:val="both"/>
              <w:cnfStyle w:val="000000000000" w:firstRow="0" w:lastRow="0" w:firstColumn="0" w:lastColumn="0" w:oddVBand="0" w:evenVBand="0" w:oddHBand="0" w:evenHBand="0" w:firstRowFirstColumn="0" w:firstRowLastColumn="0" w:lastRowFirstColumn="0" w:lastRowLastColumn="0"/>
              <w:rPr>
                <w:ins w:id="1243" w:author="FIXED-TERM Le Huynh Anh Tuan (RBVH/ETI14)" w:date="2016-12-29T14:54:00Z"/>
                <w:rFonts w:ascii="Cambria" w:hAnsi="Cambria"/>
                <w:color w:val="auto"/>
              </w:rPr>
            </w:pPr>
            <w:ins w:id="1244" w:author="FIXED-TERM Le Huynh Anh Tuan (RBVH/ETI14)" w:date="2016-12-29T14:54:00Z">
              <w:r w:rsidRPr="00765976">
                <w:rPr>
                  <w:rFonts w:cs="Arial"/>
                </w:rPr>
                <w:t>The administrator is logged into the system.</w:t>
              </w:r>
              <w:r w:rsidRPr="00765976">
                <w:rPr>
                  <w:rFonts w:ascii="Cambria" w:hAnsi="Cambria"/>
                  <w:color w:val="auto"/>
                </w:rPr>
                <w:t xml:space="preserve"> </w:t>
              </w:r>
            </w:ins>
          </w:p>
        </w:tc>
      </w:tr>
      <w:tr w:rsidR="00B028C4" w:rsidRPr="008802D9" w14:paraId="6C0A8E63" w14:textId="77777777" w:rsidTr="0067292D">
        <w:trPr>
          <w:cnfStyle w:val="000000100000" w:firstRow="0" w:lastRow="0" w:firstColumn="0" w:lastColumn="0" w:oddVBand="0" w:evenVBand="0" w:oddHBand="1" w:evenHBand="0" w:firstRowFirstColumn="0" w:firstRowLastColumn="0" w:lastRowFirstColumn="0" w:lastRowLastColumn="0"/>
          <w:ins w:id="124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0FBE0EA7" w14:textId="77777777" w:rsidR="00B028C4" w:rsidRPr="007D2FEC" w:rsidRDefault="00B028C4" w:rsidP="0067292D">
            <w:pPr>
              <w:spacing w:line="360" w:lineRule="auto"/>
              <w:rPr>
                <w:ins w:id="1246" w:author="FIXED-TERM Le Huynh Anh Tuan (RBVH/ETI14)" w:date="2016-12-29T14:54:00Z"/>
              </w:rPr>
            </w:pPr>
            <w:ins w:id="1247" w:author="FIXED-TERM Le Huynh Anh Tuan (RBVH/ETI14)" w:date="2016-12-29T14:54:00Z">
              <w:r w:rsidRPr="007D2FEC">
                <w:t>Main Success Scenario</w:t>
              </w:r>
            </w:ins>
          </w:p>
        </w:tc>
        <w:tc>
          <w:tcPr>
            <w:tcW w:w="6655" w:type="dxa"/>
          </w:tcPr>
          <w:p w14:paraId="0944D5EB" w14:textId="6E83DDE3" w:rsidR="00B028C4" w:rsidRPr="008802D9" w:rsidRDefault="00B028C4" w:rsidP="00795020">
            <w:pPr>
              <w:pStyle w:val="BodyTextIndent"/>
              <w:keepLines/>
              <w:numPr>
                <w:ilvl w:val="0"/>
                <w:numId w:val="53"/>
              </w:numPr>
              <w:spacing w:before="60" w:after="60"/>
              <w:ind w:left="444"/>
              <w:cnfStyle w:val="000000100000" w:firstRow="0" w:lastRow="0" w:firstColumn="0" w:lastColumn="0" w:oddVBand="0" w:evenVBand="0" w:oddHBand="1" w:evenHBand="0" w:firstRowFirstColumn="0" w:firstRowLastColumn="0" w:lastRowFirstColumn="0" w:lastRowLastColumn="0"/>
              <w:rPr>
                <w:ins w:id="1248" w:author="FIXED-TERM Le Huynh Anh Tuan (RBVH/ETI14)" w:date="2016-12-29T14:54:00Z"/>
                <w:rFonts w:ascii="Cambria" w:hAnsi="Cambria" w:cs="Tahoma"/>
                <w:iCs/>
              </w:rPr>
            </w:pPr>
            <w:ins w:id="1249" w:author="FIXED-TERM Le Huynh Anh Tuan (RBVH/ETI14)" w:date="2016-12-29T14:54:00Z">
              <w:r w:rsidRPr="008802D9">
                <w:rPr>
                  <w:rFonts w:ascii="Cambria" w:hAnsi="Cambria" w:cs="Tahoma"/>
                  <w:iCs/>
                </w:rPr>
                <w:t xml:space="preserve">The System displays the current list of </w:t>
              </w:r>
            </w:ins>
            <w:r>
              <w:rPr>
                <w:rFonts w:ascii="Cambria" w:hAnsi="Cambria" w:cs="Tahoma"/>
                <w:iCs/>
              </w:rPr>
              <w:t>Agent</w:t>
            </w:r>
            <w:ins w:id="1250" w:author="FIXED-TERM Le Huynh Anh Tuan (RBVH/ETI14)" w:date="2016-12-29T14:54:00Z">
              <w:r w:rsidRPr="008802D9">
                <w:rPr>
                  <w:rFonts w:ascii="Cambria" w:hAnsi="Cambria" w:cs="Tahoma"/>
                  <w:iCs/>
                </w:rPr>
                <w:t>s.</w:t>
              </w:r>
            </w:ins>
          </w:p>
          <w:p w14:paraId="30CF4328" w14:textId="2F0B5AB3" w:rsidR="00B028C4" w:rsidRPr="008802D9" w:rsidRDefault="00B028C4" w:rsidP="00795020">
            <w:pPr>
              <w:pStyle w:val="BodyTextIndent"/>
              <w:keepLines/>
              <w:numPr>
                <w:ilvl w:val="0"/>
                <w:numId w:val="53"/>
              </w:numPr>
              <w:spacing w:before="60" w:after="60"/>
              <w:ind w:left="422"/>
              <w:cnfStyle w:val="000000100000" w:firstRow="0" w:lastRow="0" w:firstColumn="0" w:lastColumn="0" w:oddVBand="0" w:evenVBand="0" w:oddHBand="1" w:evenHBand="0" w:firstRowFirstColumn="0" w:firstRowLastColumn="0" w:lastRowFirstColumn="0" w:lastRowLastColumn="0"/>
              <w:rPr>
                <w:ins w:id="1251" w:author="FIXED-TERM Le Huynh Anh Tuan (RBVH/ETI14)" w:date="2016-12-29T14:54:00Z"/>
                <w:rFonts w:ascii="Cambria" w:hAnsi="Cambria" w:cs="Tahoma"/>
                <w:iCs/>
              </w:rPr>
            </w:pPr>
            <w:ins w:id="1252" w:author="FIXED-TERM Le Huynh Anh Tuan (RBVH/ETI14)" w:date="2016-12-29T14:54:00Z">
              <w:r w:rsidRPr="008802D9">
                <w:rPr>
                  <w:rFonts w:ascii="Cambria" w:hAnsi="Cambria" w:cs="Tahoma"/>
                  <w:iCs/>
                </w:rPr>
                <w:t xml:space="preserve">The Administrator selects the </w:t>
              </w:r>
            </w:ins>
            <w:r w:rsidR="00DA0B04">
              <w:rPr>
                <w:rFonts w:ascii="Cambria" w:hAnsi="Cambria" w:cs="Tahoma"/>
                <w:iCs/>
              </w:rPr>
              <w:t>agent</w:t>
            </w:r>
            <w:ins w:id="1253" w:author="FIXED-TERM Le Huynh Anh Tuan (RBVH/ETI14)" w:date="2016-12-29T14:54:00Z">
              <w:r w:rsidRPr="008802D9">
                <w:rPr>
                  <w:rFonts w:ascii="Cambria" w:hAnsi="Cambria" w:cs="Tahoma"/>
                  <w:iCs/>
                </w:rPr>
                <w:t xml:space="preserve"> he/she wants to edit.</w:t>
              </w:r>
            </w:ins>
          </w:p>
          <w:p w14:paraId="1A502482" w14:textId="331CF64A" w:rsidR="00B028C4" w:rsidRPr="008802D9" w:rsidRDefault="00B028C4" w:rsidP="00795020">
            <w:pPr>
              <w:pStyle w:val="BodyTextIndent"/>
              <w:keepLines/>
              <w:numPr>
                <w:ilvl w:val="0"/>
                <w:numId w:val="53"/>
              </w:numPr>
              <w:spacing w:before="60" w:after="60"/>
              <w:ind w:left="422"/>
              <w:cnfStyle w:val="000000100000" w:firstRow="0" w:lastRow="0" w:firstColumn="0" w:lastColumn="0" w:oddVBand="0" w:evenVBand="0" w:oddHBand="1" w:evenHBand="0" w:firstRowFirstColumn="0" w:firstRowLastColumn="0" w:lastRowFirstColumn="0" w:lastRowLastColumn="0"/>
              <w:rPr>
                <w:ins w:id="1254" w:author="FIXED-TERM Le Huynh Anh Tuan (RBVH/ETI14)" w:date="2016-12-29T14:54:00Z"/>
                <w:rFonts w:ascii="Cambria" w:hAnsi="Cambria" w:cs="Tahoma"/>
                <w:iCs/>
              </w:rPr>
            </w:pPr>
            <w:ins w:id="1255" w:author="FIXED-TERM Le Huynh Anh Tuan (RBVH/ETI14)" w:date="2016-12-29T14:54:00Z">
              <w:r w:rsidRPr="008802D9">
                <w:rPr>
                  <w:rFonts w:ascii="Cambria" w:hAnsi="Cambria" w:cs="Tahoma"/>
                  <w:iCs/>
                </w:rPr>
                <w:t xml:space="preserve">The system displays the corresponding information to the </w:t>
              </w:r>
            </w:ins>
            <w:r w:rsidR="00DA0B04">
              <w:rPr>
                <w:rFonts w:ascii="Cambria" w:hAnsi="Cambria" w:cs="Tahoma"/>
                <w:iCs/>
              </w:rPr>
              <w:t>agent</w:t>
            </w:r>
            <w:ins w:id="1256" w:author="FIXED-TERM Le Huynh Anh Tuan (RBVH/ETI14)" w:date="2016-12-29T14:54:00Z">
              <w:r w:rsidRPr="008802D9">
                <w:rPr>
                  <w:rFonts w:ascii="Cambria" w:hAnsi="Cambria" w:cs="Tahoma"/>
                  <w:iCs/>
                </w:rPr>
                <w:t xml:space="preserve"> selected.</w:t>
              </w:r>
            </w:ins>
          </w:p>
          <w:p w14:paraId="0F9553F0" w14:textId="77777777" w:rsidR="00B028C4" w:rsidRPr="008802D9" w:rsidRDefault="00B028C4" w:rsidP="00795020">
            <w:pPr>
              <w:pStyle w:val="BodyTextIndent"/>
              <w:keepLines/>
              <w:numPr>
                <w:ilvl w:val="0"/>
                <w:numId w:val="53"/>
              </w:numPr>
              <w:spacing w:before="60" w:after="60"/>
              <w:ind w:left="422"/>
              <w:cnfStyle w:val="000000100000" w:firstRow="0" w:lastRow="0" w:firstColumn="0" w:lastColumn="0" w:oddVBand="0" w:evenVBand="0" w:oddHBand="1" w:evenHBand="0" w:firstRowFirstColumn="0" w:firstRowLastColumn="0" w:lastRowFirstColumn="0" w:lastRowLastColumn="0"/>
              <w:rPr>
                <w:ins w:id="1257" w:author="FIXED-TERM Le Huynh Anh Tuan (RBVH/ETI14)" w:date="2016-12-29T14:54:00Z"/>
                <w:rFonts w:ascii="Cambria" w:hAnsi="Cambria" w:cs="Tahoma"/>
                <w:iCs/>
              </w:rPr>
            </w:pPr>
            <w:ins w:id="1258" w:author="FIXED-TERM Le Huynh Anh Tuan (RBVH/ETI14)" w:date="2016-12-29T14:54:00Z">
              <w:r w:rsidRPr="008802D9">
                <w:rPr>
                  <w:rFonts w:ascii="Cambria" w:hAnsi="Cambria" w:cs="Tahoma"/>
                  <w:iCs/>
                </w:rPr>
                <w:t>The Administrator edits the information accordingly and submits.</w:t>
              </w:r>
            </w:ins>
          </w:p>
          <w:p w14:paraId="6EC1E751" w14:textId="77777777" w:rsidR="00B028C4" w:rsidRPr="008802D9" w:rsidRDefault="00B028C4" w:rsidP="00795020">
            <w:pPr>
              <w:pStyle w:val="BodyTextIndent"/>
              <w:keepLines/>
              <w:numPr>
                <w:ilvl w:val="0"/>
                <w:numId w:val="53"/>
              </w:numPr>
              <w:spacing w:before="60" w:after="60"/>
              <w:ind w:left="422"/>
              <w:cnfStyle w:val="000000100000" w:firstRow="0" w:lastRow="0" w:firstColumn="0" w:lastColumn="0" w:oddVBand="0" w:evenVBand="0" w:oddHBand="1" w:evenHBand="0" w:firstRowFirstColumn="0" w:firstRowLastColumn="0" w:lastRowFirstColumn="0" w:lastRowLastColumn="0"/>
              <w:rPr>
                <w:ins w:id="1259" w:author="FIXED-TERM Le Huynh Anh Tuan (RBVH/ETI14)" w:date="2016-12-29T14:54:00Z"/>
                <w:rFonts w:ascii="Cambria" w:hAnsi="Cambria" w:cs="Tahoma"/>
                <w:iCs/>
              </w:rPr>
            </w:pPr>
            <w:ins w:id="1260" w:author="FIXED-TERM Le Huynh Anh Tuan (RBVH/ETI14)" w:date="2016-12-29T14:54:00Z">
              <w:r w:rsidRPr="008802D9">
                <w:rPr>
                  <w:rFonts w:ascii="Cambria" w:hAnsi="Cambria" w:cs="Tahoma"/>
                  <w:iCs/>
                </w:rPr>
                <w:t>The system updates the information.</w:t>
              </w:r>
            </w:ins>
          </w:p>
          <w:p w14:paraId="212037D4" w14:textId="4CD5F238" w:rsidR="00B028C4" w:rsidRPr="00DA0B04" w:rsidRDefault="00B028C4" w:rsidP="00795020">
            <w:pPr>
              <w:pStyle w:val="ListParagraph"/>
              <w:numPr>
                <w:ilvl w:val="0"/>
                <w:numId w:val="53"/>
              </w:numPr>
              <w:spacing w:before="0"/>
              <w:ind w:left="432"/>
              <w:cnfStyle w:val="000000100000" w:firstRow="0" w:lastRow="0" w:firstColumn="0" w:lastColumn="0" w:oddVBand="0" w:evenVBand="0" w:oddHBand="1" w:evenHBand="0" w:firstRowFirstColumn="0" w:firstRowLastColumn="0" w:lastRowFirstColumn="0" w:lastRowLastColumn="0"/>
              <w:rPr>
                <w:ins w:id="1261" w:author="FIXED-TERM Le Huynh Anh Tuan (RBVH/ETI14)" w:date="2016-12-29T14:54:00Z"/>
                <w:rFonts w:ascii="Cambria" w:hAnsi="Cambria" w:cs="Tahoma"/>
              </w:rPr>
            </w:pPr>
            <w:ins w:id="1262" w:author="FIXED-TERM Le Huynh Anh Tuan (RBVH/ETI14)" w:date="2016-12-29T14:54:00Z">
              <w:r w:rsidRPr="008802D9">
                <w:rPr>
                  <w:rFonts w:ascii="Cambria" w:hAnsi="Cambria" w:cs="Tahoma"/>
                  <w:iCs/>
                </w:rPr>
                <w:t>Use Case ends.</w:t>
              </w:r>
            </w:ins>
          </w:p>
        </w:tc>
      </w:tr>
      <w:tr w:rsidR="00B028C4" w:rsidRPr="008802D9" w14:paraId="557D45CD" w14:textId="77777777" w:rsidTr="0067292D">
        <w:trPr>
          <w:ins w:id="126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6C056C04" w14:textId="77777777" w:rsidR="00B028C4" w:rsidRPr="007D2FEC" w:rsidRDefault="00B028C4" w:rsidP="0067292D">
            <w:pPr>
              <w:spacing w:line="360" w:lineRule="auto"/>
              <w:rPr>
                <w:ins w:id="1264" w:author="FIXED-TERM Le Huynh Anh Tuan (RBVH/ETI14)" w:date="2016-12-29T14:54:00Z"/>
              </w:rPr>
            </w:pPr>
            <w:ins w:id="1265" w:author="FIXED-TERM Le Huynh Anh Tuan (RBVH/ETI14)" w:date="2016-12-29T14:54:00Z">
              <w:r w:rsidRPr="007D2FEC">
                <w:t>Alternative Scenarios</w:t>
              </w:r>
            </w:ins>
          </w:p>
        </w:tc>
        <w:tc>
          <w:tcPr>
            <w:tcW w:w="6655" w:type="dxa"/>
          </w:tcPr>
          <w:p w14:paraId="270DBFA1" w14:textId="49215813" w:rsidR="00B028C4" w:rsidRPr="008802D9" w:rsidRDefault="00B028C4" w:rsidP="00DA0B04">
            <w:pPr>
              <w:jc w:val="both"/>
              <w:cnfStyle w:val="000000000000" w:firstRow="0" w:lastRow="0" w:firstColumn="0" w:lastColumn="0" w:oddVBand="0" w:evenVBand="0" w:oddHBand="0" w:evenHBand="0" w:firstRowFirstColumn="0" w:firstRowLastColumn="0" w:lastRowFirstColumn="0" w:lastRowLastColumn="0"/>
              <w:rPr>
                <w:ins w:id="1266" w:author="FIXED-TERM Le Huynh Anh Tuan (RBVH/ETI14)" w:date="2016-12-29T14:54:00Z"/>
                <w:rFonts w:ascii="Cambria" w:hAnsi="Cambria"/>
                <w:color w:val="auto"/>
              </w:rPr>
            </w:pPr>
            <w:ins w:id="1267" w:author="FIXED-TERM Le Huynh Anh Tuan (RBVH/ETI14)" w:date="2016-12-29T14:54:00Z">
              <w:r w:rsidRPr="00765976">
                <w:rPr>
                  <w:rFonts w:cs="Arial"/>
                </w:rPr>
                <w:t xml:space="preserve">Clicking the cancel button returns the administrator back to the </w:t>
              </w:r>
            </w:ins>
            <w:r w:rsidR="00DA0B04">
              <w:rPr>
                <w:rFonts w:cs="Arial"/>
              </w:rPr>
              <w:t>agents</w:t>
            </w:r>
            <w:ins w:id="1268" w:author="FIXED-TERM Le Huynh Anh Tuan (RBVH/ETI14)" w:date="2016-12-29T14:54:00Z">
              <w:r w:rsidRPr="00765976">
                <w:rPr>
                  <w:rFonts w:cs="Arial"/>
                </w:rPr>
                <w:t xml:space="preserve"> list</w:t>
              </w:r>
              <w:r w:rsidRPr="008802D9">
                <w:rPr>
                  <w:rFonts w:ascii="Cambria" w:hAnsi="Cambria"/>
                  <w:color w:val="auto"/>
                </w:rPr>
                <w:t xml:space="preserve"> </w:t>
              </w:r>
            </w:ins>
          </w:p>
        </w:tc>
      </w:tr>
      <w:tr w:rsidR="00B028C4" w:rsidRPr="008802D9" w14:paraId="432B4E92" w14:textId="77777777" w:rsidTr="0067292D">
        <w:trPr>
          <w:cnfStyle w:val="000000100000" w:firstRow="0" w:lastRow="0" w:firstColumn="0" w:lastColumn="0" w:oddVBand="0" w:evenVBand="0" w:oddHBand="1" w:evenHBand="0" w:firstRowFirstColumn="0" w:firstRowLastColumn="0" w:lastRowFirstColumn="0" w:lastRowLastColumn="0"/>
          <w:ins w:id="126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41EB99CC" w14:textId="77777777" w:rsidR="00B028C4" w:rsidRPr="007D2FEC" w:rsidRDefault="00B028C4" w:rsidP="0067292D">
            <w:pPr>
              <w:spacing w:line="360" w:lineRule="auto"/>
              <w:rPr>
                <w:ins w:id="1270" w:author="FIXED-TERM Le Huynh Anh Tuan (RBVH/ETI14)" w:date="2016-12-29T14:54:00Z"/>
              </w:rPr>
            </w:pPr>
            <w:ins w:id="1271" w:author="FIXED-TERM Le Huynh Anh Tuan (RBVH/ETI14)" w:date="2016-12-29T14:54:00Z">
              <w:r w:rsidRPr="007D2FEC">
                <w:t>Success End Condition</w:t>
              </w:r>
            </w:ins>
          </w:p>
        </w:tc>
        <w:tc>
          <w:tcPr>
            <w:tcW w:w="6655" w:type="dxa"/>
          </w:tcPr>
          <w:p w14:paraId="0677F62A" w14:textId="55F2DF0C" w:rsidR="00B028C4" w:rsidRPr="008802D9" w:rsidRDefault="00B028C4" w:rsidP="00DA0B04">
            <w:pPr>
              <w:jc w:val="both"/>
              <w:cnfStyle w:val="000000100000" w:firstRow="0" w:lastRow="0" w:firstColumn="0" w:lastColumn="0" w:oddVBand="0" w:evenVBand="0" w:oddHBand="1" w:evenHBand="0" w:firstRowFirstColumn="0" w:firstRowLastColumn="0" w:lastRowFirstColumn="0" w:lastRowLastColumn="0"/>
              <w:rPr>
                <w:ins w:id="1272" w:author="FIXED-TERM Le Huynh Anh Tuan (RBVH/ETI14)" w:date="2016-12-29T14:54:00Z"/>
                <w:rFonts w:ascii="Cambria" w:hAnsi="Cambria"/>
                <w:color w:val="auto"/>
              </w:rPr>
            </w:pPr>
            <w:ins w:id="1273" w:author="FIXED-TERM Le Huynh Anh Tuan (RBVH/ETI14)" w:date="2016-12-29T14:54:00Z">
              <w:r w:rsidRPr="00765976">
                <w:rPr>
                  <w:rFonts w:cs="Arial"/>
                </w:rPr>
                <w:t xml:space="preserve">The </w:t>
              </w:r>
            </w:ins>
            <w:r w:rsidR="00DA0B04">
              <w:rPr>
                <w:rFonts w:cs="Arial"/>
              </w:rPr>
              <w:t>agent’s</w:t>
            </w:r>
            <w:ins w:id="1274" w:author="FIXED-TERM Le Huynh Anh Tuan (RBVH/ETI14)" w:date="2016-12-29T14:54:00Z">
              <w:r w:rsidRPr="00765976">
                <w:rPr>
                  <w:rFonts w:cs="Arial"/>
                </w:rPr>
                <w:t xml:space="preserve"> credentials are updated.</w:t>
              </w:r>
              <w:r w:rsidRPr="008802D9">
                <w:rPr>
                  <w:rFonts w:ascii="Cambria" w:hAnsi="Cambria"/>
                  <w:color w:val="auto"/>
                </w:rPr>
                <w:t xml:space="preserve"> </w:t>
              </w:r>
            </w:ins>
          </w:p>
        </w:tc>
      </w:tr>
      <w:tr w:rsidR="00B028C4" w:rsidRPr="008802D9" w14:paraId="19CBA772" w14:textId="77777777" w:rsidTr="0067292D">
        <w:trPr>
          <w:ins w:id="127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6F722269" w14:textId="77777777" w:rsidR="00B028C4" w:rsidRPr="007D2FEC" w:rsidRDefault="00B028C4" w:rsidP="0067292D">
            <w:pPr>
              <w:spacing w:line="360" w:lineRule="auto"/>
              <w:rPr>
                <w:ins w:id="1276" w:author="FIXED-TERM Le Huynh Anh Tuan (RBVH/ETI14)" w:date="2016-12-29T14:54:00Z"/>
              </w:rPr>
            </w:pPr>
            <w:ins w:id="1277" w:author="FIXED-TERM Le Huynh Anh Tuan (RBVH/ETI14)" w:date="2016-12-29T14:54:00Z">
              <w:r w:rsidRPr="007D2FEC">
                <w:t>Failed End Condition</w:t>
              </w:r>
            </w:ins>
          </w:p>
        </w:tc>
        <w:tc>
          <w:tcPr>
            <w:tcW w:w="6655" w:type="dxa"/>
          </w:tcPr>
          <w:p w14:paraId="089EFB27" w14:textId="77777777" w:rsidR="00B028C4" w:rsidRPr="008802D9" w:rsidRDefault="00B028C4" w:rsidP="0067292D">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1278" w:author="FIXED-TERM Le Huynh Anh Tuan (RBVH/ETI14)" w:date="2016-12-29T14:54:00Z"/>
                <w:rFonts w:ascii="Cambria" w:hAnsi="Cambria" w:cs="Tahoma"/>
              </w:rPr>
            </w:pPr>
            <w:ins w:id="1279" w:author="FIXED-TERM Le Huynh Anh Tuan (RBVH/ETI14)" w:date="2016-12-29T14:54:00Z">
              <w:r w:rsidRPr="008802D9">
                <w:rPr>
                  <w:rFonts w:ascii="Cambria" w:hAnsi="Cambria" w:cs="Tahoma"/>
                </w:rPr>
                <w:t>A error message is displayed</w:t>
              </w:r>
            </w:ins>
          </w:p>
          <w:p w14:paraId="5615B4F3" w14:textId="4836BD09" w:rsidR="00B028C4" w:rsidRPr="008802D9" w:rsidRDefault="00B028C4" w:rsidP="00DA0B04">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1280" w:author="FIXED-TERM Le Huynh Anh Tuan (RBVH/ETI14)" w:date="2016-12-29T14:54:00Z"/>
                <w:rFonts w:ascii="Cambria" w:hAnsi="Cambria"/>
                <w:color w:val="auto"/>
              </w:rPr>
            </w:pPr>
            <w:ins w:id="1281" w:author="FIXED-TERM Le Huynh Anh Tuan (RBVH/ETI14)" w:date="2016-12-29T14:54:00Z">
              <w:r w:rsidRPr="00765976">
                <w:rPr>
                  <w:rFonts w:ascii="Cambria" w:hAnsi="Cambria" w:cs="Tahoma"/>
                </w:rPr>
                <w:t xml:space="preserve">The </w:t>
              </w:r>
            </w:ins>
            <w:r w:rsidR="00DA0B04">
              <w:rPr>
                <w:rFonts w:ascii="Cambria" w:hAnsi="Cambria" w:cs="Tahoma"/>
              </w:rPr>
              <w:t>agent</w:t>
            </w:r>
            <w:ins w:id="1282" w:author="FIXED-TERM Le Huynh Anh Tuan (RBVH/ETI14)" w:date="2016-12-29T14:54:00Z">
              <w:r w:rsidRPr="00765976">
                <w:rPr>
                  <w:rFonts w:ascii="Cambria" w:hAnsi="Cambria" w:cs="Tahoma"/>
                </w:rPr>
                <w:t>'s credentials are not updated.</w:t>
              </w:r>
              <w:r w:rsidRPr="008802D9">
                <w:rPr>
                  <w:rFonts w:ascii="Cambria" w:hAnsi="Cambria"/>
                  <w:color w:val="auto"/>
                </w:rPr>
                <w:t xml:space="preserve"> </w:t>
              </w:r>
            </w:ins>
          </w:p>
        </w:tc>
      </w:tr>
      <w:tr w:rsidR="00B028C4" w:rsidRPr="008802D9" w14:paraId="47550EDE" w14:textId="77777777" w:rsidTr="0067292D">
        <w:trPr>
          <w:cnfStyle w:val="000000100000" w:firstRow="0" w:lastRow="0" w:firstColumn="0" w:lastColumn="0" w:oddVBand="0" w:evenVBand="0" w:oddHBand="1" w:evenHBand="0" w:firstRowFirstColumn="0" w:firstRowLastColumn="0" w:lastRowFirstColumn="0" w:lastRowLastColumn="0"/>
          <w:ins w:id="128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2695" w:type="dxa"/>
          </w:tcPr>
          <w:p w14:paraId="34E379BC" w14:textId="77777777" w:rsidR="00B028C4" w:rsidRPr="007D2FEC" w:rsidRDefault="00B028C4" w:rsidP="0067292D">
            <w:pPr>
              <w:spacing w:line="360" w:lineRule="auto"/>
              <w:rPr>
                <w:ins w:id="1284" w:author="FIXED-TERM Le Huynh Anh Tuan (RBVH/ETI14)" w:date="2016-12-29T14:54:00Z"/>
              </w:rPr>
            </w:pPr>
            <w:ins w:id="1285" w:author="FIXED-TERM Le Huynh Anh Tuan (RBVH/ETI14)" w:date="2016-12-29T14:54:00Z">
              <w:r w:rsidRPr="007D2FEC">
                <w:t>Special Requirements</w:t>
              </w:r>
            </w:ins>
          </w:p>
        </w:tc>
        <w:tc>
          <w:tcPr>
            <w:tcW w:w="6655" w:type="dxa"/>
          </w:tcPr>
          <w:p w14:paraId="15C1F96A"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286" w:author="FIXED-TERM Le Huynh Anh Tuan (RBVH/ETI14)" w:date="2016-12-29T14:54:00Z"/>
                <w:rFonts w:ascii="Cambria" w:hAnsi="Cambria" w:cs="Tahoma"/>
              </w:rPr>
            </w:pPr>
            <w:ins w:id="1287" w:author="FIXED-TERM Le Huynh Anh Tuan (RBVH/ETI14)" w:date="2016-12-29T14:54:00Z">
              <w:r w:rsidRPr="008802D9">
                <w:rPr>
                  <w:rFonts w:ascii="Cambria" w:hAnsi="Cambria" w:cs="Tahoma"/>
                </w:rPr>
                <w:t>+ The System’s interface must be user-friendly.</w:t>
              </w:r>
            </w:ins>
          </w:p>
          <w:p w14:paraId="4D8A225C"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288" w:author="FIXED-TERM Le Huynh Anh Tuan (RBVH/ETI14)" w:date="2016-12-29T14:54:00Z"/>
                <w:rFonts w:ascii="Cambria" w:hAnsi="Cambria" w:cs="Tahoma"/>
              </w:rPr>
            </w:pPr>
            <w:ins w:id="1289" w:author="FIXED-TERM Le Huynh Anh Tuan (RBVH/ETI14)" w:date="2016-12-29T14:54:00Z">
              <w:r w:rsidRPr="008802D9">
                <w:rPr>
                  <w:rFonts w:ascii="Cambria" w:hAnsi="Cambria" w:cs="Tahoma"/>
                </w:rPr>
                <w:t>+ The respond time must be under 5 seconds.</w:t>
              </w:r>
            </w:ins>
          </w:p>
        </w:tc>
      </w:tr>
    </w:tbl>
    <w:p w14:paraId="38FFC1A2" w14:textId="77777777" w:rsidR="00B028C4" w:rsidRDefault="00B028C4" w:rsidP="00B317C1"/>
    <w:tbl>
      <w:tblPr>
        <w:tblStyle w:val="GridTable4-Accent1"/>
        <w:tblW w:w="0" w:type="auto"/>
        <w:tblLook w:val="04A0" w:firstRow="1" w:lastRow="0" w:firstColumn="1" w:lastColumn="0" w:noHBand="0" w:noVBand="1"/>
      </w:tblPr>
      <w:tblGrid>
        <w:gridCol w:w="1885"/>
        <w:gridCol w:w="6902"/>
      </w:tblGrid>
      <w:tr w:rsidR="00B028C4" w:rsidRPr="008802D9" w14:paraId="17E1FDCF" w14:textId="77777777" w:rsidTr="00ED617B">
        <w:trPr>
          <w:cnfStyle w:val="100000000000" w:firstRow="1" w:lastRow="0" w:firstColumn="0" w:lastColumn="0" w:oddVBand="0" w:evenVBand="0" w:oddHBand="0" w:evenHBand="0" w:firstRowFirstColumn="0" w:firstRowLastColumn="0" w:lastRowFirstColumn="0" w:lastRowLastColumn="0"/>
          <w:ins w:id="129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31049658" w14:textId="6757D534" w:rsidR="00B028C4" w:rsidRPr="00354CBB" w:rsidRDefault="00B028C4" w:rsidP="0067292D">
            <w:pPr>
              <w:spacing w:line="360" w:lineRule="auto"/>
              <w:rPr>
                <w:ins w:id="1291" w:author="FIXED-TERM Le Huynh Anh Tuan (RBVH/ETI14)" w:date="2016-12-29T14:54:00Z"/>
              </w:rPr>
            </w:pPr>
            <w:r>
              <w:t>RE6-4</w:t>
            </w:r>
          </w:p>
        </w:tc>
        <w:tc>
          <w:tcPr>
            <w:tcW w:w="6902" w:type="dxa"/>
          </w:tcPr>
          <w:p w14:paraId="180877A0" w14:textId="5BF792B0" w:rsidR="00B028C4" w:rsidRPr="00354CBB" w:rsidRDefault="00B028C4" w:rsidP="00DA0B04">
            <w:pPr>
              <w:spacing w:line="360" w:lineRule="auto"/>
              <w:cnfStyle w:val="100000000000" w:firstRow="1" w:lastRow="0" w:firstColumn="0" w:lastColumn="0" w:oddVBand="0" w:evenVBand="0" w:oddHBand="0" w:evenHBand="0" w:firstRowFirstColumn="0" w:firstRowLastColumn="0" w:lastRowFirstColumn="0" w:lastRowLastColumn="0"/>
              <w:rPr>
                <w:ins w:id="1292" w:author="FIXED-TERM Le Huynh Anh Tuan (RBVH/ETI14)" w:date="2016-12-29T14:54:00Z"/>
              </w:rPr>
            </w:pPr>
            <w:ins w:id="1293" w:author="FIXED-TERM Le Huynh Anh Tuan (RBVH/ETI14)" w:date="2016-12-29T14:54:00Z">
              <w:r w:rsidRPr="00354CBB">
                <w:t xml:space="preserve">View </w:t>
              </w:r>
            </w:ins>
            <w:r w:rsidR="00DA0B04">
              <w:t>Agent</w:t>
            </w:r>
            <w:ins w:id="1294" w:author="FIXED-TERM Le Huynh Anh Tuan (RBVH/ETI14)" w:date="2016-12-29T14:54:00Z">
              <w:r w:rsidRPr="00354CBB">
                <w:t xml:space="preserve"> List</w:t>
              </w:r>
            </w:ins>
          </w:p>
        </w:tc>
      </w:tr>
      <w:tr w:rsidR="00B028C4" w:rsidRPr="008802D9" w14:paraId="5F99BFFD" w14:textId="77777777" w:rsidTr="00ED617B">
        <w:trPr>
          <w:cnfStyle w:val="000000100000" w:firstRow="0" w:lastRow="0" w:firstColumn="0" w:lastColumn="0" w:oddVBand="0" w:evenVBand="0" w:oddHBand="1" w:evenHBand="0" w:firstRowFirstColumn="0" w:firstRowLastColumn="0" w:lastRowFirstColumn="0" w:lastRowLastColumn="0"/>
          <w:ins w:id="129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53D2A904" w14:textId="77777777" w:rsidR="00B028C4" w:rsidRPr="007D2FEC" w:rsidRDefault="00B028C4" w:rsidP="0067292D">
            <w:pPr>
              <w:spacing w:line="360" w:lineRule="auto"/>
              <w:rPr>
                <w:ins w:id="1296" w:author="FIXED-TERM Le Huynh Anh Tuan (RBVH/ETI14)" w:date="2016-12-29T14:54:00Z"/>
              </w:rPr>
            </w:pPr>
            <w:ins w:id="1297" w:author="FIXED-TERM Le Huynh Anh Tuan (RBVH/ETI14)" w:date="2016-12-29T14:54:00Z">
              <w:r w:rsidRPr="007D2FEC">
                <w:t>Description</w:t>
              </w:r>
            </w:ins>
          </w:p>
        </w:tc>
        <w:tc>
          <w:tcPr>
            <w:tcW w:w="6902" w:type="dxa"/>
          </w:tcPr>
          <w:p w14:paraId="53AAEED8" w14:textId="06670C76" w:rsidR="00B028C4" w:rsidRPr="008802D9" w:rsidRDefault="00B028C4" w:rsidP="00713801">
            <w:pPr>
              <w:cnfStyle w:val="000000100000" w:firstRow="0" w:lastRow="0" w:firstColumn="0" w:lastColumn="0" w:oddVBand="0" w:evenVBand="0" w:oddHBand="1" w:evenHBand="0" w:firstRowFirstColumn="0" w:firstRowLastColumn="0" w:lastRowFirstColumn="0" w:lastRowLastColumn="0"/>
              <w:rPr>
                <w:ins w:id="1298" w:author="FIXED-TERM Le Huynh Anh Tuan (RBVH/ETI14)" w:date="2016-12-29T14:54:00Z"/>
                <w:rFonts w:ascii="Cambria" w:hAnsi="Cambria" w:cs="Tahoma"/>
              </w:rPr>
            </w:pPr>
            <w:ins w:id="1299" w:author="FIXED-TERM Le Huynh Anh Tuan (RBVH/ETI14)" w:date="2016-12-29T14:54:00Z">
              <w:r w:rsidRPr="008802D9">
                <w:rPr>
                  <w:rFonts w:ascii="Cambria" w:hAnsi="Cambria" w:cs="Tahoma"/>
                </w:rPr>
                <w:t>An administrator of the System want to edit information of a</w:t>
              </w:r>
            </w:ins>
            <w:r w:rsidR="00713801">
              <w:rPr>
                <w:rFonts w:ascii="Cambria" w:hAnsi="Cambria" w:cs="Tahoma"/>
              </w:rPr>
              <w:t>n</w:t>
            </w:r>
            <w:ins w:id="1300" w:author="FIXED-TERM Le Huynh Anh Tuan (RBVH/ETI14)" w:date="2016-12-29T14:54:00Z">
              <w:r w:rsidRPr="008802D9">
                <w:rPr>
                  <w:rFonts w:ascii="Cambria" w:hAnsi="Cambria" w:cs="Tahoma"/>
                </w:rPr>
                <w:t xml:space="preserve"> </w:t>
              </w:r>
            </w:ins>
            <w:r w:rsidR="00713801">
              <w:rPr>
                <w:rFonts w:ascii="Cambria" w:hAnsi="Cambria" w:cs="Tahoma"/>
              </w:rPr>
              <w:t>agent</w:t>
            </w:r>
            <w:ins w:id="1301" w:author="FIXED-TERM Le Huynh Anh Tuan (RBVH/ETI14)" w:date="2016-12-29T14:54:00Z">
              <w:r w:rsidRPr="008802D9">
                <w:rPr>
                  <w:rFonts w:ascii="Cambria" w:hAnsi="Cambria" w:cs="Tahoma"/>
                </w:rPr>
                <w:t xml:space="preserve"> from the database </w:t>
              </w:r>
            </w:ins>
          </w:p>
        </w:tc>
      </w:tr>
      <w:tr w:rsidR="00B028C4" w:rsidRPr="008802D9" w14:paraId="2DD24AFF" w14:textId="77777777" w:rsidTr="00ED617B">
        <w:trPr>
          <w:ins w:id="130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28673FDA" w14:textId="77777777" w:rsidR="00B028C4" w:rsidRPr="007D2FEC" w:rsidRDefault="00B028C4" w:rsidP="0067292D">
            <w:pPr>
              <w:spacing w:line="360" w:lineRule="auto"/>
              <w:rPr>
                <w:ins w:id="1303" w:author="FIXED-TERM Le Huynh Anh Tuan (RBVH/ETI14)" w:date="2016-12-29T14:54:00Z"/>
              </w:rPr>
            </w:pPr>
            <w:ins w:id="1304" w:author="FIXED-TERM Le Huynh Anh Tuan (RBVH/ETI14)" w:date="2016-12-29T14:54:00Z">
              <w:r w:rsidRPr="007D2FEC">
                <w:t>Stakeholders</w:t>
              </w:r>
            </w:ins>
          </w:p>
        </w:tc>
        <w:tc>
          <w:tcPr>
            <w:tcW w:w="6902" w:type="dxa"/>
          </w:tcPr>
          <w:p w14:paraId="1C095A1A" w14:textId="77777777" w:rsidR="00B028C4" w:rsidRPr="008802D9" w:rsidRDefault="00B028C4" w:rsidP="0067292D">
            <w:pPr>
              <w:cnfStyle w:val="000000000000" w:firstRow="0" w:lastRow="0" w:firstColumn="0" w:lastColumn="0" w:oddVBand="0" w:evenVBand="0" w:oddHBand="0" w:evenHBand="0" w:firstRowFirstColumn="0" w:firstRowLastColumn="0" w:lastRowFirstColumn="0" w:lastRowLastColumn="0"/>
              <w:rPr>
                <w:ins w:id="1305" w:author="FIXED-TERM Le Huynh Anh Tuan (RBVH/ETI14)" w:date="2016-12-29T14:54:00Z"/>
                <w:rFonts w:ascii="Cambria" w:hAnsi="Cambria" w:cs="Tahoma"/>
              </w:rPr>
            </w:pPr>
            <w:ins w:id="1306" w:author="FIXED-TERM Le Huynh Anh Tuan (RBVH/ETI14)" w:date="2016-12-29T14:54:00Z">
              <w:r w:rsidRPr="008802D9">
                <w:rPr>
                  <w:rFonts w:ascii="Cambria" w:hAnsi="Cambria" w:cs="Tahoma"/>
                </w:rPr>
                <w:t>Testers, project manager, admin</w:t>
              </w:r>
            </w:ins>
          </w:p>
        </w:tc>
      </w:tr>
      <w:tr w:rsidR="00B028C4" w:rsidRPr="008802D9" w14:paraId="59A16290" w14:textId="77777777" w:rsidTr="00ED617B">
        <w:trPr>
          <w:cnfStyle w:val="000000100000" w:firstRow="0" w:lastRow="0" w:firstColumn="0" w:lastColumn="0" w:oddVBand="0" w:evenVBand="0" w:oddHBand="1" w:evenHBand="0" w:firstRowFirstColumn="0" w:firstRowLastColumn="0" w:lastRowFirstColumn="0" w:lastRowLastColumn="0"/>
          <w:ins w:id="130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7793F146" w14:textId="77777777" w:rsidR="00B028C4" w:rsidRPr="007D2FEC" w:rsidRDefault="00B028C4" w:rsidP="0067292D">
            <w:pPr>
              <w:spacing w:line="360" w:lineRule="auto"/>
              <w:rPr>
                <w:ins w:id="1308" w:author="FIXED-TERM Le Huynh Anh Tuan (RBVH/ETI14)" w:date="2016-12-29T14:54:00Z"/>
              </w:rPr>
            </w:pPr>
            <w:ins w:id="1309" w:author="FIXED-TERM Le Huynh Anh Tuan (RBVH/ETI14)" w:date="2016-12-29T14:54:00Z">
              <w:r w:rsidRPr="007D2FEC">
                <w:t>Actors</w:t>
              </w:r>
            </w:ins>
          </w:p>
        </w:tc>
        <w:tc>
          <w:tcPr>
            <w:tcW w:w="6902" w:type="dxa"/>
          </w:tcPr>
          <w:p w14:paraId="019C0611" w14:textId="77777777" w:rsidR="00B028C4" w:rsidRPr="008802D9" w:rsidRDefault="00B028C4" w:rsidP="0067292D">
            <w:pPr>
              <w:cnfStyle w:val="000000100000" w:firstRow="0" w:lastRow="0" w:firstColumn="0" w:lastColumn="0" w:oddVBand="0" w:evenVBand="0" w:oddHBand="1" w:evenHBand="0" w:firstRowFirstColumn="0" w:firstRowLastColumn="0" w:lastRowFirstColumn="0" w:lastRowLastColumn="0"/>
              <w:rPr>
                <w:ins w:id="1310" w:author="FIXED-TERM Le Huynh Anh Tuan (RBVH/ETI14)" w:date="2016-12-29T14:54:00Z"/>
                <w:rFonts w:ascii="Cambria" w:hAnsi="Cambria" w:cs="Tahoma"/>
              </w:rPr>
            </w:pPr>
            <w:ins w:id="1311" w:author="FIXED-TERM Le Huynh Anh Tuan (RBVH/ETI14)" w:date="2016-12-29T14:54:00Z">
              <w:r w:rsidRPr="008802D9">
                <w:rPr>
                  <w:rFonts w:ascii="Cambria" w:hAnsi="Cambria" w:cs="Tahoma"/>
                </w:rPr>
                <w:t>Administrator</w:t>
              </w:r>
            </w:ins>
          </w:p>
        </w:tc>
      </w:tr>
      <w:tr w:rsidR="00B028C4" w:rsidRPr="008802D9" w14:paraId="023D4612" w14:textId="77777777" w:rsidTr="00ED617B">
        <w:trPr>
          <w:ins w:id="131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1F4F047C" w14:textId="77777777" w:rsidR="00B028C4" w:rsidRPr="007D2FEC" w:rsidRDefault="00B028C4" w:rsidP="0067292D">
            <w:pPr>
              <w:spacing w:line="360" w:lineRule="auto"/>
              <w:rPr>
                <w:ins w:id="1313" w:author="FIXED-TERM Le Huynh Anh Tuan (RBVH/ETI14)" w:date="2016-12-29T14:54:00Z"/>
              </w:rPr>
            </w:pPr>
            <w:ins w:id="1314" w:author="FIXED-TERM Le Huynh Anh Tuan (RBVH/ETI14)" w:date="2016-12-29T14:54:00Z">
              <w:r w:rsidRPr="007D2FEC">
                <w:t>Trigger</w:t>
              </w:r>
            </w:ins>
          </w:p>
        </w:tc>
        <w:tc>
          <w:tcPr>
            <w:tcW w:w="6902" w:type="dxa"/>
          </w:tcPr>
          <w:p w14:paraId="356BC3A4" w14:textId="67E54032" w:rsidR="00B028C4" w:rsidRPr="008802D9" w:rsidRDefault="00B028C4" w:rsidP="00713801">
            <w:pPr>
              <w:keepLines/>
              <w:spacing w:before="60" w:after="60"/>
              <w:cnfStyle w:val="000000000000" w:firstRow="0" w:lastRow="0" w:firstColumn="0" w:lastColumn="0" w:oddVBand="0" w:evenVBand="0" w:oddHBand="0" w:evenHBand="0" w:firstRowFirstColumn="0" w:firstRowLastColumn="0" w:lastRowFirstColumn="0" w:lastRowLastColumn="0"/>
              <w:rPr>
                <w:ins w:id="1315" w:author="FIXED-TERM Le Huynh Anh Tuan (RBVH/ETI14)" w:date="2016-12-29T14:54:00Z"/>
                <w:rFonts w:ascii="Cambria" w:eastAsia="Times New Roman" w:hAnsi="Cambria" w:cs="Tahoma"/>
                <w:lang w:val="en-GB"/>
              </w:rPr>
            </w:pPr>
            <w:ins w:id="1316" w:author="FIXED-TERM Le Huynh Anh Tuan (RBVH/ETI14)" w:date="2016-12-29T14:54:00Z">
              <w:r w:rsidRPr="008802D9">
                <w:rPr>
                  <w:rFonts w:ascii="Cambria" w:eastAsia="Times New Roman" w:hAnsi="Cambria" w:cs="Tahoma"/>
                  <w:lang w:val="en-GB"/>
                </w:rPr>
                <w:t>This use case starts when an administrator accesses the “</w:t>
              </w:r>
            </w:ins>
            <w:r w:rsidR="00713801">
              <w:rPr>
                <w:rFonts w:ascii="Cambria" w:eastAsia="Times New Roman" w:hAnsi="Cambria" w:cs="Tahoma"/>
                <w:lang w:val="en-GB"/>
              </w:rPr>
              <w:t>Agent</w:t>
            </w:r>
            <w:ins w:id="1317" w:author="FIXED-TERM Le Huynh Anh Tuan (RBVH/ETI14)" w:date="2016-12-29T14:54:00Z">
              <w:r w:rsidRPr="008802D9">
                <w:rPr>
                  <w:rFonts w:ascii="Cambria" w:eastAsia="Times New Roman" w:hAnsi="Cambria" w:cs="Tahoma"/>
                  <w:lang w:val="en-GB"/>
                </w:rPr>
                <w:t xml:space="preserve"> List” feature of the system</w:t>
              </w:r>
            </w:ins>
          </w:p>
        </w:tc>
      </w:tr>
      <w:tr w:rsidR="00B028C4" w:rsidRPr="008802D9" w14:paraId="6F932524" w14:textId="77777777" w:rsidTr="00ED617B">
        <w:trPr>
          <w:cnfStyle w:val="000000100000" w:firstRow="0" w:lastRow="0" w:firstColumn="0" w:lastColumn="0" w:oddVBand="0" w:evenVBand="0" w:oddHBand="1" w:evenHBand="0" w:firstRowFirstColumn="0" w:firstRowLastColumn="0" w:lastRowFirstColumn="0" w:lastRowLastColumn="0"/>
          <w:ins w:id="131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03B5CBB4" w14:textId="77777777" w:rsidR="00B028C4" w:rsidRPr="007D2FEC" w:rsidRDefault="00B028C4" w:rsidP="0067292D">
            <w:pPr>
              <w:spacing w:line="360" w:lineRule="auto"/>
              <w:rPr>
                <w:ins w:id="1319" w:author="FIXED-TERM Le Huynh Anh Tuan (RBVH/ETI14)" w:date="2016-12-29T14:54:00Z"/>
              </w:rPr>
            </w:pPr>
            <w:ins w:id="1320" w:author="FIXED-TERM Le Huynh Anh Tuan (RBVH/ETI14)" w:date="2016-12-29T14:54:00Z">
              <w:r w:rsidRPr="007D2FEC">
                <w:t>Inputs</w:t>
              </w:r>
            </w:ins>
          </w:p>
        </w:tc>
        <w:tc>
          <w:tcPr>
            <w:tcW w:w="6902" w:type="dxa"/>
          </w:tcPr>
          <w:p w14:paraId="70545D7B" w14:textId="77777777" w:rsidR="00B028C4" w:rsidRPr="008802D9" w:rsidRDefault="00B028C4" w:rsidP="0067292D">
            <w:pPr>
              <w:keepLines/>
              <w:spacing w:before="60" w:after="60"/>
              <w:cnfStyle w:val="000000100000" w:firstRow="0" w:lastRow="0" w:firstColumn="0" w:lastColumn="0" w:oddVBand="0" w:evenVBand="0" w:oddHBand="1" w:evenHBand="0" w:firstRowFirstColumn="0" w:firstRowLastColumn="0" w:lastRowFirstColumn="0" w:lastRowLastColumn="0"/>
              <w:rPr>
                <w:ins w:id="1321" w:author="FIXED-TERM Le Huynh Anh Tuan (RBVH/ETI14)" w:date="2016-12-29T14:54:00Z"/>
                <w:rFonts w:ascii="Cambria" w:hAnsi="Cambria"/>
                <w:color w:val="auto"/>
              </w:rPr>
            </w:pPr>
            <w:ins w:id="1322" w:author="FIXED-TERM Le Huynh Anh Tuan (RBVH/ETI14)" w:date="2016-12-29T14:54:00Z">
              <w:r w:rsidRPr="00765976">
                <w:rPr>
                  <w:rFonts w:ascii="Cambria" w:eastAsia="Times New Roman" w:hAnsi="Cambria" w:cs="Tahoma"/>
                  <w:lang w:val="en-GB"/>
                </w:rPr>
                <w:t>None.</w:t>
              </w:r>
            </w:ins>
          </w:p>
        </w:tc>
      </w:tr>
      <w:tr w:rsidR="00B028C4" w:rsidRPr="008802D9" w14:paraId="77CEB071" w14:textId="77777777" w:rsidTr="00ED617B">
        <w:trPr>
          <w:ins w:id="132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7B04D587" w14:textId="77777777" w:rsidR="00B028C4" w:rsidRPr="007D2FEC" w:rsidRDefault="00B028C4" w:rsidP="0067292D">
            <w:pPr>
              <w:spacing w:line="360" w:lineRule="auto"/>
              <w:rPr>
                <w:ins w:id="1324" w:author="FIXED-TERM Le Huynh Anh Tuan (RBVH/ETI14)" w:date="2016-12-29T14:54:00Z"/>
              </w:rPr>
            </w:pPr>
            <w:ins w:id="1325" w:author="FIXED-TERM Le Huynh Anh Tuan (RBVH/ETI14)" w:date="2016-12-29T14:54:00Z">
              <w:r w:rsidRPr="007D2FEC">
                <w:t>Preconditions</w:t>
              </w:r>
            </w:ins>
          </w:p>
        </w:tc>
        <w:tc>
          <w:tcPr>
            <w:tcW w:w="6902" w:type="dxa"/>
          </w:tcPr>
          <w:p w14:paraId="03809B33" w14:textId="77777777" w:rsidR="00B028C4" w:rsidRPr="008802D9" w:rsidRDefault="00B028C4" w:rsidP="0067292D">
            <w:pPr>
              <w:keepLines/>
              <w:spacing w:before="60" w:after="60"/>
              <w:cnfStyle w:val="000000000000" w:firstRow="0" w:lastRow="0" w:firstColumn="0" w:lastColumn="0" w:oddVBand="0" w:evenVBand="0" w:oddHBand="0" w:evenHBand="0" w:firstRowFirstColumn="0" w:firstRowLastColumn="0" w:lastRowFirstColumn="0" w:lastRowLastColumn="0"/>
              <w:rPr>
                <w:ins w:id="1326" w:author="FIXED-TERM Le Huynh Anh Tuan (RBVH/ETI14)" w:date="2016-12-29T14:54:00Z"/>
                <w:rFonts w:ascii="Cambria" w:hAnsi="Cambria"/>
                <w:color w:val="auto"/>
              </w:rPr>
            </w:pPr>
            <w:ins w:id="1327" w:author="FIXED-TERM Le Huynh Anh Tuan (RBVH/ETI14)" w:date="2016-12-29T14:54:00Z">
              <w:r w:rsidRPr="00354CBB">
                <w:rPr>
                  <w:rFonts w:ascii="Cambria" w:eastAsia="Times New Roman" w:hAnsi="Cambria" w:cs="Tahoma"/>
                  <w:lang w:val="en-GB"/>
                </w:rPr>
                <w:t>The administrator is logged into the system.</w:t>
              </w:r>
              <w:r w:rsidRPr="00354CBB">
                <w:rPr>
                  <w:rFonts w:ascii="Cambria" w:hAnsi="Cambria"/>
                  <w:color w:val="FF0000"/>
                </w:rPr>
                <w:t xml:space="preserve"> </w:t>
              </w:r>
            </w:ins>
          </w:p>
        </w:tc>
      </w:tr>
      <w:tr w:rsidR="00B028C4" w:rsidRPr="008802D9" w14:paraId="6A709AAC" w14:textId="77777777" w:rsidTr="00ED617B">
        <w:trPr>
          <w:cnfStyle w:val="000000100000" w:firstRow="0" w:lastRow="0" w:firstColumn="0" w:lastColumn="0" w:oddVBand="0" w:evenVBand="0" w:oddHBand="1" w:evenHBand="0" w:firstRowFirstColumn="0" w:firstRowLastColumn="0" w:lastRowFirstColumn="0" w:lastRowLastColumn="0"/>
          <w:ins w:id="132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4F53D2BD" w14:textId="77777777" w:rsidR="00B028C4" w:rsidRPr="007D2FEC" w:rsidRDefault="00B028C4" w:rsidP="0067292D">
            <w:pPr>
              <w:spacing w:line="360" w:lineRule="auto"/>
              <w:rPr>
                <w:ins w:id="1329" w:author="FIXED-TERM Le Huynh Anh Tuan (RBVH/ETI14)" w:date="2016-12-29T14:54:00Z"/>
              </w:rPr>
            </w:pPr>
            <w:ins w:id="1330" w:author="FIXED-TERM Le Huynh Anh Tuan (RBVH/ETI14)" w:date="2016-12-29T14:54:00Z">
              <w:r w:rsidRPr="007D2FEC">
                <w:t>Main Success Scenario</w:t>
              </w:r>
            </w:ins>
          </w:p>
        </w:tc>
        <w:tc>
          <w:tcPr>
            <w:tcW w:w="6902" w:type="dxa"/>
          </w:tcPr>
          <w:p w14:paraId="5DC887E2" w14:textId="5A8075C4" w:rsidR="00B028C4" w:rsidRPr="008802D9" w:rsidRDefault="00B028C4" w:rsidP="00795020">
            <w:pPr>
              <w:pStyle w:val="BodyTextIndent"/>
              <w:keepLines/>
              <w:numPr>
                <w:ilvl w:val="0"/>
                <w:numId w:val="52"/>
              </w:numPr>
              <w:spacing w:before="60" w:after="60"/>
              <w:ind w:left="432"/>
              <w:cnfStyle w:val="000000100000" w:firstRow="0" w:lastRow="0" w:firstColumn="0" w:lastColumn="0" w:oddVBand="0" w:evenVBand="0" w:oddHBand="1" w:evenHBand="0" w:firstRowFirstColumn="0" w:firstRowLastColumn="0" w:lastRowFirstColumn="0" w:lastRowLastColumn="0"/>
              <w:rPr>
                <w:ins w:id="1331" w:author="FIXED-TERM Le Huynh Anh Tuan (RBVH/ETI14)" w:date="2016-12-29T14:54:00Z"/>
                <w:rFonts w:ascii="Cambria" w:hAnsi="Cambria" w:cs="Tahoma"/>
                <w:iCs/>
              </w:rPr>
            </w:pPr>
            <w:ins w:id="1332" w:author="FIXED-TERM Le Huynh Anh Tuan (RBVH/ETI14)" w:date="2016-12-29T14:54:00Z">
              <w:r w:rsidRPr="008802D9">
                <w:rPr>
                  <w:rFonts w:ascii="Cambria" w:hAnsi="Cambria" w:cs="Tahoma"/>
                  <w:iCs/>
                </w:rPr>
                <w:t>The Administrator clicks on “</w:t>
              </w:r>
            </w:ins>
            <w:r w:rsidR="00713801">
              <w:rPr>
                <w:rFonts w:ascii="Cambria" w:hAnsi="Cambria" w:cs="Tahoma"/>
                <w:iCs/>
              </w:rPr>
              <w:t>Agent</w:t>
            </w:r>
            <w:ins w:id="1333" w:author="FIXED-TERM Le Huynh Anh Tuan (RBVH/ETI14)" w:date="2016-12-29T14:54:00Z">
              <w:r w:rsidRPr="008802D9">
                <w:rPr>
                  <w:rFonts w:ascii="Cambria" w:hAnsi="Cambria" w:cs="Tahoma"/>
                  <w:iCs/>
                </w:rPr>
                <w:t xml:space="preserve"> List” feature.</w:t>
              </w:r>
            </w:ins>
          </w:p>
          <w:p w14:paraId="7111C02A" w14:textId="766C7BD2" w:rsidR="00B028C4" w:rsidRPr="008802D9" w:rsidRDefault="00B028C4" w:rsidP="00795020">
            <w:pPr>
              <w:pStyle w:val="BodyTextIndent"/>
              <w:keepLines/>
              <w:numPr>
                <w:ilvl w:val="0"/>
                <w:numId w:val="52"/>
              </w:numPr>
              <w:spacing w:before="60" w:after="60"/>
              <w:ind w:left="432"/>
              <w:cnfStyle w:val="000000100000" w:firstRow="0" w:lastRow="0" w:firstColumn="0" w:lastColumn="0" w:oddVBand="0" w:evenVBand="0" w:oddHBand="1" w:evenHBand="0" w:firstRowFirstColumn="0" w:firstRowLastColumn="0" w:lastRowFirstColumn="0" w:lastRowLastColumn="0"/>
              <w:rPr>
                <w:ins w:id="1334" w:author="FIXED-TERM Le Huynh Anh Tuan (RBVH/ETI14)" w:date="2016-12-29T14:54:00Z"/>
                <w:rFonts w:ascii="Cambria" w:hAnsi="Cambria" w:cs="Tahoma"/>
                <w:iCs/>
              </w:rPr>
            </w:pPr>
            <w:ins w:id="1335" w:author="FIXED-TERM Le Huynh Anh Tuan (RBVH/ETI14)" w:date="2016-12-29T14:54:00Z">
              <w:r w:rsidRPr="008802D9">
                <w:rPr>
                  <w:rFonts w:ascii="Cambria" w:hAnsi="Cambria" w:cs="Tahoma"/>
                  <w:iCs/>
                </w:rPr>
                <w:t xml:space="preserve">The System displays the current list of </w:t>
              </w:r>
            </w:ins>
            <w:r w:rsidR="00713801">
              <w:rPr>
                <w:rFonts w:ascii="Cambria" w:hAnsi="Cambria" w:cs="Tahoma"/>
                <w:iCs/>
              </w:rPr>
              <w:t>Agent</w:t>
            </w:r>
            <w:ins w:id="1336" w:author="FIXED-TERM Le Huynh Anh Tuan (RBVH/ETI14)" w:date="2016-12-29T14:54:00Z">
              <w:r w:rsidRPr="008802D9">
                <w:rPr>
                  <w:rFonts w:ascii="Cambria" w:hAnsi="Cambria" w:cs="Tahoma"/>
                  <w:iCs/>
                </w:rPr>
                <w:t>s.</w:t>
              </w:r>
            </w:ins>
          </w:p>
          <w:p w14:paraId="51060E02" w14:textId="77777777" w:rsidR="00B028C4" w:rsidRPr="008802D9" w:rsidRDefault="00B028C4" w:rsidP="00795020">
            <w:pPr>
              <w:pStyle w:val="ListParagraph"/>
              <w:numPr>
                <w:ilvl w:val="0"/>
                <w:numId w:val="52"/>
              </w:numPr>
              <w:spacing w:before="0"/>
              <w:ind w:left="432"/>
              <w:cnfStyle w:val="000000100000" w:firstRow="0" w:lastRow="0" w:firstColumn="0" w:lastColumn="0" w:oddVBand="0" w:evenVBand="0" w:oddHBand="1" w:evenHBand="0" w:firstRowFirstColumn="0" w:firstRowLastColumn="0" w:lastRowFirstColumn="0" w:lastRowLastColumn="0"/>
              <w:rPr>
                <w:ins w:id="1337" w:author="FIXED-TERM Le Huynh Anh Tuan (RBVH/ETI14)" w:date="2016-12-29T14:54:00Z"/>
                <w:rFonts w:ascii="Cambria" w:hAnsi="Cambria" w:cs="Tahoma"/>
              </w:rPr>
            </w:pPr>
            <w:ins w:id="1338" w:author="FIXED-TERM Le Huynh Anh Tuan (RBVH/ETI14)" w:date="2016-12-29T14:54:00Z">
              <w:r w:rsidRPr="008802D9">
                <w:rPr>
                  <w:rFonts w:ascii="Cambria" w:hAnsi="Cambria" w:cs="Tahoma"/>
                  <w:iCs/>
                </w:rPr>
                <w:t>Use Case ends.</w:t>
              </w:r>
            </w:ins>
          </w:p>
          <w:p w14:paraId="70543B37" w14:textId="77777777" w:rsidR="00B028C4" w:rsidRPr="008802D9" w:rsidRDefault="00B028C4" w:rsidP="0067292D">
            <w:pPr>
              <w:ind w:left="72"/>
              <w:cnfStyle w:val="000000100000" w:firstRow="0" w:lastRow="0" w:firstColumn="0" w:lastColumn="0" w:oddVBand="0" w:evenVBand="0" w:oddHBand="1" w:evenHBand="0" w:firstRowFirstColumn="0" w:firstRowLastColumn="0" w:lastRowFirstColumn="0" w:lastRowLastColumn="0"/>
              <w:rPr>
                <w:ins w:id="1339" w:author="FIXED-TERM Le Huynh Anh Tuan (RBVH/ETI14)" w:date="2016-12-29T14:54:00Z"/>
                <w:rFonts w:ascii="Cambria" w:hAnsi="Cambria" w:cs="Tahoma"/>
              </w:rPr>
            </w:pPr>
          </w:p>
        </w:tc>
      </w:tr>
      <w:tr w:rsidR="00B028C4" w:rsidRPr="008802D9" w14:paraId="34C8F396" w14:textId="77777777" w:rsidTr="00ED617B">
        <w:trPr>
          <w:trHeight w:val="422"/>
          <w:ins w:id="1340"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7CEAB5B0" w14:textId="77777777" w:rsidR="00B028C4" w:rsidRPr="007D2FEC" w:rsidRDefault="00B028C4" w:rsidP="0067292D">
            <w:pPr>
              <w:spacing w:line="360" w:lineRule="auto"/>
              <w:rPr>
                <w:ins w:id="1341" w:author="FIXED-TERM Le Huynh Anh Tuan (RBVH/ETI14)" w:date="2016-12-29T14:54:00Z"/>
              </w:rPr>
            </w:pPr>
            <w:ins w:id="1342" w:author="FIXED-TERM Le Huynh Anh Tuan (RBVH/ETI14)" w:date="2016-12-29T14:54:00Z">
              <w:r w:rsidRPr="007D2FEC">
                <w:t>Alternative Scenarios</w:t>
              </w:r>
            </w:ins>
          </w:p>
        </w:tc>
        <w:tc>
          <w:tcPr>
            <w:tcW w:w="6902" w:type="dxa"/>
          </w:tcPr>
          <w:p w14:paraId="53490EC8" w14:textId="77777777" w:rsidR="00B028C4" w:rsidRPr="008802D9" w:rsidRDefault="00B028C4" w:rsidP="0067292D">
            <w:pPr>
              <w:keepLines/>
              <w:spacing w:before="60" w:after="60"/>
              <w:cnfStyle w:val="000000000000" w:firstRow="0" w:lastRow="0" w:firstColumn="0" w:lastColumn="0" w:oddVBand="0" w:evenVBand="0" w:oddHBand="0" w:evenHBand="0" w:firstRowFirstColumn="0" w:firstRowLastColumn="0" w:lastRowFirstColumn="0" w:lastRowLastColumn="0"/>
              <w:rPr>
                <w:ins w:id="1343" w:author="FIXED-TERM Le Huynh Anh Tuan (RBVH/ETI14)" w:date="2016-12-29T14:54:00Z"/>
                <w:rFonts w:ascii="Cambria" w:hAnsi="Cambria"/>
                <w:color w:val="auto"/>
              </w:rPr>
            </w:pPr>
            <w:ins w:id="1344" w:author="FIXED-TERM Le Huynh Anh Tuan (RBVH/ETI14)" w:date="2016-12-29T14:54:00Z">
              <w:r w:rsidRPr="00765976">
                <w:rPr>
                  <w:rFonts w:ascii="Cambria" w:eastAsia="Times New Roman" w:hAnsi="Cambria" w:cs="Tahoma"/>
                  <w:lang w:val="en-GB"/>
                </w:rPr>
                <w:t>None.</w:t>
              </w:r>
            </w:ins>
          </w:p>
        </w:tc>
      </w:tr>
      <w:tr w:rsidR="00B028C4" w:rsidRPr="008802D9" w14:paraId="50885C17" w14:textId="77777777" w:rsidTr="00ED617B">
        <w:trPr>
          <w:cnfStyle w:val="000000100000" w:firstRow="0" w:lastRow="0" w:firstColumn="0" w:lastColumn="0" w:oddVBand="0" w:evenVBand="0" w:oddHBand="1" w:evenHBand="0" w:firstRowFirstColumn="0" w:firstRowLastColumn="0" w:lastRowFirstColumn="0" w:lastRowLastColumn="0"/>
          <w:ins w:id="1345"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1C358EAC" w14:textId="77777777" w:rsidR="00B028C4" w:rsidRPr="007D2FEC" w:rsidRDefault="00B028C4" w:rsidP="0067292D">
            <w:pPr>
              <w:spacing w:line="360" w:lineRule="auto"/>
              <w:rPr>
                <w:ins w:id="1346" w:author="FIXED-TERM Le Huynh Anh Tuan (RBVH/ETI14)" w:date="2016-12-29T14:54:00Z"/>
              </w:rPr>
            </w:pPr>
            <w:ins w:id="1347" w:author="FIXED-TERM Le Huynh Anh Tuan (RBVH/ETI14)" w:date="2016-12-29T14:54:00Z">
              <w:r w:rsidRPr="007D2FEC">
                <w:t>Success End Condition</w:t>
              </w:r>
            </w:ins>
          </w:p>
        </w:tc>
        <w:tc>
          <w:tcPr>
            <w:tcW w:w="6902" w:type="dxa"/>
          </w:tcPr>
          <w:p w14:paraId="4DAF1368" w14:textId="2B4F2BB7" w:rsidR="00B028C4" w:rsidRPr="00354CBB" w:rsidRDefault="00B028C4" w:rsidP="00713801">
            <w:pPr>
              <w:pStyle w:val="BodyTextIndent"/>
              <w:keepLines/>
              <w:spacing w:before="60" w:after="60"/>
              <w:ind w:left="432"/>
              <w:cnfStyle w:val="000000100000" w:firstRow="0" w:lastRow="0" w:firstColumn="0" w:lastColumn="0" w:oddVBand="0" w:evenVBand="0" w:oddHBand="1" w:evenHBand="0" w:firstRowFirstColumn="0" w:firstRowLastColumn="0" w:lastRowFirstColumn="0" w:lastRowLastColumn="0"/>
              <w:rPr>
                <w:ins w:id="1348" w:author="FIXED-TERM Le Huynh Anh Tuan (RBVH/ETI14)" w:date="2016-12-29T14:54:00Z"/>
                <w:rFonts w:ascii="Cambria" w:hAnsi="Cambria" w:cs="Tahoma"/>
                <w:iCs/>
              </w:rPr>
            </w:pPr>
            <w:ins w:id="1349" w:author="FIXED-TERM Le Huynh Anh Tuan (RBVH/ETI14)" w:date="2016-12-29T14:54:00Z">
              <w:r w:rsidRPr="00354CBB">
                <w:rPr>
                  <w:rFonts w:ascii="Cambria" w:hAnsi="Cambria" w:cs="Tahoma"/>
                  <w:iCs/>
                </w:rPr>
                <w:t xml:space="preserve">The </w:t>
              </w:r>
            </w:ins>
            <w:r w:rsidR="00713801">
              <w:rPr>
                <w:rFonts w:ascii="Cambria" w:hAnsi="Cambria" w:cs="Tahoma"/>
                <w:iCs/>
              </w:rPr>
              <w:t>agent</w:t>
            </w:r>
            <w:ins w:id="1350" w:author="FIXED-TERM Le Huynh Anh Tuan (RBVH/ETI14)" w:date="2016-12-29T14:54:00Z">
              <w:r w:rsidRPr="00354CBB">
                <w:rPr>
                  <w:rFonts w:ascii="Cambria" w:hAnsi="Cambria" w:cs="Tahoma"/>
                  <w:iCs/>
                </w:rPr>
                <w:t xml:space="preserve"> list is displayed. </w:t>
              </w:r>
            </w:ins>
          </w:p>
        </w:tc>
      </w:tr>
      <w:tr w:rsidR="00B028C4" w:rsidRPr="008802D9" w14:paraId="29BA6972" w14:textId="77777777" w:rsidTr="00ED617B">
        <w:trPr>
          <w:ins w:id="135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1A41B9FF" w14:textId="77777777" w:rsidR="00B028C4" w:rsidRPr="007D2FEC" w:rsidRDefault="00B028C4" w:rsidP="0067292D">
            <w:pPr>
              <w:spacing w:line="360" w:lineRule="auto"/>
              <w:rPr>
                <w:ins w:id="1352" w:author="FIXED-TERM Le Huynh Anh Tuan (RBVH/ETI14)" w:date="2016-12-29T14:54:00Z"/>
              </w:rPr>
            </w:pPr>
            <w:ins w:id="1353" w:author="FIXED-TERM Le Huynh Anh Tuan (RBVH/ETI14)" w:date="2016-12-29T14:54:00Z">
              <w:r w:rsidRPr="007D2FEC">
                <w:t>Failed End Condition</w:t>
              </w:r>
            </w:ins>
          </w:p>
        </w:tc>
        <w:tc>
          <w:tcPr>
            <w:tcW w:w="6902" w:type="dxa"/>
          </w:tcPr>
          <w:p w14:paraId="668924BB" w14:textId="77777777" w:rsidR="00B028C4" w:rsidRPr="00354CBB" w:rsidRDefault="00B028C4" w:rsidP="0067292D">
            <w:pPr>
              <w:pStyle w:val="BodyTextIndent"/>
              <w:keepLines/>
              <w:spacing w:before="60" w:after="60"/>
              <w:ind w:left="432"/>
              <w:cnfStyle w:val="000000000000" w:firstRow="0" w:lastRow="0" w:firstColumn="0" w:lastColumn="0" w:oddVBand="0" w:evenVBand="0" w:oddHBand="0" w:evenHBand="0" w:firstRowFirstColumn="0" w:firstRowLastColumn="0" w:lastRowFirstColumn="0" w:lastRowLastColumn="0"/>
              <w:rPr>
                <w:ins w:id="1354" w:author="FIXED-TERM Le Huynh Anh Tuan (RBVH/ETI14)" w:date="2016-12-29T14:54:00Z"/>
                <w:rFonts w:ascii="Cambria" w:hAnsi="Cambria" w:cs="Tahoma"/>
                <w:iCs/>
              </w:rPr>
            </w:pPr>
            <w:ins w:id="1355" w:author="FIXED-TERM Le Huynh Anh Tuan (RBVH/ETI14)" w:date="2016-12-29T14:54:00Z">
              <w:r w:rsidRPr="00354CBB">
                <w:rPr>
                  <w:rFonts w:ascii="Cambria" w:hAnsi="Cambria" w:cs="Tahoma"/>
                  <w:iCs/>
                </w:rPr>
                <w:t>A error message is displayed</w:t>
              </w:r>
            </w:ins>
          </w:p>
          <w:p w14:paraId="36530382" w14:textId="26D8FE0A" w:rsidR="00B028C4" w:rsidRPr="00354CBB" w:rsidRDefault="00B028C4" w:rsidP="00713801">
            <w:pPr>
              <w:pStyle w:val="BodyTextIndent"/>
              <w:keepLines/>
              <w:spacing w:before="60" w:after="60"/>
              <w:ind w:left="432"/>
              <w:cnfStyle w:val="000000000000" w:firstRow="0" w:lastRow="0" w:firstColumn="0" w:lastColumn="0" w:oddVBand="0" w:evenVBand="0" w:oddHBand="0" w:evenHBand="0" w:firstRowFirstColumn="0" w:firstRowLastColumn="0" w:lastRowFirstColumn="0" w:lastRowLastColumn="0"/>
              <w:rPr>
                <w:ins w:id="1356" w:author="FIXED-TERM Le Huynh Anh Tuan (RBVH/ETI14)" w:date="2016-12-29T14:54:00Z"/>
                <w:rFonts w:ascii="Cambria" w:hAnsi="Cambria" w:cs="Tahoma"/>
                <w:iCs/>
              </w:rPr>
            </w:pPr>
            <w:ins w:id="1357" w:author="FIXED-TERM Le Huynh Anh Tuan (RBVH/ETI14)" w:date="2016-12-29T14:54:00Z">
              <w:r w:rsidRPr="00354CBB">
                <w:rPr>
                  <w:rFonts w:ascii="Cambria" w:hAnsi="Cambria" w:cs="Tahoma"/>
                  <w:iCs/>
                </w:rPr>
                <w:t xml:space="preserve">The </w:t>
              </w:r>
            </w:ins>
            <w:r w:rsidR="00713801">
              <w:rPr>
                <w:rFonts w:ascii="Cambria" w:hAnsi="Cambria" w:cs="Tahoma"/>
                <w:iCs/>
              </w:rPr>
              <w:t>agent</w:t>
            </w:r>
            <w:ins w:id="1358" w:author="FIXED-TERM Le Huynh Anh Tuan (RBVH/ETI14)" w:date="2016-12-29T14:54:00Z">
              <w:r w:rsidRPr="00354CBB">
                <w:rPr>
                  <w:rFonts w:ascii="Cambria" w:hAnsi="Cambria" w:cs="Tahoma"/>
                  <w:iCs/>
                </w:rPr>
                <w:t xml:space="preserve"> list is not displayed. </w:t>
              </w:r>
            </w:ins>
          </w:p>
        </w:tc>
      </w:tr>
      <w:tr w:rsidR="00B028C4" w:rsidRPr="008802D9" w14:paraId="6DA9AD67" w14:textId="77777777" w:rsidTr="00ED617B">
        <w:trPr>
          <w:cnfStyle w:val="000000100000" w:firstRow="0" w:lastRow="0" w:firstColumn="0" w:lastColumn="0" w:oddVBand="0" w:evenVBand="0" w:oddHBand="1" w:evenHBand="0" w:firstRowFirstColumn="0" w:firstRowLastColumn="0" w:lastRowFirstColumn="0" w:lastRowLastColumn="0"/>
          <w:ins w:id="135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85" w:type="dxa"/>
          </w:tcPr>
          <w:p w14:paraId="6F6BFE5F" w14:textId="77777777" w:rsidR="00B028C4" w:rsidRPr="007D2FEC" w:rsidRDefault="00B028C4" w:rsidP="0067292D">
            <w:pPr>
              <w:spacing w:line="360" w:lineRule="auto"/>
              <w:rPr>
                <w:ins w:id="1360" w:author="FIXED-TERM Le Huynh Anh Tuan (RBVH/ETI14)" w:date="2016-12-29T14:54:00Z"/>
              </w:rPr>
            </w:pPr>
            <w:ins w:id="1361" w:author="FIXED-TERM Le Huynh Anh Tuan (RBVH/ETI14)" w:date="2016-12-29T14:54:00Z">
              <w:r w:rsidRPr="007D2FEC">
                <w:t>Special Requirements</w:t>
              </w:r>
            </w:ins>
          </w:p>
        </w:tc>
        <w:tc>
          <w:tcPr>
            <w:tcW w:w="6902" w:type="dxa"/>
          </w:tcPr>
          <w:p w14:paraId="1D0A790D" w14:textId="77777777" w:rsidR="00B028C4" w:rsidRPr="00354CBB" w:rsidRDefault="00B028C4" w:rsidP="0067292D">
            <w:pPr>
              <w:pStyle w:val="BodyTextIndent"/>
              <w:keepLines/>
              <w:numPr>
                <w:ilvl w:val="0"/>
                <w:numId w:val="21"/>
              </w:numPr>
              <w:spacing w:before="60" w:after="60"/>
              <w:cnfStyle w:val="000000100000" w:firstRow="0" w:lastRow="0" w:firstColumn="0" w:lastColumn="0" w:oddVBand="0" w:evenVBand="0" w:oddHBand="1" w:evenHBand="0" w:firstRowFirstColumn="0" w:firstRowLastColumn="0" w:lastRowFirstColumn="0" w:lastRowLastColumn="0"/>
              <w:rPr>
                <w:ins w:id="1362" w:author="FIXED-TERM Le Huynh Anh Tuan (RBVH/ETI14)" w:date="2016-12-29T14:54:00Z"/>
                <w:rFonts w:ascii="Cambria" w:hAnsi="Cambria" w:cs="Tahoma"/>
                <w:iCs/>
              </w:rPr>
            </w:pPr>
            <w:ins w:id="1363" w:author="FIXED-TERM Le Huynh Anh Tuan (RBVH/ETI14)" w:date="2016-12-29T14:54:00Z">
              <w:r w:rsidRPr="00354CBB">
                <w:rPr>
                  <w:rFonts w:ascii="Cambria" w:hAnsi="Cambria" w:cs="Tahoma"/>
                  <w:iCs/>
                </w:rPr>
                <w:t xml:space="preserve"> The System’s interface must be user-friendly.</w:t>
              </w:r>
            </w:ins>
          </w:p>
          <w:p w14:paraId="35D2A8FC" w14:textId="77777777" w:rsidR="00B028C4" w:rsidRPr="00354CBB" w:rsidRDefault="00B028C4" w:rsidP="0067292D">
            <w:pPr>
              <w:pStyle w:val="BodyTextIndent"/>
              <w:keepLines/>
              <w:numPr>
                <w:ilvl w:val="0"/>
                <w:numId w:val="21"/>
              </w:numPr>
              <w:spacing w:before="60" w:after="60"/>
              <w:cnfStyle w:val="000000100000" w:firstRow="0" w:lastRow="0" w:firstColumn="0" w:lastColumn="0" w:oddVBand="0" w:evenVBand="0" w:oddHBand="1" w:evenHBand="0" w:firstRowFirstColumn="0" w:firstRowLastColumn="0" w:lastRowFirstColumn="0" w:lastRowLastColumn="0"/>
              <w:rPr>
                <w:ins w:id="1364" w:author="FIXED-TERM Le Huynh Anh Tuan (RBVH/ETI14)" w:date="2016-12-29T14:54:00Z"/>
                <w:rFonts w:ascii="Cambria" w:hAnsi="Cambria" w:cs="Tahoma"/>
                <w:iCs/>
              </w:rPr>
            </w:pPr>
            <w:ins w:id="1365" w:author="FIXED-TERM Le Huynh Anh Tuan (RBVH/ETI14)" w:date="2016-12-29T14:54:00Z">
              <w:r>
                <w:rPr>
                  <w:rFonts w:ascii="Cambria" w:hAnsi="Cambria" w:cs="Tahoma"/>
                  <w:iCs/>
                </w:rPr>
                <w:t xml:space="preserve"> </w:t>
              </w:r>
              <w:r w:rsidRPr="00354CBB">
                <w:rPr>
                  <w:rFonts w:ascii="Cambria" w:hAnsi="Cambria" w:cs="Tahoma"/>
                  <w:iCs/>
                </w:rPr>
                <w:t>The respond time must be under 5 seconds.</w:t>
              </w:r>
            </w:ins>
          </w:p>
        </w:tc>
      </w:tr>
    </w:tbl>
    <w:p w14:paraId="6AD6E2D0" w14:textId="77777777" w:rsidR="00B028C4" w:rsidRDefault="00B028C4" w:rsidP="00B317C1"/>
    <w:tbl>
      <w:tblPr>
        <w:tblStyle w:val="GridTable4-Accent1"/>
        <w:tblW w:w="0" w:type="auto"/>
        <w:tblLook w:val="04A0" w:firstRow="1" w:lastRow="0" w:firstColumn="1" w:lastColumn="0" w:noHBand="0" w:noVBand="1"/>
      </w:tblPr>
      <w:tblGrid>
        <w:gridCol w:w="1873"/>
        <w:gridCol w:w="6914"/>
      </w:tblGrid>
      <w:tr w:rsidR="00D16B54" w:rsidRPr="008802D9" w14:paraId="227CB294" w14:textId="77777777" w:rsidTr="00502F11">
        <w:trPr>
          <w:cnfStyle w:val="100000000000" w:firstRow="1" w:lastRow="0" w:firstColumn="0" w:lastColumn="0" w:oddVBand="0" w:evenVBand="0" w:oddHBand="0" w:evenHBand="0" w:firstRowFirstColumn="0" w:firstRowLastColumn="0" w:lastRowFirstColumn="0" w:lastRowLastColumn="0"/>
          <w:ins w:id="136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2C76971E" w14:textId="74DB67E8" w:rsidR="00D16B54" w:rsidRPr="00354CBB" w:rsidRDefault="00D16B54" w:rsidP="00D16B54">
            <w:pPr>
              <w:spacing w:line="360" w:lineRule="auto"/>
              <w:rPr>
                <w:ins w:id="1367" w:author="FIXED-TERM Le Huynh Anh Tuan (RBVH/ETI14)" w:date="2016-12-29T14:54:00Z"/>
              </w:rPr>
            </w:pPr>
            <w:r>
              <w:t>RE6-5</w:t>
            </w:r>
          </w:p>
        </w:tc>
        <w:tc>
          <w:tcPr>
            <w:tcW w:w="6914" w:type="dxa"/>
          </w:tcPr>
          <w:p w14:paraId="5C902F8A" w14:textId="5618EF02" w:rsidR="00D16B54" w:rsidRPr="00354CBB" w:rsidRDefault="00D16B54" w:rsidP="00D16B54">
            <w:pPr>
              <w:spacing w:line="360" w:lineRule="auto"/>
              <w:cnfStyle w:val="100000000000" w:firstRow="1" w:lastRow="0" w:firstColumn="0" w:lastColumn="0" w:oddVBand="0" w:evenVBand="0" w:oddHBand="0" w:evenHBand="0" w:firstRowFirstColumn="0" w:firstRowLastColumn="0" w:lastRowFirstColumn="0" w:lastRowLastColumn="0"/>
              <w:rPr>
                <w:ins w:id="1368" w:author="FIXED-TERM Le Huynh Anh Tuan (RBVH/ETI14)" w:date="2016-12-29T14:54:00Z"/>
              </w:rPr>
            </w:pPr>
            <w:r>
              <w:t>View Agent Detail</w:t>
            </w:r>
          </w:p>
        </w:tc>
      </w:tr>
      <w:tr w:rsidR="00D16B54" w:rsidRPr="008802D9" w14:paraId="45F20437" w14:textId="77777777" w:rsidTr="00502F11">
        <w:trPr>
          <w:cnfStyle w:val="000000100000" w:firstRow="0" w:lastRow="0" w:firstColumn="0" w:lastColumn="0" w:oddVBand="0" w:evenVBand="0" w:oddHBand="1" w:evenHBand="0" w:firstRowFirstColumn="0" w:firstRowLastColumn="0" w:lastRowFirstColumn="0" w:lastRowLastColumn="0"/>
          <w:ins w:id="1369"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24DB8B65" w14:textId="77777777" w:rsidR="00D16B54" w:rsidRPr="007D2FEC" w:rsidRDefault="00D16B54" w:rsidP="00D16B54">
            <w:pPr>
              <w:spacing w:line="360" w:lineRule="auto"/>
              <w:rPr>
                <w:ins w:id="1370" w:author="FIXED-TERM Le Huynh Anh Tuan (RBVH/ETI14)" w:date="2016-12-29T14:54:00Z"/>
              </w:rPr>
            </w:pPr>
            <w:ins w:id="1371" w:author="FIXED-TERM Le Huynh Anh Tuan (RBVH/ETI14)" w:date="2016-12-29T14:54:00Z">
              <w:r w:rsidRPr="007D2FEC">
                <w:t>Description</w:t>
              </w:r>
            </w:ins>
          </w:p>
        </w:tc>
        <w:tc>
          <w:tcPr>
            <w:tcW w:w="6914" w:type="dxa"/>
          </w:tcPr>
          <w:p w14:paraId="157F5AF1" w14:textId="3BC8ED72" w:rsidR="00D16B54" w:rsidRPr="002B0B81" w:rsidRDefault="00D16B54" w:rsidP="00D16B54">
            <w:pPr>
              <w:cnfStyle w:val="000000100000" w:firstRow="0" w:lastRow="0" w:firstColumn="0" w:lastColumn="0" w:oddVBand="0" w:evenVBand="0" w:oddHBand="1" w:evenHBand="0" w:firstRowFirstColumn="0" w:firstRowLastColumn="0" w:lastRowFirstColumn="0" w:lastRowLastColumn="0"/>
              <w:rPr>
                <w:ins w:id="1372" w:author="FIXED-TERM Le Huynh Anh Tuan (RBVH/ETI14)" w:date="2016-12-29T14:54:00Z"/>
                <w:rFonts w:ascii="Cambria" w:hAnsi="Cambria" w:cs="Tahoma"/>
              </w:rPr>
            </w:pPr>
            <w:ins w:id="1373" w:author="FIXED-TERM Le Huynh Anh Tuan (RBVH/ETI14)" w:date="2016-12-29T14:54:00Z">
              <w:r w:rsidRPr="002B0B81">
                <w:rPr>
                  <w:rFonts w:ascii="Cambria" w:hAnsi="Cambria" w:cs="Tahoma"/>
                </w:rPr>
                <w:t xml:space="preserve">An administrator of the System </w:t>
              </w:r>
            </w:ins>
            <w:r>
              <w:rPr>
                <w:rFonts w:ascii="Cambria" w:hAnsi="Cambria" w:cs="Tahoma"/>
              </w:rPr>
              <w:t>want to get the detail of an</w:t>
            </w:r>
            <w:ins w:id="1374" w:author="FIXED-TERM Le Huynh Anh Tuan (RBVH/ETI14)" w:date="2016-12-29T14:54:00Z">
              <w:r w:rsidRPr="002B0B81">
                <w:rPr>
                  <w:rFonts w:ascii="Cambria" w:hAnsi="Cambria" w:cs="Tahoma"/>
                </w:rPr>
                <w:t xml:space="preserve"> </w:t>
              </w:r>
            </w:ins>
            <w:r>
              <w:rPr>
                <w:rFonts w:ascii="Cambria" w:hAnsi="Cambria" w:cs="Tahoma"/>
              </w:rPr>
              <w:t xml:space="preserve">agent </w:t>
            </w:r>
          </w:p>
          <w:p w14:paraId="51D07A56" w14:textId="77777777" w:rsidR="00D16B54" w:rsidRPr="008802D9" w:rsidRDefault="00D16B54" w:rsidP="00D16B54">
            <w:pPr>
              <w:cnfStyle w:val="000000100000" w:firstRow="0" w:lastRow="0" w:firstColumn="0" w:lastColumn="0" w:oddVBand="0" w:evenVBand="0" w:oddHBand="1" w:evenHBand="0" w:firstRowFirstColumn="0" w:firstRowLastColumn="0" w:lastRowFirstColumn="0" w:lastRowLastColumn="0"/>
              <w:rPr>
                <w:ins w:id="1375" w:author="FIXED-TERM Le Huynh Anh Tuan (RBVH/ETI14)" w:date="2016-12-29T14:54:00Z"/>
                <w:rFonts w:ascii="Cambria" w:hAnsi="Cambria" w:cs="Tahoma"/>
              </w:rPr>
            </w:pPr>
          </w:p>
        </w:tc>
      </w:tr>
      <w:tr w:rsidR="00D16B54" w:rsidRPr="008802D9" w14:paraId="5BC5819C" w14:textId="77777777" w:rsidTr="00502F11">
        <w:trPr>
          <w:ins w:id="137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70989D0D" w14:textId="77777777" w:rsidR="00D16B54" w:rsidRPr="007D2FEC" w:rsidRDefault="00D16B54" w:rsidP="00D16B54">
            <w:pPr>
              <w:spacing w:line="360" w:lineRule="auto"/>
              <w:rPr>
                <w:ins w:id="1377" w:author="FIXED-TERM Le Huynh Anh Tuan (RBVH/ETI14)" w:date="2016-12-29T14:54:00Z"/>
              </w:rPr>
            </w:pPr>
            <w:ins w:id="1378" w:author="FIXED-TERM Le Huynh Anh Tuan (RBVH/ETI14)" w:date="2016-12-29T14:54:00Z">
              <w:r w:rsidRPr="007D2FEC">
                <w:t>Stakeholders</w:t>
              </w:r>
            </w:ins>
          </w:p>
        </w:tc>
        <w:tc>
          <w:tcPr>
            <w:tcW w:w="6914" w:type="dxa"/>
          </w:tcPr>
          <w:p w14:paraId="29CDEB38" w14:textId="77777777" w:rsidR="00D16B54" w:rsidRPr="008802D9" w:rsidRDefault="00D16B54" w:rsidP="00D16B54">
            <w:pPr>
              <w:cnfStyle w:val="000000000000" w:firstRow="0" w:lastRow="0" w:firstColumn="0" w:lastColumn="0" w:oddVBand="0" w:evenVBand="0" w:oddHBand="0" w:evenHBand="0" w:firstRowFirstColumn="0" w:firstRowLastColumn="0" w:lastRowFirstColumn="0" w:lastRowLastColumn="0"/>
              <w:rPr>
                <w:ins w:id="1379" w:author="FIXED-TERM Le Huynh Anh Tuan (RBVH/ETI14)" w:date="2016-12-29T14:54:00Z"/>
                <w:rFonts w:ascii="Cambria" w:hAnsi="Cambria" w:cs="Tahoma"/>
              </w:rPr>
            </w:pPr>
            <w:ins w:id="1380" w:author="FIXED-TERM Le Huynh Anh Tuan (RBVH/ETI14)" w:date="2016-12-29T14:54:00Z">
              <w:r w:rsidRPr="008802D9">
                <w:rPr>
                  <w:rFonts w:ascii="Cambria" w:hAnsi="Cambria" w:cs="Tahoma"/>
                </w:rPr>
                <w:t>Testers, project manager, admin</w:t>
              </w:r>
            </w:ins>
          </w:p>
        </w:tc>
      </w:tr>
      <w:tr w:rsidR="00D16B54" w:rsidRPr="008802D9" w14:paraId="07DFBAE7" w14:textId="77777777" w:rsidTr="00502F11">
        <w:trPr>
          <w:cnfStyle w:val="000000100000" w:firstRow="0" w:lastRow="0" w:firstColumn="0" w:lastColumn="0" w:oddVBand="0" w:evenVBand="0" w:oddHBand="1" w:evenHBand="0" w:firstRowFirstColumn="0" w:firstRowLastColumn="0" w:lastRowFirstColumn="0" w:lastRowLastColumn="0"/>
          <w:ins w:id="138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430A1557" w14:textId="77777777" w:rsidR="00D16B54" w:rsidRPr="007D2FEC" w:rsidRDefault="00D16B54" w:rsidP="00D16B54">
            <w:pPr>
              <w:spacing w:line="360" w:lineRule="auto"/>
              <w:rPr>
                <w:ins w:id="1382" w:author="FIXED-TERM Le Huynh Anh Tuan (RBVH/ETI14)" w:date="2016-12-29T14:54:00Z"/>
              </w:rPr>
            </w:pPr>
            <w:ins w:id="1383" w:author="FIXED-TERM Le Huynh Anh Tuan (RBVH/ETI14)" w:date="2016-12-29T14:54:00Z">
              <w:r w:rsidRPr="007D2FEC">
                <w:t>Actors</w:t>
              </w:r>
            </w:ins>
          </w:p>
        </w:tc>
        <w:tc>
          <w:tcPr>
            <w:tcW w:w="6914" w:type="dxa"/>
          </w:tcPr>
          <w:p w14:paraId="74E17202" w14:textId="77777777" w:rsidR="00D16B54" w:rsidRPr="008802D9" w:rsidRDefault="00D16B54" w:rsidP="00D16B54">
            <w:pPr>
              <w:cnfStyle w:val="000000100000" w:firstRow="0" w:lastRow="0" w:firstColumn="0" w:lastColumn="0" w:oddVBand="0" w:evenVBand="0" w:oddHBand="1" w:evenHBand="0" w:firstRowFirstColumn="0" w:firstRowLastColumn="0" w:lastRowFirstColumn="0" w:lastRowLastColumn="0"/>
              <w:rPr>
                <w:ins w:id="1384" w:author="FIXED-TERM Le Huynh Anh Tuan (RBVH/ETI14)" w:date="2016-12-29T14:54:00Z"/>
                <w:rFonts w:ascii="Cambria" w:hAnsi="Cambria" w:cs="Tahoma"/>
              </w:rPr>
            </w:pPr>
            <w:ins w:id="1385" w:author="FIXED-TERM Le Huynh Anh Tuan (RBVH/ETI14)" w:date="2016-12-29T14:54:00Z">
              <w:r w:rsidRPr="008802D9">
                <w:rPr>
                  <w:rFonts w:ascii="Cambria" w:hAnsi="Cambria" w:cs="Tahoma"/>
                </w:rPr>
                <w:t>Administrator</w:t>
              </w:r>
            </w:ins>
          </w:p>
        </w:tc>
      </w:tr>
      <w:tr w:rsidR="00502F11" w:rsidRPr="008802D9" w14:paraId="149EFF90" w14:textId="77777777" w:rsidTr="00502F11">
        <w:trPr>
          <w:ins w:id="1386"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2D11F348" w14:textId="77777777" w:rsidR="00502F11" w:rsidRPr="007D2FEC" w:rsidRDefault="00502F11" w:rsidP="00502F11">
            <w:pPr>
              <w:spacing w:line="360" w:lineRule="auto"/>
              <w:rPr>
                <w:ins w:id="1387" w:author="FIXED-TERM Le Huynh Anh Tuan (RBVH/ETI14)" w:date="2016-12-29T14:54:00Z"/>
              </w:rPr>
            </w:pPr>
            <w:ins w:id="1388" w:author="FIXED-TERM Le Huynh Anh Tuan (RBVH/ETI14)" w:date="2016-12-29T14:54:00Z">
              <w:r w:rsidRPr="007D2FEC">
                <w:t>Trigger</w:t>
              </w:r>
            </w:ins>
          </w:p>
        </w:tc>
        <w:tc>
          <w:tcPr>
            <w:tcW w:w="6914" w:type="dxa"/>
          </w:tcPr>
          <w:p w14:paraId="616C58FE" w14:textId="656D918C" w:rsidR="00502F11" w:rsidRPr="008802D9" w:rsidRDefault="00502F11" w:rsidP="00502F11">
            <w:pPr>
              <w:cnfStyle w:val="000000000000" w:firstRow="0" w:lastRow="0" w:firstColumn="0" w:lastColumn="0" w:oddVBand="0" w:evenVBand="0" w:oddHBand="0" w:evenHBand="0" w:firstRowFirstColumn="0" w:firstRowLastColumn="0" w:lastRowFirstColumn="0" w:lastRowLastColumn="0"/>
              <w:rPr>
                <w:ins w:id="1389" w:author="FIXED-TERM Le Huynh Anh Tuan (RBVH/ETI14)" w:date="2016-12-29T14:54:00Z"/>
                <w:rFonts w:ascii="Cambria" w:hAnsi="Cambria" w:cs="Tahoma"/>
              </w:rPr>
            </w:pPr>
            <w:ins w:id="1390" w:author="FIXED-TERM Le Huynh Anh Tuan (RBVH/ETI14)" w:date="2016-12-29T14:54:00Z">
              <w:r w:rsidRPr="008802D9">
                <w:rPr>
                  <w:rFonts w:ascii="Cambria" w:eastAsia="Times New Roman" w:hAnsi="Cambria" w:cs="Tahoma"/>
                  <w:lang w:val="en-GB"/>
                </w:rPr>
                <w:t xml:space="preserve">This use case starts when an administrator </w:t>
              </w:r>
            </w:ins>
            <w:r>
              <w:rPr>
                <w:rFonts w:ascii="Cambria" w:eastAsia="Times New Roman" w:hAnsi="Cambria" w:cs="Tahoma"/>
                <w:lang w:val="en-GB"/>
              </w:rPr>
              <w:t>click on an Agent</w:t>
            </w:r>
          </w:p>
        </w:tc>
      </w:tr>
      <w:tr w:rsidR="00502F11" w:rsidRPr="008802D9" w14:paraId="7E7432F2" w14:textId="77777777" w:rsidTr="00502F11">
        <w:trPr>
          <w:cnfStyle w:val="000000100000" w:firstRow="0" w:lastRow="0" w:firstColumn="0" w:lastColumn="0" w:oddVBand="0" w:evenVBand="0" w:oddHBand="1" w:evenHBand="0" w:firstRowFirstColumn="0" w:firstRowLastColumn="0" w:lastRowFirstColumn="0" w:lastRowLastColumn="0"/>
          <w:ins w:id="1391"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32BEF162" w14:textId="77777777" w:rsidR="00502F11" w:rsidRPr="007D2FEC" w:rsidRDefault="00502F11" w:rsidP="00502F11">
            <w:pPr>
              <w:spacing w:line="360" w:lineRule="auto"/>
              <w:rPr>
                <w:ins w:id="1392" w:author="FIXED-TERM Le Huynh Anh Tuan (RBVH/ETI14)" w:date="2016-12-29T14:54:00Z"/>
              </w:rPr>
            </w:pPr>
            <w:ins w:id="1393" w:author="FIXED-TERM Le Huynh Anh Tuan (RBVH/ETI14)" w:date="2016-12-29T14:54:00Z">
              <w:r w:rsidRPr="007D2FEC">
                <w:t>Inputs</w:t>
              </w:r>
            </w:ins>
          </w:p>
        </w:tc>
        <w:tc>
          <w:tcPr>
            <w:tcW w:w="6914" w:type="dxa"/>
          </w:tcPr>
          <w:p w14:paraId="6444FDAB" w14:textId="708D8283" w:rsidR="00502F11" w:rsidRDefault="00502F11" w:rsidP="00502F11">
            <w:pPr>
              <w:pStyle w:val="Default"/>
              <w:cnfStyle w:val="000000100000" w:firstRow="0" w:lastRow="0" w:firstColumn="0" w:lastColumn="0" w:oddVBand="0" w:evenVBand="0" w:oddHBand="1" w:evenHBand="0" w:firstRowFirstColumn="0" w:firstRowLastColumn="0" w:lastRowFirstColumn="0" w:lastRowLastColumn="0"/>
              <w:rPr>
                <w:ins w:id="1394" w:author="FIXED-TERM Le Huynh Anh Tuan (RBVH/ETI14)" w:date="2016-12-29T14:54:00Z"/>
                <w:rFonts w:ascii="Cambria" w:hAnsi="Cambria"/>
                <w:color w:val="auto"/>
                <w:sz w:val="20"/>
                <w:szCs w:val="20"/>
              </w:rPr>
            </w:pPr>
            <w:r>
              <w:rPr>
                <w:rFonts w:ascii="Cambria" w:hAnsi="Cambria"/>
                <w:color w:val="auto"/>
                <w:sz w:val="20"/>
                <w:szCs w:val="20"/>
              </w:rPr>
              <w:t>None.</w:t>
            </w:r>
          </w:p>
          <w:p w14:paraId="45C4692E" w14:textId="77777777" w:rsidR="00502F11" w:rsidRPr="008802D9" w:rsidRDefault="00502F11" w:rsidP="00502F11">
            <w:pPr>
              <w:pStyle w:val="Default"/>
              <w:cnfStyle w:val="000000100000" w:firstRow="0" w:lastRow="0" w:firstColumn="0" w:lastColumn="0" w:oddVBand="0" w:evenVBand="0" w:oddHBand="1" w:evenHBand="0" w:firstRowFirstColumn="0" w:firstRowLastColumn="0" w:lastRowFirstColumn="0" w:lastRowLastColumn="0"/>
              <w:rPr>
                <w:ins w:id="1395" w:author="FIXED-TERM Le Huynh Anh Tuan (RBVH/ETI14)" w:date="2016-12-29T14:54:00Z"/>
                <w:rFonts w:ascii="Cambria" w:hAnsi="Cambria"/>
                <w:color w:val="auto"/>
                <w:sz w:val="20"/>
                <w:szCs w:val="20"/>
              </w:rPr>
            </w:pPr>
          </w:p>
          <w:p w14:paraId="1B03DE4F" w14:textId="77777777" w:rsidR="00502F11" w:rsidRPr="008802D9" w:rsidRDefault="00502F11" w:rsidP="00502F11">
            <w:pPr>
              <w:cnfStyle w:val="000000100000" w:firstRow="0" w:lastRow="0" w:firstColumn="0" w:lastColumn="0" w:oddVBand="0" w:evenVBand="0" w:oddHBand="1" w:evenHBand="0" w:firstRowFirstColumn="0" w:firstRowLastColumn="0" w:lastRowFirstColumn="0" w:lastRowLastColumn="0"/>
              <w:rPr>
                <w:ins w:id="1396" w:author="FIXED-TERM Le Huynh Anh Tuan (RBVH/ETI14)" w:date="2016-12-29T14:54:00Z"/>
                <w:rFonts w:ascii="Cambria" w:hAnsi="Cambria" w:cs="Tahoma"/>
              </w:rPr>
            </w:pPr>
          </w:p>
        </w:tc>
      </w:tr>
      <w:tr w:rsidR="00502F11" w:rsidRPr="008802D9" w14:paraId="543748FB" w14:textId="77777777" w:rsidTr="00502F11">
        <w:trPr>
          <w:ins w:id="1397"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4AD35B3C" w14:textId="77777777" w:rsidR="00502F11" w:rsidRPr="007D2FEC" w:rsidRDefault="00502F11" w:rsidP="00502F11">
            <w:pPr>
              <w:spacing w:line="360" w:lineRule="auto"/>
              <w:rPr>
                <w:ins w:id="1398" w:author="FIXED-TERM Le Huynh Anh Tuan (RBVH/ETI14)" w:date="2016-12-29T14:54:00Z"/>
              </w:rPr>
            </w:pPr>
            <w:ins w:id="1399" w:author="FIXED-TERM Le Huynh Anh Tuan (RBVH/ETI14)" w:date="2016-12-29T14:54:00Z">
              <w:r w:rsidRPr="007D2FEC">
                <w:t>Preconditions</w:t>
              </w:r>
            </w:ins>
          </w:p>
        </w:tc>
        <w:tc>
          <w:tcPr>
            <w:tcW w:w="6914" w:type="dxa"/>
          </w:tcPr>
          <w:p w14:paraId="295FE73D" w14:textId="77777777" w:rsidR="00502F11" w:rsidRPr="002B0B81" w:rsidRDefault="00502F11" w:rsidP="00502F11">
            <w:pPr>
              <w:cnfStyle w:val="000000000000" w:firstRow="0" w:lastRow="0" w:firstColumn="0" w:lastColumn="0" w:oddVBand="0" w:evenVBand="0" w:oddHBand="0" w:evenHBand="0" w:firstRowFirstColumn="0" w:firstRowLastColumn="0" w:lastRowFirstColumn="0" w:lastRowLastColumn="0"/>
              <w:rPr>
                <w:ins w:id="1400" w:author="FIXED-TERM Le Huynh Anh Tuan (RBVH/ETI14)" w:date="2016-12-29T14:54:00Z"/>
                <w:rFonts w:ascii="Cambria" w:hAnsi="Cambria" w:cs="Tahoma"/>
              </w:rPr>
            </w:pPr>
            <w:ins w:id="1401" w:author="FIXED-TERM Le Huynh Anh Tuan (RBVH/ETI14)" w:date="2016-12-29T14:54:00Z">
              <w:r w:rsidRPr="002B0B81">
                <w:rPr>
                  <w:rFonts w:ascii="Cambria" w:hAnsi="Cambria" w:cs="Tahoma"/>
                </w:rPr>
                <w:t xml:space="preserve">The administrator is logged into the system. </w:t>
              </w:r>
            </w:ins>
          </w:p>
          <w:p w14:paraId="5F36CBDA" w14:textId="77777777" w:rsidR="00502F11" w:rsidRPr="008802D9" w:rsidRDefault="00502F11" w:rsidP="00502F11">
            <w:pPr>
              <w:cnfStyle w:val="000000000000" w:firstRow="0" w:lastRow="0" w:firstColumn="0" w:lastColumn="0" w:oddVBand="0" w:evenVBand="0" w:oddHBand="0" w:evenHBand="0" w:firstRowFirstColumn="0" w:firstRowLastColumn="0" w:lastRowFirstColumn="0" w:lastRowLastColumn="0"/>
              <w:rPr>
                <w:ins w:id="1402" w:author="FIXED-TERM Le Huynh Anh Tuan (RBVH/ETI14)" w:date="2016-12-29T14:54:00Z"/>
                <w:rFonts w:ascii="Cambria" w:hAnsi="Cambria" w:cs="Tahoma"/>
              </w:rPr>
            </w:pPr>
          </w:p>
        </w:tc>
      </w:tr>
      <w:tr w:rsidR="00502F11" w:rsidRPr="008802D9" w14:paraId="0A8FB393" w14:textId="77777777" w:rsidTr="00502F11">
        <w:trPr>
          <w:cnfStyle w:val="000000100000" w:firstRow="0" w:lastRow="0" w:firstColumn="0" w:lastColumn="0" w:oddVBand="0" w:evenVBand="0" w:oddHBand="1" w:evenHBand="0" w:firstRowFirstColumn="0" w:firstRowLastColumn="0" w:lastRowFirstColumn="0" w:lastRowLastColumn="0"/>
          <w:ins w:id="1403"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67F79667" w14:textId="77777777" w:rsidR="00502F11" w:rsidRPr="007D2FEC" w:rsidRDefault="00502F11" w:rsidP="00502F11">
            <w:pPr>
              <w:spacing w:line="360" w:lineRule="auto"/>
              <w:rPr>
                <w:ins w:id="1404" w:author="FIXED-TERM Le Huynh Anh Tuan (RBVH/ETI14)" w:date="2016-12-29T14:54:00Z"/>
              </w:rPr>
            </w:pPr>
            <w:ins w:id="1405" w:author="FIXED-TERM Le Huynh Anh Tuan (RBVH/ETI14)" w:date="2016-12-29T14:54:00Z">
              <w:r w:rsidRPr="007D2FEC">
                <w:t>Main Success Scenario</w:t>
              </w:r>
            </w:ins>
          </w:p>
        </w:tc>
        <w:tc>
          <w:tcPr>
            <w:tcW w:w="6914" w:type="dxa"/>
          </w:tcPr>
          <w:p w14:paraId="2D3D4C2A" w14:textId="77777777" w:rsidR="00502F11" w:rsidRPr="008802D9" w:rsidRDefault="00502F11" w:rsidP="00795020">
            <w:pPr>
              <w:pStyle w:val="BodyTextIndent"/>
              <w:keepLines/>
              <w:numPr>
                <w:ilvl w:val="0"/>
                <w:numId w:val="51"/>
              </w:numPr>
              <w:spacing w:before="60" w:after="60"/>
              <w:cnfStyle w:val="000000100000" w:firstRow="0" w:lastRow="0" w:firstColumn="0" w:lastColumn="0" w:oddVBand="0" w:evenVBand="0" w:oddHBand="1" w:evenHBand="0" w:firstRowFirstColumn="0" w:firstRowLastColumn="0" w:lastRowFirstColumn="0" w:lastRowLastColumn="0"/>
              <w:rPr>
                <w:ins w:id="1406" w:author="FIXED-TERM Le Huynh Anh Tuan (RBVH/ETI14)" w:date="2016-12-29T14:54:00Z"/>
                <w:rFonts w:ascii="Cambria" w:hAnsi="Cambria" w:cs="Tahoma"/>
                <w:iCs/>
              </w:rPr>
            </w:pPr>
            <w:ins w:id="1407" w:author="FIXED-TERM Le Huynh Anh Tuan (RBVH/ETI14)" w:date="2016-12-29T14:54:00Z">
              <w:r w:rsidRPr="008802D9">
                <w:rPr>
                  <w:rFonts w:ascii="Cambria" w:hAnsi="Cambria" w:cs="Tahoma"/>
                  <w:iCs/>
                </w:rPr>
                <w:t xml:space="preserve">The System displays the current list of </w:t>
              </w:r>
            </w:ins>
            <w:r>
              <w:rPr>
                <w:rFonts w:ascii="Cambria" w:hAnsi="Cambria" w:cs="Tahoma"/>
                <w:iCs/>
              </w:rPr>
              <w:t>Agent</w:t>
            </w:r>
            <w:ins w:id="1408" w:author="FIXED-TERM Le Huynh Anh Tuan (RBVH/ETI14)" w:date="2016-12-29T14:54:00Z">
              <w:r w:rsidRPr="008802D9">
                <w:rPr>
                  <w:rFonts w:ascii="Cambria" w:hAnsi="Cambria" w:cs="Tahoma"/>
                  <w:iCs/>
                </w:rPr>
                <w:t>s.</w:t>
              </w:r>
            </w:ins>
          </w:p>
          <w:p w14:paraId="21BB5A38" w14:textId="52F2CA59" w:rsidR="00502F11" w:rsidRPr="00502F11" w:rsidRDefault="00502F11" w:rsidP="00795020">
            <w:pPr>
              <w:pStyle w:val="BodyTextIndent"/>
              <w:keepLines/>
              <w:numPr>
                <w:ilvl w:val="0"/>
                <w:numId w:val="51"/>
              </w:numPr>
              <w:spacing w:before="60" w:after="60"/>
              <w:cnfStyle w:val="000000100000" w:firstRow="0" w:lastRow="0" w:firstColumn="0" w:lastColumn="0" w:oddVBand="0" w:evenVBand="0" w:oddHBand="1" w:evenHBand="0" w:firstRowFirstColumn="0" w:firstRowLastColumn="0" w:lastRowFirstColumn="0" w:lastRowLastColumn="0"/>
              <w:rPr>
                <w:ins w:id="1409" w:author="FIXED-TERM Le Huynh Anh Tuan (RBVH/ETI14)" w:date="2016-12-29T14:54:00Z"/>
                <w:rFonts w:ascii="Cambria" w:hAnsi="Cambria" w:cs="Tahoma"/>
                <w:iCs/>
              </w:rPr>
            </w:pPr>
            <w:ins w:id="1410" w:author="FIXED-TERM Le Huynh Anh Tuan (RBVH/ETI14)" w:date="2016-12-29T14:54:00Z">
              <w:r w:rsidRPr="008802D9">
                <w:rPr>
                  <w:rFonts w:ascii="Cambria" w:hAnsi="Cambria" w:cs="Tahoma"/>
                  <w:iCs/>
                </w:rPr>
                <w:t xml:space="preserve">The Administrator selects the </w:t>
              </w:r>
            </w:ins>
            <w:r>
              <w:rPr>
                <w:rFonts w:ascii="Cambria" w:hAnsi="Cambria" w:cs="Tahoma"/>
                <w:iCs/>
              </w:rPr>
              <w:t>agent</w:t>
            </w:r>
            <w:ins w:id="1411" w:author="FIXED-TERM Le Huynh Anh Tuan (RBVH/ETI14)" w:date="2016-12-29T14:54:00Z">
              <w:r w:rsidRPr="008802D9">
                <w:rPr>
                  <w:rFonts w:ascii="Cambria" w:hAnsi="Cambria" w:cs="Tahoma"/>
                  <w:iCs/>
                </w:rPr>
                <w:t xml:space="preserve"> he/she wants to </w:t>
              </w:r>
            </w:ins>
            <w:r>
              <w:rPr>
                <w:rFonts w:ascii="Cambria" w:hAnsi="Cambria" w:cs="Tahoma"/>
                <w:iCs/>
              </w:rPr>
              <w:t>get the detail</w:t>
            </w:r>
            <w:ins w:id="1412" w:author="FIXED-TERM Le Huynh Anh Tuan (RBVH/ETI14)" w:date="2016-12-29T14:54:00Z">
              <w:r w:rsidRPr="008802D9">
                <w:rPr>
                  <w:rFonts w:ascii="Cambria" w:hAnsi="Cambria" w:cs="Tahoma"/>
                  <w:iCs/>
                </w:rPr>
                <w:t>.</w:t>
              </w:r>
            </w:ins>
          </w:p>
          <w:p w14:paraId="2B80E2F6" w14:textId="77777777" w:rsidR="00502F11" w:rsidRPr="008802D9" w:rsidRDefault="00502F11" w:rsidP="00502F11">
            <w:pPr>
              <w:pStyle w:val="ListParagraph"/>
              <w:cnfStyle w:val="000000100000" w:firstRow="0" w:lastRow="0" w:firstColumn="0" w:lastColumn="0" w:oddVBand="0" w:evenVBand="0" w:oddHBand="1" w:evenHBand="0" w:firstRowFirstColumn="0" w:firstRowLastColumn="0" w:lastRowFirstColumn="0" w:lastRowLastColumn="0"/>
              <w:rPr>
                <w:ins w:id="1413" w:author="FIXED-TERM Le Huynh Anh Tuan (RBVH/ETI14)" w:date="2016-12-29T14:54:00Z"/>
                <w:rFonts w:ascii="Cambria" w:hAnsi="Cambria" w:cs="Tahoma"/>
              </w:rPr>
            </w:pPr>
          </w:p>
        </w:tc>
      </w:tr>
      <w:tr w:rsidR="00502F11" w:rsidRPr="008802D9" w14:paraId="78B6D167" w14:textId="77777777" w:rsidTr="00502F11">
        <w:trPr>
          <w:ins w:id="1414"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45E8D313" w14:textId="77777777" w:rsidR="00502F11" w:rsidRPr="007D2FEC" w:rsidRDefault="00502F11" w:rsidP="00502F11">
            <w:pPr>
              <w:spacing w:line="360" w:lineRule="auto"/>
              <w:rPr>
                <w:ins w:id="1415" w:author="FIXED-TERM Le Huynh Anh Tuan (RBVH/ETI14)" w:date="2016-12-29T14:54:00Z"/>
              </w:rPr>
            </w:pPr>
            <w:ins w:id="1416" w:author="FIXED-TERM Le Huynh Anh Tuan (RBVH/ETI14)" w:date="2016-12-29T14:54:00Z">
              <w:r w:rsidRPr="007D2FEC">
                <w:t>Alternative Scenarios</w:t>
              </w:r>
            </w:ins>
          </w:p>
        </w:tc>
        <w:tc>
          <w:tcPr>
            <w:tcW w:w="6914" w:type="dxa"/>
          </w:tcPr>
          <w:p w14:paraId="0FF658BC" w14:textId="09455E58" w:rsidR="00502F11" w:rsidRPr="008802D9" w:rsidRDefault="00502F11" w:rsidP="00502F11">
            <w:pPr>
              <w:pStyle w:val="Default"/>
              <w:cnfStyle w:val="000000000000" w:firstRow="0" w:lastRow="0" w:firstColumn="0" w:lastColumn="0" w:oddVBand="0" w:evenVBand="0" w:oddHBand="0" w:evenHBand="0" w:firstRowFirstColumn="0" w:firstRowLastColumn="0" w:lastRowFirstColumn="0" w:lastRowLastColumn="0"/>
              <w:rPr>
                <w:ins w:id="1417" w:author="FIXED-TERM Le Huynh Anh Tuan (RBVH/ETI14)" w:date="2016-12-29T14:54:00Z"/>
                <w:rFonts w:ascii="Cambria" w:hAnsi="Cambria"/>
                <w:color w:val="auto"/>
                <w:sz w:val="20"/>
                <w:szCs w:val="20"/>
              </w:rPr>
            </w:pPr>
          </w:p>
        </w:tc>
      </w:tr>
      <w:tr w:rsidR="00502F11" w:rsidRPr="008802D9" w14:paraId="1230611B" w14:textId="77777777" w:rsidTr="00502F11">
        <w:trPr>
          <w:cnfStyle w:val="000000100000" w:firstRow="0" w:lastRow="0" w:firstColumn="0" w:lastColumn="0" w:oddVBand="0" w:evenVBand="0" w:oddHBand="1" w:evenHBand="0" w:firstRowFirstColumn="0" w:firstRowLastColumn="0" w:lastRowFirstColumn="0" w:lastRowLastColumn="0"/>
          <w:ins w:id="141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188C4399" w14:textId="77777777" w:rsidR="00502F11" w:rsidRPr="007D2FEC" w:rsidRDefault="00502F11" w:rsidP="00502F11">
            <w:pPr>
              <w:spacing w:line="360" w:lineRule="auto"/>
              <w:rPr>
                <w:ins w:id="1419" w:author="FIXED-TERM Le Huynh Anh Tuan (RBVH/ETI14)" w:date="2016-12-29T14:54:00Z"/>
              </w:rPr>
            </w:pPr>
            <w:ins w:id="1420" w:author="FIXED-TERM Le Huynh Anh Tuan (RBVH/ETI14)" w:date="2016-12-29T14:54:00Z">
              <w:r w:rsidRPr="007D2FEC">
                <w:t>Success End Condition</w:t>
              </w:r>
            </w:ins>
          </w:p>
        </w:tc>
        <w:tc>
          <w:tcPr>
            <w:tcW w:w="6914" w:type="dxa"/>
          </w:tcPr>
          <w:p w14:paraId="09B34990" w14:textId="77777777" w:rsidR="00502F11" w:rsidRDefault="00795020" w:rsidP="00502F11">
            <w:pPr>
              <w:cnfStyle w:val="000000100000" w:firstRow="0" w:lastRow="0" w:firstColumn="0" w:lastColumn="0" w:oddVBand="0" w:evenVBand="0" w:oddHBand="1" w:evenHBand="0" w:firstRowFirstColumn="0" w:firstRowLastColumn="0" w:lastRowFirstColumn="0" w:lastRowLastColumn="0"/>
              <w:rPr>
                <w:rFonts w:ascii="Cambria" w:hAnsi="Cambria" w:cs="Tahoma"/>
              </w:rPr>
            </w:pPr>
            <w:r>
              <w:rPr>
                <w:rFonts w:ascii="Cambria" w:hAnsi="Cambria" w:cs="Tahoma"/>
              </w:rPr>
              <w:t>System redirects to Agent Detail view.</w:t>
            </w:r>
          </w:p>
          <w:p w14:paraId="2EEA1792" w14:textId="77777777" w:rsidR="00795020" w:rsidRDefault="00795020" w:rsidP="00502F11">
            <w:pPr>
              <w:cnfStyle w:val="000000100000" w:firstRow="0" w:lastRow="0" w:firstColumn="0" w:lastColumn="0" w:oddVBand="0" w:evenVBand="0" w:oddHBand="1" w:evenHBand="0" w:firstRowFirstColumn="0" w:firstRowLastColumn="0" w:lastRowFirstColumn="0" w:lastRowLastColumn="0"/>
              <w:rPr>
                <w:rFonts w:ascii="Cambria" w:hAnsi="Cambria" w:cs="Tahoma"/>
              </w:rPr>
            </w:pPr>
            <w:r>
              <w:rPr>
                <w:rFonts w:ascii="Cambria" w:hAnsi="Cambria" w:cs="Tahoma"/>
              </w:rPr>
              <w:t>System should show following fields:</w:t>
            </w:r>
          </w:p>
          <w:tbl>
            <w:tblPr>
              <w:tblpPr w:leftFromText="180" w:rightFromText="180" w:vertAnchor="page" w:horzAnchor="margin" w:tblpY="931"/>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378"/>
              <w:gridCol w:w="1095"/>
              <w:gridCol w:w="4215"/>
            </w:tblGrid>
            <w:tr w:rsidR="00795020" w:rsidRPr="002B0B81" w14:paraId="3F9160D2" w14:textId="77777777" w:rsidTr="00795020">
              <w:trPr>
                <w:trHeight w:val="436"/>
                <w:ins w:id="1421" w:author="FIXED-TERM Le Huynh Anh Tuan (RBVH/ETI14)" w:date="2016-12-29T14:54:00Z"/>
              </w:trPr>
              <w:tc>
                <w:tcPr>
                  <w:tcW w:w="1378" w:type="dxa"/>
                  <w:shd w:val="clear" w:color="auto" w:fill="EBE9E2" w:themeFill="accent6" w:themeFillTint="33"/>
                  <w:vAlign w:val="center"/>
                </w:tcPr>
                <w:p w14:paraId="58FB80E7" w14:textId="77777777" w:rsidR="00795020" w:rsidRPr="006E5840" w:rsidRDefault="00795020" w:rsidP="00795020">
                  <w:pPr>
                    <w:jc w:val="both"/>
                    <w:rPr>
                      <w:ins w:id="1422" w:author="FIXED-TERM Le Huynh Anh Tuan (RBVH/ETI14)" w:date="2016-12-29T14:54:00Z"/>
                      <w:rFonts w:cs="Arial"/>
                      <w:b/>
                      <w:sz w:val="18"/>
                      <w:szCs w:val="18"/>
                    </w:rPr>
                  </w:pPr>
                  <w:ins w:id="1423" w:author="FIXED-TERM Le Huynh Anh Tuan (RBVH/ETI14)" w:date="2016-12-29T14:54:00Z">
                    <w:r w:rsidRPr="006E5840">
                      <w:rPr>
                        <w:rFonts w:cs="Arial"/>
                        <w:b/>
                        <w:sz w:val="18"/>
                        <w:szCs w:val="18"/>
                      </w:rPr>
                      <w:t>Field Name</w:t>
                    </w:r>
                  </w:ins>
                </w:p>
              </w:tc>
              <w:tc>
                <w:tcPr>
                  <w:tcW w:w="1095" w:type="dxa"/>
                  <w:shd w:val="clear" w:color="auto" w:fill="EBE9E2" w:themeFill="accent6" w:themeFillTint="33"/>
                  <w:vAlign w:val="center"/>
                </w:tcPr>
                <w:p w14:paraId="438CF5F5" w14:textId="77777777" w:rsidR="00795020" w:rsidRPr="006E5840" w:rsidRDefault="00795020" w:rsidP="00795020">
                  <w:pPr>
                    <w:jc w:val="both"/>
                    <w:rPr>
                      <w:ins w:id="1424" w:author="FIXED-TERM Le Huynh Anh Tuan (RBVH/ETI14)" w:date="2016-12-29T14:54:00Z"/>
                      <w:rFonts w:cs="Arial"/>
                      <w:b/>
                      <w:sz w:val="18"/>
                      <w:szCs w:val="18"/>
                    </w:rPr>
                  </w:pPr>
                  <w:ins w:id="1425" w:author="FIXED-TERM Le Huynh Anh Tuan (RBVH/ETI14)" w:date="2016-12-29T14:54:00Z">
                    <w:r w:rsidRPr="006E5840">
                      <w:rPr>
                        <w:rFonts w:cs="Arial"/>
                        <w:b/>
                        <w:sz w:val="18"/>
                        <w:szCs w:val="18"/>
                      </w:rPr>
                      <w:t>Type</w:t>
                    </w:r>
                  </w:ins>
                </w:p>
              </w:tc>
              <w:tc>
                <w:tcPr>
                  <w:tcW w:w="4215" w:type="dxa"/>
                  <w:shd w:val="clear" w:color="auto" w:fill="EBE9E2" w:themeFill="accent6" w:themeFillTint="33"/>
                  <w:vAlign w:val="center"/>
                </w:tcPr>
                <w:p w14:paraId="11C4A241" w14:textId="77777777" w:rsidR="00795020" w:rsidRPr="006E5840" w:rsidRDefault="00795020" w:rsidP="00795020">
                  <w:pPr>
                    <w:jc w:val="both"/>
                    <w:rPr>
                      <w:ins w:id="1426" w:author="FIXED-TERM Le Huynh Anh Tuan (RBVH/ETI14)" w:date="2016-12-29T14:54:00Z"/>
                      <w:rFonts w:cs="Arial"/>
                      <w:b/>
                      <w:sz w:val="18"/>
                      <w:szCs w:val="18"/>
                    </w:rPr>
                  </w:pPr>
                  <w:ins w:id="1427" w:author="FIXED-TERM Le Huynh Anh Tuan (RBVH/ETI14)" w:date="2016-12-29T14:54:00Z">
                    <w:r w:rsidRPr="006E5840">
                      <w:rPr>
                        <w:rFonts w:cs="Arial"/>
                        <w:b/>
                        <w:sz w:val="18"/>
                        <w:szCs w:val="18"/>
                      </w:rPr>
                      <w:t>Remarks</w:t>
                    </w:r>
                  </w:ins>
                </w:p>
              </w:tc>
            </w:tr>
            <w:tr w:rsidR="00795020" w:rsidRPr="002B0B81" w14:paraId="13BCD67D" w14:textId="77777777" w:rsidTr="00795020">
              <w:trPr>
                <w:trHeight w:val="436"/>
                <w:ins w:id="1428" w:author="FIXED-TERM Le Huynh Anh Tuan (RBVH/ETI14)" w:date="2016-12-29T14:54:00Z"/>
              </w:trPr>
              <w:tc>
                <w:tcPr>
                  <w:tcW w:w="1378" w:type="dxa"/>
                  <w:vAlign w:val="center"/>
                </w:tcPr>
                <w:p w14:paraId="473C1D86" w14:textId="77777777" w:rsidR="00795020" w:rsidRPr="006E5840" w:rsidRDefault="00795020" w:rsidP="00795020">
                  <w:pPr>
                    <w:jc w:val="both"/>
                    <w:rPr>
                      <w:ins w:id="1429" w:author="FIXED-TERM Le Huynh Anh Tuan (RBVH/ETI14)" w:date="2016-12-29T14:54:00Z"/>
                      <w:rFonts w:cs="Arial"/>
                      <w:sz w:val="18"/>
                      <w:szCs w:val="18"/>
                    </w:rPr>
                  </w:pPr>
                  <w:r>
                    <w:rPr>
                      <w:rFonts w:cs="Arial"/>
                      <w:sz w:val="18"/>
                      <w:szCs w:val="18"/>
                    </w:rPr>
                    <w:t>name</w:t>
                  </w:r>
                </w:p>
              </w:tc>
              <w:tc>
                <w:tcPr>
                  <w:tcW w:w="1095" w:type="dxa"/>
                  <w:vAlign w:val="center"/>
                </w:tcPr>
                <w:p w14:paraId="68457139" w14:textId="77777777" w:rsidR="00795020" w:rsidRPr="006E5840" w:rsidRDefault="00795020" w:rsidP="00795020">
                  <w:pPr>
                    <w:jc w:val="both"/>
                    <w:rPr>
                      <w:ins w:id="1430" w:author="FIXED-TERM Le Huynh Anh Tuan (RBVH/ETI14)" w:date="2016-12-29T14:54:00Z"/>
                      <w:rFonts w:cs="Arial"/>
                      <w:sz w:val="18"/>
                      <w:szCs w:val="18"/>
                    </w:rPr>
                  </w:pPr>
                  <w:ins w:id="1431" w:author="FIXED-TERM Le Huynh Anh Tuan (RBVH/ETI14)" w:date="2016-12-29T14:54:00Z">
                    <w:r w:rsidRPr="006E5840">
                      <w:rPr>
                        <w:rFonts w:cs="Arial"/>
                        <w:sz w:val="18"/>
                        <w:szCs w:val="18"/>
                      </w:rPr>
                      <w:t>Text</w:t>
                    </w:r>
                  </w:ins>
                </w:p>
              </w:tc>
              <w:tc>
                <w:tcPr>
                  <w:tcW w:w="4215" w:type="dxa"/>
                  <w:vAlign w:val="center"/>
                </w:tcPr>
                <w:p w14:paraId="4B1585DA" w14:textId="77777777" w:rsidR="00795020" w:rsidRPr="006E5840" w:rsidRDefault="00795020" w:rsidP="00795020">
                  <w:pPr>
                    <w:jc w:val="both"/>
                    <w:rPr>
                      <w:ins w:id="1432" w:author="FIXED-TERM Le Huynh Anh Tuan (RBVH/ETI14)" w:date="2016-12-29T14:54:00Z"/>
                      <w:rFonts w:cs="Arial"/>
                      <w:sz w:val="18"/>
                      <w:szCs w:val="18"/>
                    </w:rPr>
                  </w:pPr>
                  <w:r>
                    <w:rPr>
                      <w:rFonts w:cs="Arial"/>
                      <w:sz w:val="18"/>
                      <w:szCs w:val="18"/>
                    </w:rPr>
                    <w:t>Name</w:t>
                  </w:r>
                  <w:ins w:id="1433" w:author="FIXED-TERM Le Huynh Anh Tuan (RBVH/ETI14)" w:date="2016-12-29T14:54:00Z">
                    <w:r w:rsidRPr="006E5840">
                      <w:rPr>
                        <w:rFonts w:cs="Arial"/>
                        <w:sz w:val="18"/>
                        <w:szCs w:val="18"/>
                      </w:rPr>
                      <w:t xml:space="preserve"> does not contain any special characters.</w:t>
                    </w:r>
                  </w:ins>
                </w:p>
              </w:tc>
            </w:tr>
            <w:tr w:rsidR="00795020" w:rsidRPr="002B0B81" w14:paraId="7D01B742" w14:textId="77777777" w:rsidTr="00795020">
              <w:trPr>
                <w:trHeight w:val="436"/>
                <w:ins w:id="1434" w:author="FIXED-TERM Le Huynh Anh Tuan (RBVH/ETI14)" w:date="2016-12-29T14:54:00Z"/>
              </w:trPr>
              <w:tc>
                <w:tcPr>
                  <w:tcW w:w="1378" w:type="dxa"/>
                  <w:vAlign w:val="center"/>
                </w:tcPr>
                <w:p w14:paraId="4E7D282A" w14:textId="77777777" w:rsidR="00795020" w:rsidRPr="006E5840" w:rsidRDefault="00795020" w:rsidP="00795020">
                  <w:pPr>
                    <w:jc w:val="both"/>
                    <w:rPr>
                      <w:ins w:id="1435" w:author="FIXED-TERM Le Huynh Anh Tuan (RBVH/ETI14)" w:date="2016-12-29T14:54:00Z"/>
                      <w:rFonts w:cs="Arial"/>
                      <w:sz w:val="18"/>
                      <w:szCs w:val="18"/>
                    </w:rPr>
                  </w:pPr>
                  <w:r>
                    <w:rPr>
                      <w:rFonts w:cs="Arial"/>
                      <w:sz w:val="18"/>
                      <w:szCs w:val="18"/>
                    </w:rPr>
                    <w:t>port</w:t>
                  </w:r>
                </w:p>
              </w:tc>
              <w:tc>
                <w:tcPr>
                  <w:tcW w:w="1095" w:type="dxa"/>
                  <w:vAlign w:val="center"/>
                </w:tcPr>
                <w:p w14:paraId="327ABA49" w14:textId="77777777" w:rsidR="00795020" w:rsidRPr="006E5840" w:rsidRDefault="00795020" w:rsidP="00795020">
                  <w:pPr>
                    <w:jc w:val="both"/>
                    <w:rPr>
                      <w:ins w:id="1436" w:author="FIXED-TERM Le Huynh Anh Tuan (RBVH/ETI14)" w:date="2016-12-29T14:54:00Z"/>
                      <w:rFonts w:cs="Arial"/>
                      <w:sz w:val="18"/>
                      <w:szCs w:val="18"/>
                    </w:rPr>
                  </w:pPr>
                  <w:r>
                    <w:rPr>
                      <w:rFonts w:cs="Arial"/>
                      <w:sz w:val="18"/>
                      <w:szCs w:val="18"/>
                    </w:rPr>
                    <w:t>Integer</w:t>
                  </w:r>
                </w:p>
              </w:tc>
              <w:tc>
                <w:tcPr>
                  <w:tcW w:w="4215" w:type="dxa"/>
                  <w:vAlign w:val="center"/>
                </w:tcPr>
                <w:p w14:paraId="294952FF" w14:textId="77777777" w:rsidR="00795020" w:rsidRPr="006E5840" w:rsidRDefault="00795020" w:rsidP="00795020">
                  <w:pPr>
                    <w:jc w:val="both"/>
                    <w:rPr>
                      <w:ins w:id="1437" w:author="FIXED-TERM Le Huynh Anh Tuan (RBVH/ETI14)" w:date="2016-12-29T14:54:00Z"/>
                      <w:rFonts w:cs="Arial"/>
                      <w:sz w:val="18"/>
                      <w:szCs w:val="18"/>
                    </w:rPr>
                  </w:pPr>
                  <w:r>
                    <w:rPr>
                      <w:rFonts w:cs="Arial"/>
                      <w:sz w:val="18"/>
                      <w:szCs w:val="18"/>
                    </w:rPr>
                    <w:t>Port contains 4-digit-number.</w:t>
                  </w:r>
                </w:p>
              </w:tc>
            </w:tr>
            <w:tr w:rsidR="00795020" w:rsidRPr="002B0B81" w14:paraId="3EB35ADF" w14:textId="77777777" w:rsidTr="00795020">
              <w:trPr>
                <w:trHeight w:val="436"/>
                <w:ins w:id="1438" w:author="FIXED-TERM Le Huynh Anh Tuan (RBVH/ETI14)" w:date="2016-12-29T14:54:00Z"/>
              </w:trPr>
              <w:tc>
                <w:tcPr>
                  <w:tcW w:w="1378" w:type="dxa"/>
                  <w:vAlign w:val="center"/>
                </w:tcPr>
                <w:p w14:paraId="45E048C6" w14:textId="77777777" w:rsidR="00795020" w:rsidRPr="006E5840" w:rsidRDefault="00795020" w:rsidP="00795020">
                  <w:pPr>
                    <w:jc w:val="both"/>
                    <w:rPr>
                      <w:ins w:id="1439" w:author="FIXED-TERM Le Huynh Anh Tuan (RBVH/ETI14)" w:date="2016-12-29T14:54:00Z"/>
                      <w:rFonts w:cs="Arial"/>
                      <w:sz w:val="18"/>
                      <w:szCs w:val="18"/>
                    </w:rPr>
                  </w:pPr>
                  <w:r>
                    <w:rPr>
                      <w:rFonts w:cs="Arial"/>
                      <w:sz w:val="18"/>
                      <w:szCs w:val="18"/>
                    </w:rPr>
                    <w:t>status</w:t>
                  </w:r>
                </w:p>
              </w:tc>
              <w:tc>
                <w:tcPr>
                  <w:tcW w:w="1095" w:type="dxa"/>
                  <w:vAlign w:val="center"/>
                </w:tcPr>
                <w:p w14:paraId="4854C00D" w14:textId="77777777" w:rsidR="00795020" w:rsidRPr="006E5840" w:rsidRDefault="00795020" w:rsidP="00795020">
                  <w:pPr>
                    <w:jc w:val="both"/>
                    <w:rPr>
                      <w:ins w:id="1440" w:author="FIXED-TERM Le Huynh Anh Tuan (RBVH/ETI14)" w:date="2016-12-29T14:54:00Z"/>
                      <w:rFonts w:cs="Arial"/>
                      <w:sz w:val="18"/>
                      <w:szCs w:val="18"/>
                    </w:rPr>
                  </w:pPr>
                  <w:r>
                    <w:rPr>
                      <w:rFonts w:cs="Arial"/>
                      <w:sz w:val="18"/>
                      <w:szCs w:val="18"/>
                    </w:rPr>
                    <w:t>Drop-down text menu</w:t>
                  </w:r>
                </w:p>
              </w:tc>
              <w:tc>
                <w:tcPr>
                  <w:tcW w:w="4215" w:type="dxa"/>
                  <w:vAlign w:val="center"/>
                </w:tcPr>
                <w:p w14:paraId="765890AE" w14:textId="77777777" w:rsidR="00795020" w:rsidRPr="006E5840" w:rsidRDefault="00795020" w:rsidP="00795020">
                  <w:pPr>
                    <w:jc w:val="both"/>
                    <w:rPr>
                      <w:ins w:id="1441" w:author="FIXED-TERM Le Huynh Anh Tuan (RBVH/ETI14)" w:date="2016-12-29T14:54:00Z"/>
                      <w:rFonts w:cs="Arial"/>
                      <w:sz w:val="18"/>
                      <w:szCs w:val="18"/>
                    </w:rPr>
                  </w:pPr>
                  <w:r>
                    <w:rPr>
                      <w:rFonts w:cs="Arial"/>
                      <w:sz w:val="18"/>
                      <w:szCs w:val="18"/>
                    </w:rPr>
                    <w:t>Only have two menu Online and Disconnect</w:t>
                  </w:r>
                </w:p>
              </w:tc>
            </w:tr>
            <w:tr w:rsidR="00795020" w:rsidRPr="002B0B81" w14:paraId="1FB49D61" w14:textId="77777777" w:rsidTr="00795020">
              <w:trPr>
                <w:trHeight w:val="436"/>
                <w:ins w:id="1442" w:author="FIXED-TERM Le Huynh Anh Tuan (RBVH/ETI14)" w:date="2016-12-29T14:54:00Z"/>
              </w:trPr>
              <w:tc>
                <w:tcPr>
                  <w:tcW w:w="1378" w:type="dxa"/>
                  <w:vAlign w:val="center"/>
                </w:tcPr>
                <w:p w14:paraId="01B1FA00" w14:textId="77777777" w:rsidR="00795020" w:rsidRPr="006E5840" w:rsidRDefault="00795020" w:rsidP="00795020">
                  <w:pPr>
                    <w:jc w:val="both"/>
                    <w:rPr>
                      <w:ins w:id="1443" w:author="FIXED-TERM Le Huynh Anh Tuan (RBVH/ETI14)" w:date="2016-12-29T14:54:00Z"/>
                      <w:rFonts w:cs="Arial"/>
                      <w:sz w:val="18"/>
                      <w:szCs w:val="18"/>
                    </w:rPr>
                  </w:pPr>
                  <w:r>
                    <w:rPr>
                      <w:rFonts w:cs="Arial"/>
                      <w:sz w:val="18"/>
                      <w:szCs w:val="18"/>
                    </w:rPr>
                    <w:t>IP Address</w:t>
                  </w:r>
                </w:p>
              </w:tc>
              <w:tc>
                <w:tcPr>
                  <w:tcW w:w="1095" w:type="dxa"/>
                  <w:vAlign w:val="center"/>
                </w:tcPr>
                <w:p w14:paraId="23D09570" w14:textId="77777777" w:rsidR="00795020" w:rsidRPr="006E5840" w:rsidRDefault="00795020" w:rsidP="00795020">
                  <w:pPr>
                    <w:jc w:val="both"/>
                    <w:rPr>
                      <w:ins w:id="1444" w:author="FIXED-TERM Le Huynh Anh Tuan (RBVH/ETI14)" w:date="2016-12-29T14:54:00Z"/>
                      <w:rFonts w:cs="Arial"/>
                      <w:sz w:val="18"/>
                      <w:szCs w:val="18"/>
                    </w:rPr>
                  </w:pPr>
                  <w:ins w:id="1445" w:author="FIXED-TERM Le Huynh Anh Tuan (RBVH/ETI14)" w:date="2016-12-29T14:54:00Z">
                    <w:r w:rsidRPr="006E5840">
                      <w:rPr>
                        <w:rFonts w:cs="Arial"/>
                        <w:sz w:val="18"/>
                        <w:szCs w:val="18"/>
                      </w:rPr>
                      <w:t>Text</w:t>
                    </w:r>
                  </w:ins>
                </w:p>
              </w:tc>
              <w:tc>
                <w:tcPr>
                  <w:tcW w:w="4215" w:type="dxa"/>
                  <w:vAlign w:val="center"/>
                </w:tcPr>
                <w:p w14:paraId="1401AF73" w14:textId="77777777" w:rsidR="00795020" w:rsidRPr="006E5840" w:rsidRDefault="00795020" w:rsidP="00795020">
                  <w:pPr>
                    <w:jc w:val="both"/>
                    <w:rPr>
                      <w:ins w:id="1446" w:author="FIXED-TERM Le Huynh Anh Tuan (RBVH/ETI14)" w:date="2016-12-29T14:54:00Z"/>
                      <w:rFonts w:cs="Arial"/>
                      <w:sz w:val="18"/>
                      <w:szCs w:val="18"/>
                    </w:rPr>
                  </w:pPr>
                  <w:r>
                    <w:rPr>
                      <w:rFonts w:cs="Arial"/>
                      <w:sz w:val="18"/>
                      <w:szCs w:val="18"/>
                    </w:rPr>
                    <w:t>Must be a valid IP address format.</w:t>
                  </w:r>
                </w:p>
              </w:tc>
            </w:tr>
            <w:tr w:rsidR="00795020" w:rsidRPr="002B0B81" w14:paraId="032E3837" w14:textId="77777777" w:rsidTr="00795020">
              <w:trPr>
                <w:trHeight w:val="436"/>
              </w:trPr>
              <w:tc>
                <w:tcPr>
                  <w:tcW w:w="1378" w:type="dxa"/>
                  <w:vAlign w:val="center"/>
                </w:tcPr>
                <w:p w14:paraId="6F065A77" w14:textId="77777777" w:rsidR="00795020" w:rsidRDefault="00795020" w:rsidP="00795020">
                  <w:pPr>
                    <w:jc w:val="both"/>
                    <w:rPr>
                      <w:rFonts w:cs="Arial"/>
                      <w:sz w:val="18"/>
                      <w:szCs w:val="18"/>
                    </w:rPr>
                  </w:pPr>
                  <w:r>
                    <w:rPr>
                      <w:rFonts w:cs="Arial"/>
                      <w:sz w:val="18"/>
                      <w:szCs w:val="18"/>
                    </w:rPr>
                    <w:t>Description</w:t>
                  </w:r>
                </w:p>
              </w:tc>
              <w:tc>
                <w:tcPr>
                  <w:tcW w:w="1095" w:type="dxa"/>
                  <w:vAlign w:val="center"/>
                </w:tcPr>
                <w:p w14:paraId="61C98B54" w14:textId="77777777" w:rsidR="00795020" w:rsidRPr="006E5840" w:rsidRDefault="00795020" w:rsidP="00795020">
                  <w:pPr>
                    <w:jc w:val="both"/>
                    <w:rPr>
                      <w:rFonts w:cs="Arial"/>
                      <w:sz w:val="18"/>
                      <w:szCs w:val="18"/>
                    </w:rPr>
                  </w:pPr>
                  <w:r>
                    <w:rPr>
                      <w:rFonts w:cs="Arial"/>
                      <w:sz w:val="18"/>
                      <w:szCs w:val="18"/>
                    </w:rPr>
                    <w:t>Text</w:t>
                  </w:r>
                </w:p>
              </w:tc>
              <w:tc>
                <w:tcPr>
                  <w:tcW w:w="4215" w:type="dxa"/>
                  <w:vAlign w:val="center"/>
                </w:tcPr>
                <w:p w14:paraId="0BF2F859" w14:textId="77777777" w:rsidR="00795020" w:rsidRDefault="00795020" w:rsidP="00795020">
                  <w:pPr>
                    <w:jc w:val="both"/>
                    <w:rPr>
                      <w:rFonts w:cs="Arial"/>
                      <w:sz w:val="18"/>
                      <w:szCs w:val="18"/>
                    </w:rPr>
                  </w:pPr>
                  <w:r>
                    <w:rPr>
                      <w:rFonts w:cs="Arial"/>
                      <w:sz w:val="18"/>
                      <w:szCs w:val="18"/>
                    </w:rPr>
                    <w:t>Text length must not exceed 255 characters.</w:t>
                  </w:r>
                </w:p>
              </w:tc>
            </w:tr>
          </w:tbl>
          <w:p w14:paraId="5809FCB4" w14:textId="3A9CDD7F" w:rsidR="00795020" w:rsidRPr="002B0B81" w:rsidRDefault="00795020" w:rsidP="00502F11">
            <w:pPr>
              <w:cnfStyle w:val="000000100000" w:firstRow="0" w:lastRow="0" w:firstColumn="0" w:lastColumn="0" w:oddVBand="0" w:evenVBand="0" w:oddHBand="1" w:evenHBand="0" w:firstRowFirstColumn="0" w:firstRowLastColumn="0" w:lastRowFirstColumn="0" w:lastRowLastColumn="0"/>
              <w:rPr>
                <w:ins w:id="1447" w:author="FIXED-TERM Le Huynh Anh Tuan (RBVH/ETI14)" w:date="2016-12-29T14:54:00Z"/>
                <w:rFonts w:ascii="Cambria" w:hAnsi="Cambria" w:cs="Tahoma"/>
              </w:rPr>
            </w:pPr>
          </w:p>
        </w:tc>
      </w:tr>
      <w:tr w:rsidR="00502F11" w:rsidRPr="008802D9" w14:paraId="22B7D318" w14:textId="77777777" w:rsidTr="00502F11">
        <w:trPr>
          <w:ins w:id="1448"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650A08DF" w14:textId="65970BFC" w:rsidR="00502F11" w:rsidRPr="007D2FEC" w:rsidRDefault="00502F11" w:rsidP="00502F11">
            <w:pPr>
              <w:spacing w:line="360" w:lineRule="auto"/>
              <w:rPr>
                <w:ins w:id="1449" w:author="FIXED-TERM Le Huynh Anh Tuan (RBVH/ETI14)" w:date="2016-12-29T14:54:00Z"/>
              </w:rPr>
            </w:pPr>
            <w:ins w:id="1450" w:author="FIXED-TERM Le Huynh Anh Tuan (RBVH/ETI14)" w:date="2016-12-29T14:54:00Z">
              <w:r w:rsidRPr="007D2FEC">
                <w:t>Failed End Condition</w:t>
              </w:r>
            </w:ins>
          </w:p>
        </w:tc>
        <w:tc>
          <w:tcPr>
            <w:tcW w:w="6914" w:type="dxa"/>
          </w:tcPr>
          <w:p w14:paraId="0F9A04D3" w14:textId="5C3C6046" w:rsidR="00502F11" w:rsidRPr="008802D9" w:rsidRDefault="00795020" w:rsidP="00502F11">
            <w:pPr>
              <w:pStyle w:val="ListParagraph"/>
              <w:numPr>
                <w:ilvl w:val="0"/>
                <w:numId w:val="21"/>
              </w:numPr>
              <w:spacing w:before="0"/>
              <w:cnfStyle w:val="000000000000" w:firstRow="0" w:lastRow="0" w:firstColumn="0" w:lastColumn="0" w:oddVBand="0" w:evenVBand="0" w:oddHBand="0" w:evenHBand="0" w:firstRowFirstColumn="0" w:firstRowLastColumn="0" w:lastRowFirstColumn="0" w:lastRowLastColumn="0"/>
              <w:rPr>
                <w:ins w:id="1451" w:author="FIXED-TERM Le Huynh Anh Tuan (RBVH/ETI14)" w:date="2016-12-29T14:54:00Z"/>
                <w:rFonts w:ascii="Cambria" w:hAnsi="Cambria" w:cs="Tahoma"/>
              </w:rPr>
            </w:pPr>
            <w:r>
              <w:rPr>
                <w:rFonts w:ascii="Cambria" w:hAnsi="Cambria" w:cs="Tahoma"/>
              </w:rPr>
              <w:t>System will redirect admin to Agent list page and display error message.</w:t>
            </w:r>
          </w:p>
        </w:tc>
      </w:tr>
      <w:tr w:rsidR="00502F11" w:rsidRPr="008802D9" w14:paraId="5065ECF0" w14:textId="77777777" w:rsidTr="00502F11">
        <w:trPr>
          <w:cnfStyle w:val="000000100000" w:firstRow="0" w:lastRow="0" w:firstColumn="0" w:lastColumn="0" w:oddVBand="0" w:evenVBand="0" w:oddHBand="1" w:evenHBand="0" w:firstRowFirstColumn="0" w:firstRowLastColumn="0" w:lastRowFirstColumn="0" w:lastRowLastColumn="0"/>
          <w:ins w:id="1452" w:author="FIXED-TERM Le Huynh Anh Tuan (RBVH/ETI14)" w:date="2016-12-29T14:54:00Z"/>
        </w:trPr>
        <w:tc>
          <w:tcPr>
            <w:cnfStyle w:val="001000000000" w:firstRow="0" w:lastRow="0" w:firstColumn="1" w:lastColumn="0" w:oddVBand="0" w:evenVBand="0" w:oddHBand="0" w:evenHBand="0" w:firstRowFirstColumn="0" w:firstRowLastColumn="0" w:lastRowFirstColumn="0" w:lastRowLastColumn="0"/>
            <w:tcW w:w="1873" w:type="dxa"/>
          </w:tcPr>
          <w:p w14:paraId="0129FB4A" w14:textId="77777777" w:rsidR="00502F11" w:rsidRPr="007D2FEC" w:rsidRDefault="00502F11" w:rsidP="00502F11">
            <w:pPr>
              <w:spacing w:line="360" w:lineRule="auto"/>
              <w:rPr>
                <w:ins w:id="1453" w:author="FIXED-TERM Le Huynh Anh Tuan (RBVH/ETI14)" w:date="2016-12-29T14:54:00Z"/>
              </w:rPr>
            </w:pPr>
            <w:ins w:id="1454" w:author="FIXED-TERM Le Huynh Anh Tuan (RBVH/ETI14)" w:date="2016-12-29T14:54:00Z">
              <w:r w:rsidRPr="007D2FEC">
                <w:t>Special Requirements</w:t>
              </w:r>
            </w:ins>
          </w:p>
        </w:tc>
        <w:tc>
          <w:tcPr>
            <w:tcW w:w="6914" w:type="dxa"/>
          </w:tcPr>
          <w:p w14:paraId="429A08DE" w14:textId="77777777" w:rsidR="00502F11" w:rsidRPr="008802D9" w:rsidRDefault="00502F11" w:rsidP="00502F11">
            <w:pPr>
              <w:cnfStyle w:val="000000100000" w:firstRow="0" w:lastRow="0" w:firstColumn="0" w:lastColumn="0" w:oddVBand="0" w:evenVBand="0" w:oddHBand="1" w:evenHBand="0" w:firstRowFirstColumn="0" w:firstRowLastColumn="0" w:lastRowFirstColumn="0" w:lastRowLastColumn="0"/>
              <w:rPr>
                <w:ins w:id="1455" w:author="FIXED-TERM Le Huynh Anh Tuan (RBVH/ETI14)" w:date="2016-12-29T14:54:00Z"/>
                <w:rFonts w:ascii="Cambria" w:hAnsi="Cambria" w:cs="Tahoma"/>
              </w:rPr>
            </w:pPr>
            <w:ins w:id="1456" w:author="FIXED-TERM Le Huynh Anh Tuan (RBVH/ETI14)" w:date="2016-12-29T14:54:00Z">
              <w:r w:rsidRPr="008802D9">
                <w:rPr>
                  <w:rFonts w:ascii="Cambria" w:hAnsi="Cambria" w:cs="Tahoma"/>
                </w:rPr>
                <w:t>+ The System’s interface must be user-friendly.</w:t>
              </w:r>
            </w:ins>
          </w:p>
          <w:p w14:paraId="2A531553" w14:textId="77777777" w:rsidR="00502F11" w:rsidRPr="008802D9" w:rsidRDefault="00502F11" w:rsidP="00502F11">
            <w:pPr>
              <w:cnfStyle w:val="000000100000" w:firstRow="0" w:lastRow="0" w:firstColumn="0" w:lastColumn="0" w:oddVBand="0" w:evenVBand="0" w:oddHBand="1" w:evenHBand="0" w:firstRowFirstColumn="0" w:firstRowLastColumn="0" w:lastRowFirstColumn="0" w:lastRowLastColumn="0"/>
              <w:rPr>
                <w:ins w:id="1457" w:author="FIXED-TERM Le Huynh Anh Tuan (RBVH/ETI14)" w:date="2016-12-29T14:54:00Z"/>
                <w:rFonts w:ascii="Cambria" w:hAnsi="Cambria" w:cs="Tahoma"/>
              </w:rPr>
            </w:pPr>
            <w:ins w:id="1458" w:author="FIXED-TERM Le Huynh Anh Tuan (RBVH/ETI14)" w:date="2016-12-29T14:54:00Z">
              <w:r w:rsidRPr="008802D9">
                <w:rPr>
                  <w:rFonts w:ascii="Cambria" w:hAnsi="Cambria" w:cs="Tahoma"/>
                </w:rPr>
                <w:t>+ The respond time must be under 5 seconds.</w:t>
              </w:r>
            </w:ins>
          </w:p>
        </w:tc>
      </w:tr>
    </w:tbl>
    <w:p w14:paraId="7461A49C" w14:textId="77777777" w:rsidR="00D16B54" w:rsidRPr="00B317C1" w:rsidRDefault="00D16B54" w:rsidP="00B317C1"/>
    <w:p w14:paraId="59EC9702" w14:textId="567AA175" w:rsidR="00177E9D" w:rsidRDefault="007E432A" w:rsidP="007E432A">
      <w:pPr>
        <w:pStyle w:val="Heading3"/>
      </w:pPr>
      <w:bookmarkStart w:id="1459" w:name="_Toc480721552"/>
      <w:r>
        <w:t>Other functional requirements</w:t>
      </w:r>
      <w:bookmarkEnd w:id="1459"/>
    </w:p>
    <w:tbl>
      <w:tblPr>
        <w:tblStyle w:val="GridTable4-Accent1"/>
        <w:tblW w:w="0" w:type="auto"/>
        <w:tblLook w:val="04A0" w:firstRow="1" w:lastRow="0" w:firstColumn="1" w:lastColumn="0" w:noHBand="0" w:noVBand="1"/>
      </w:tblPr>
      <w:tblGrid>
        <w:gridCol w:w="805"/>
        <w:gridCol w:w="7982"/>
      </w:tblGrid>
      <w:tr w:rsidR="007E432A" w14:paraId="1B80DD8F" w14:textId="77777777" w:rsidTr="007E4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E532FEE" w14:textId="191C8971" w:rsidR="007E432A" w:rsidRDefault="007E432A" w:rsidP="007E432A">
            <w:r>
              <w:t>No.</w:t>
            </w:r>
          </w:p>
        </w:tc>
        <w:tc>
          <w:tcPr>
            <w:tcW w:w="7982" w:type="dxa"/>
          </w:tcPr>
          <w:p w14:paraId="1862A5D7" w14:textId="4FF42CDF" w:rsidR="007E432A" w:rsidRDefault="007E432A" w:rsidP="007E432A">
            <w:pPr>
              <w:cnfStyle w:val="100000000000" w:firstRow="1" w:lastRow="0" w:firstColumn="0" w:lastColumn="0" w:oddVBand="0" w:evenVBand="0" w:oddHBand="0" w:evenHBand="0" w:firstRowFirstColumn="0" w:firstRowLastColumn="0" w:lastRowFirstColumn="0" w:lastRowLastColumn="0"/>
            </w:pPr>
            <w:r>
              <w:t>Module</w:t>
            </w:r>
          </w:p>
        </w:tc>
      </w:tr>
      <w:tr w:rsidR="007E432A" w14:paraId="01B50526" w14:textId="77777777" w:rsidTr="007E4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C0701F" w14:textId="656A4CC3" w:rsidR="007E432A" w:rsidRDefault="007E432A" w:rsidP="007E432A">
            <w:r>
              <w:t>1</w:t>
            </w:r>
          </w:p>
        </w:tc>
        <w:tc>
          <w:tcPr>
            <w:tcW w:w="7982" w:type="dxa"/>
          </w:tcPr>
          <w:p w14:paraId="269A1F71" w14:textId="5F82DE7D" w:rsidR="007E432A" w:rsidRDefault="007E432A" w:rsidP="007E432A">
            <w:pPr>
              <w:cnfStyle w:val="000000100000" w:firstRow="0" w:lastRow="0" w:firstColumn="0" w:lastColumn="0" w:oddVBand="0" w:evenVBand="0" w:oddHBand="1" w:evenHBand="0" w:firstRowFirstColumn="0" w:firstRowLastColumn="0" w:lastRowFirstColumn="0" w:lastRowLastColumn="0"/>
            </w:pPr>
            <w:r>
              <w:t>REST API</w:t>
            </w:r>
            <w:r w:rsidR="00B317C1">
              <w:t xml:space="preserve"> </w:t>
            </w:r>
          </w:p>
        </w:tc>
      </w:tr>
      <w:tr w:rsidR="007E432A" w14:paraId="24187BCF" w14:textId="77777777" w:rsidTr="007E432A">
        <w:tc>
          <w:tcPr>
            <w:cnfStyle w:val="001000000000" w:firstRow="0" w:lastRow="0" w:firstColumn="1" w:lastColumn="0" w:oddVBand="0" w:evenVBand="0" w:oddHBand="0" w:evenHBand="0" w:firstRowFirstColumn="0" w:firstRowLastColumn="0" w:lastRowFirstColumn="0" w:lastRowLastColumn="0"/>
            <w:tcW w:w="805" w:type="dxa"/>
          </w:tcPr>
          <w:p w14:paraId="18934724" w14:textId="0A842EA8" w:rsidR="007E432A" w:rsidRDefault="007E432A" w:rsidP="007E432A">
            <w:r>
              <w:t>2</w:t>
            </w:r>
          </w:p>
        </w:tc>
        <w:tc>
          <w:tcPr>
            <w:tcW w:w="7982" w:type="dxa"/>
          </w:tcPr>
          <w:p w14:paraId="651CFCBB" w14:textId="52A6AE8B" w:rsidR="007E432A" w:rsidRDefault="007E432A" w:rsidP="007E432A">
            <w:pPr>
              <w:cnfStyle w:val="000000000000" w:firstRow="0" w:lastRow="0" w:firstColumn="0" w:lastColumn="0" w:oddVBand="0" w:evenVBand="0" w:oddHBand="0" w:evenHBand="0" w:firstRowFirstColumn="0" w:firstRowLastColumn="0" w:lastRowFirstColumn="0" w:lastRowLastColumn="0"/>
            </w:pPr>
            <w:r>
              <w:t>Distributed test</w:t>
            </w:r>
            <w:r w:rsidR="00B317C1">
              <w:t xml:space="preserve"> RE3</w:t>
            </w:r>
          </w:p>
        </w:tc>
      </w:tr>
      <w:tr w:rsidR="00C25FD6" w14:paraId="550E0ECD" w14:textId="77777777" w:rsidTr="007E4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22319F8" w14:textId="3DD543B7" w:rsidR="00C25FD6" w:rsidRDefault="0068574E" w:rsidP="007E432A">
            <w:r>
              <w:t>3</w:t>
            </w:r>
          </w:p>
        </w:tc>
        <w:tc>
          <w:tcPr>
            <w:tcW w:w="7982" w:type="dxa"/>
          </w:tcPr>
          <w:p w14:paraId="07A80D2C" w14:textId="42F3E31B" w:rsidR="00C25FD6" w:rsidRDefault="00C25FD6" w:rsidP="007E432A">
            <w:pPr>
              <w:cnfStyle w:val="000000100000" w:firstRow="0" w:lastRow="0" w:firstColumn="0" w:lastColumn="0" w:oddVBand="0" w:evenVBand="0" w:oddHBand="1" w:evenHBand="0" w:firstRowFirstColumn="0" w:firstRowLastColumn="0" w:lastRowFirstColumn="0" w:lastRowLastColumn="0"/>
            </w:pPr>
            <w:r>
              <w:t>Report analysis</w:t>
            </w:r>
            <w:r w:rsidR="00B317C1">
              <w:t xml:space="preserve"> RE5</w:t>
            </w:r>
          </w:p>
        </w:tc>
      </w:tr>
    </w:tbl>
    <w:p w14:paraId="0D46215D" w14:textId="77777777" w:rsidR="007E432A" w:rsidRPr="007E432A" w:rsidRDefault="007E432A" w:rsidP="007E432A"/>
    <w:p w14:paraId="55B0EE59" w14:textId="77777777" w:rsidR="007544CF" w:rsidRDefault="004B1F72" w:rsidP="004B1F72">
      <w:pPr>
        <w:pStyle w:val="Heading2"/>
      </w:pPr>
      <w:bookmarkStart w:id="1460" w:name="_Toc480721553"/>
      <w:r>
        <w:t xml:space="preserve">User </w:t>
      </w:r>
      <w:r w:rsidR="00F410B8">
        <w:t>Interface Requirements</w:t>
      </w:r>
      <w:bookmarkEnd w:id="992"/>
      <w:bookmarkEnd w:id="993"/>
      <w:bookmarkEnd w:id="1460"/>
    </w:p>
    <w:p w14:paraId="339FF05A" w14:textId="77777777" w:rsidR="002B3DEE" w:rsidRDefault="000C6459" w:rsidP="002B3DEE">
      <w:pPr>
        <w:keepNext/>
        <w:jc w:val="center"/>
      </w:pPr>
      <w:r>
        <w:rPr>
          <w:noProof/>
          <w:lang w:eastAsia="en-US"/>
        </w:rPr>
        <w:drawing>
          <wp:inline distT="0" distB="0" distL="0" distR="0" wp14:anchorId="5E5559AB" wp14:editId="250EB06A">
            <wp:extent cx="4028844" cy="30350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6936" cy="3041125"/>
                    </a:xfrm>
                    <a:prstGeom prst="rect">
                      <a:avLst/>
                    </a:prstGeom>
                  </pic:spPr>
                </pic:pic>
              </a:graphicData>
            </a:graphic>
          </wp:inline>
        </w:drawing>
      </w:r>
    </w:p>
    <w:p w14:paraId="73C82C46" w14:textId="13684929" w:rsidR="00CA298C" w:rsidRDefault="002B3DEE" w:rsidP="002B3DEE">
      <w:pPr>
        <w:pStyle w:val="Caption"/>
        <w:jc w:val="center"/>
      </w:pPr>
      <w:r>
        <w:t xml:space="preserve">Figure </w:t>
      </w:r>
      <w:r w:rsidR="00A41349">
        <w:fldChar w:fldCharType="begin"/>
      </w:r>
      <w:r w:rsidR="00A41349">
        <w:instrText xml:space="preserve"> SEQ Figure \* ARABIC </w:instrText>
      </w:r>
      <w:r w:rsidR="00A41349">
        <w:fldChar w:fldCharType="separate"/>
      </w:r>
      <w:r w:rsidR="001530B4">
        <w:rPr>
          <w:noProof/>
        </w:rPr>
        <w:t>1</w:t>
      </w:r>
      <w:r w:rsidR="00A41349">
        <w:rPr>
          <w:noProof/>
        </w:rPr>
        <w:fldChar w:fldCharType="end"/>
      </w:r>
      <w:r>
        <w:t>: UI Login Page for "Login" use case scenarios</w:t>
      </w:r>
    </w:p>
    <w:tbl>
      <w:tblPr>
        <w:tblStyle w:val="GridTable5Dark-Accent1"/>
        <w:tblW w:w="9372" w:type="dxa"/>
        <w:tblLayout w:type="fixed"/>
        <w:tblLook w:val="0000" w:firstRow="0" w:lastRow="0" w:firstColumn="0" w:lastColumn="0" w:noHBand="0" w:noVBand="0"/>
      </w:tblPr>
      <w:tblGrid>
        <w:gridCol w:w="1525"/>
        <w:gridCol w:w="7847"/>
      </w:tblGrid>
      <w:tr w:rsidR="00A806A6" w:rsidRPr="00A806A6" w14:paraId="55B0EE5E" w14:textId="77777777" w:rsidTr="00571F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25" w:type="dxa"/>
            <w:shd w:val="clear" w:color="auto" w:fill="B1C0CD" w:themeFill="accent1" w:themeFillTint="99"/>
          </w:tcPr>
          <w:p w14:paraId="55B0EE5C" w14:textId="77777777" w:rsidR="00A806A6" w:rsidRPr="00A806A6" w:rsidRDefault="00A806A6" w:rsidP="00A806A6">
            <w:pPr>
              <w:spacing w:after="160" w:line="288" w:lineRule="auto"/>
              <w:rPr>
                <w:b/>
              </w:rPr>
            </w:pPr>
            <w:r w:rsidRPr="00A806A6">
              <w:rPr>
                <w:b/>
              </w:rPr>
              <w:t>Requirement Tag ID</w:t>
            </w:r>
          </w:p>
        </w:tc>
        <w:tc>
          <w:tcPr>
            <w:tcW w:w="7847" w:type="dxa"/>
            <w:shd w:val="clear" w:color="auto" w:fill="B1C0CD" w:themeFill="accent1" w:themeFillTint="99"/>
          </w:tcPr>
          <w:p w14:paraId="55B0EE5D" w14:textId="380BFD90" w:rsidR="00A806A6" w:rsidRPr="00A806A6" w:rsidRDefault="00CA298C" w:rsidP="00A806A6">
            <w:pPr>
              <w:spacing w:after="160" w:line="288" w:lineRule="auto"/>
              <w:cnfStyle w:val="000000100000" w:firstRow="0" w:lastRow="0" w:firstColumn="0" w:lastColumn="0" w:oddVBand="0" w:evenVBand="0" w:oddHBand="1" w:evenHBand="0" w:firstRowFirstColumn="0" w:firstRowLastColumn="0" w:lastRowFirstColumn="0" w:lastRowLastColumn="0"/>
              <w:rPr>
                <w:b/>
              </w:rPr>
            </w:pPr>
            <w:r>
              <w:rPr>
                <w:b/>
              </w:rPr>
              <w:t>Login Page</w:t>
            </w:r>
          </w:p>
        </w:tc>
      </w:tr>
      <w:tr w:rsidR="00A806A6" w:rsidRPr="00A806A6" w14:paraId="55B0EE61" w14:textId="77777777" w:rsidTr="00571F39">
        <w:tc>
          <w:tcPr>
            <w:cnfStyle w:val="000010000000" w:firstRow="0" w:lastRow="0" w:firstColumn="0" w:lastColumn="0" w:oddVBand="1" w:evenVBand="0" w:oddHBand="0" w:evenHBand="0" w:firstRowFirstColumn="0" w:firstRowLastColumn="0" w:lastRowFirstColumn="0" w:lastRowLastColumn="0"/>
            <w:tcW w:w="1525" w:type="dxa"/>
          </w:tcPr>
          <w:p w14:paraId="55B0EE5F" w14:textId="77777777" w:rsidR="00A806A6" w:rsidRPr="00A806A6" w:rsidRDefault="00A806A6" w:rsidP="00A806A6">
            <w:pPr>
              <w:spacing w:after="160" w:line="288" w:lineRule="auto"/>
            </w:pPr>
            <w:r w:rsidRPr="00A806A6">
              <w:t>Source/Trigger</w:t>
            </w:r>
          </w:p>
        </w:tc>
        <w:tc>
          <w:tcPr>
            <w:tcW w:w="7847" w:type="dxa"/>
          </w:tcPr>
          <w:p w14:paraId="55B0EE60" w14:textId="58F08785" w:rsidR="00A806A6" w:rsidRPr="00A806A6" w:rsidRDefault="00571F39" w:rsidP="00A806A6">
            <w:pPr>
              <w:spacing w:after="160" w:line="288" w:lineRule="auto"/>
              <w:cnfStyle w:val="000000000000" w:firstRow="0" w:lastRow="0" w:firstColumn="0" w:lastColumn="0" w:oddVBand="0" w:evenVBand="0" w:oddHBand="0" w:evenHBand="0" w:firstRowFirstColumn="0" w:firstRowLastColumn="0" w:lastRowFirstColumn="0" w:lastRowLastColumn="0"/>
            </w:pPr>
            <w:r>
              <w:t>“Login” use case</w:t>
            </w:r>
          </w:p>
        </w:tc>
      </w:tr>
      <w:tr w:rsidR="006B7051" w:rsidRPr="00A806A6" w14:paraId="55B0EE65" w14:textId="77777777" w:rsidTr="005A7E1C">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1525" w:type="dxa"/>
          </w:tcPr>
          <w:p w14:paraId="55B0EE62" w14:textId="10293D0F" w:rsidR="006B7051" w:rsidRPr="00A806A6" w:rsidRDefault="006B7051" w:rsidP="00A806A6">
            <w:pPr>
              <w:spacing w:after="160" w:line="288" w:lineRule="auto"/>
            </w:pPr>
            <w:r w:rsidRPr="00A806A6">
              <w:t>Input</w:t>
            </w:r>
          </w:p>
        </w:tc>
        <w:tc>
          <w:tcPr>
            <w:tcW w:w="7847" w:type="dxa"/>
          </w:tcPr>
          <w:tbl>
            <w:tblPr>
              <w:tblpPr w:leftFromText="180" w:rightFromText="180" w:horzAnchor="margin" w:tblpY="420"/>
              <w:tblOverlap w:val="never"/>
              <w:tblW w:w="66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378"/>
              <w:gridCol w:w="1095"/>
              <w:gridCol w:w="4215"/>
            </w:tblGrid>
            <w:tr w:rsidR="006B7051" w:rsidRPr="002B0B81" w14:paraId="00B12AB4" w14:textId="77777777" w:rsidTr="005A7E1C">
              <w:trPr>
                <w:trHeight w:val="436"/>
                <w:ins w:id="1461" w:author="FIXED-TERM Le Huynh Anh Tuan (RBVH/ETI14)" w:date="2016-12-29T14:54:00Z"/>
              </w:trPr>
              <w:tc>
                <w:tcPr>
                  <w:tcW w:w="1378" w:type="dxa"/>
                  <w:shd w:val="clear" w:color="auto" w:fill="EBE9E2" w:themeFill="accent6" w:themeFillTint="33"/>
                  <w:vAlign w:val="center"/>
                </w:tcPr>
                <w:p w14:paraId="3F6688AF" w14:textId="77777777" w:rsidR="006B7051" w:rsidRPr="00B06428" w:rsidRDefault="006B7051" w:rsidP="006B7051">
                  <w:pPr>
                    <w:jc w:val="both"/>
                    <w:rPr>
                      <w:ins w:id="1462" w:author="FIXED-TERM Le Huynh Anh Tuan (RBVH/ETI14)" w:date="2016-12-29T14:54:00Z"/>
                      <w:rFonts w:cs="Arial"/>
                      <w:b/>
                      <w:sz w:val="18"/>
                      <w:szCs w:val="18"/>
                    </w:rPr>
                  </w:pPr>
                  <w:ins w:id="1463" w:author="FIXED-TERM Le Huynh Anh Tuan (RBVH/ETI14)" w:date="2016-12-29T14:54:00Z">
                    <w:r w:rsidRPr="00B06428">
                      <w:rPr>
                        <w:rFonts w:cs="Arial"/>
                        <w:b/>
                        <w:sz w:val="18"/>
                        <w:szCs w:val="18"/>
                      </w:rPr>
                      <w:t>Field Name</w:t>
                    </w:r>
                  </w:ins>
                </w:p>
              </w:tc>
              <w:tc>
                <w:tcPr>
                  <w:tcW w:w="1095" w:type="dxa"/>
                  <w:shd w:val="clear" w:color="auto" w:fill="EBE9E2" w:themeFill="accent6" w:themeFillTint="33"/>
                  <w:vAlign w:val="center"/>
                </w:tcPr>
                <w:p w14:paraId="5B9665C2" w14:textId="77777777" w:rsidR="006B7051" w:rsidRPr="00B06428" w:rsidRDefault="006B7051" w:rsidP="006B7051">
                  <w:pPr>
                    <w:jc w:val="both"/>
                    <w:rPr>
                      <w:ins w:id="1464" w:author="FIXED-TERM Le Huynh Anh Tuan (RBVH/ETI14)" w:date="2016-12-29T14:54:00Z"/>
                      <w:rFonts w:cs="Arial"/>
                      <w:b/>
                      <w:sz w:val="18"/>
                      <w:szCs w:val="18"/>
                    </w:rPr>
                  </w:pPr>
                  <w:ins w:id="1465" w:author="FIXED-TERM Le Huynh Anh Tuan (RBVH/ETI14)" w:date="2016-12-29T14:54:00Z">
                    <w:r w:rsidRPr="00B06428">
                      <w:rPr>
                        <w:rFonts w:cs="Arial"/>
                        <w:b/>
                        <w:sz w:val="18"/>
                        <w:szCs w:val="18"/>
                      </w:rPr>
                      <w:t>Type</w:t>
                    </w:r>
                  </w:ins>
                </w:p>
              </w:tc>
              <w:tc>
                <w:tcPr>
                  <w:tcW w:w="4215" w:type="dxa"/>
                  <w:shd w:val="clear" w:color="auto" w:fill="EBE9E2" w:themeFill="accent6" w:themeFillTint="33"/>
                  <w:vAlign w:val="center"/>
                </w:tcPr>
                <w:p w14:paraId="33CAA88E" w14:textId="77777777" w:rsidR="006B7051" w:rsidRPr="00B06428" w:rsidRDefault="006B7051" w:rsidP="006B7051">
                  <w:pPr>
                    <w:jc w:val="both"/>
                    <w:rPr>
                      <w:ins w:id="1466" w:author="FIXED-TERM Le Huynh Anh Tuan (RBVH/ETI14)" w:date="2016-12-29T14:54:00Z"/>
                      <w:rFonts w:cs="Arial"/>
                      <w:b/>
                      <w:sz w:val="18"/>
                      <w:szCs w:val="18"/>
                    </w:rPr>
                  </w:pPr>
                  <w:ins w:id="1467" w:author="FIXED-TERM Le Huynh Anh Tuan (RBVH/ETI14)" w:date="2016-12-29T14:54:00Z">
                    <w:r w:rsidRPr="00B06428">
                      <w:rPr>
                        <w:rFonts w:cs="Arial"/>
                        <w:b/>
                        <w:sz w:val="18"/>
                        <w:szCs w:val="18"/>
                      </w:rPr>
                      <w:t>Remarks</w:t>
                    </w:r>
                  </w:ins>
                </w:p>
              </w:tc>
            </w:tr>
            <w:tr w:rsidR="006B7051" w:rsidRPr="002B0B81" w14:paraId="0729851C" w14:textId="77777777" w:rsidTr="005A7E1C">
              <w:trPr>
                <w:trHeight w:val="436"/>
                <w:ins w:id="1468" w:author="FIXED-TERM Le Huynh Anh Tuan (RBVH/ETI14)" w:date="2016-12-29T14:54:00Z"/>
              </w:trPr>
              <w:tc>
                <w:tcPr>
                  <w:tcW w:w="1378" w:type="dxa"/>
                  <w:vAlign w:val="center"/>
                </w:tcPr>
                <w:p w14:paraId="27BFEA13" w14:textId="77777777" w:rsidR="006B7051" w:rsidRPr="004B012C" w:rsidRDefault="006B7051" w:rsidP="006B7051">
                  <w:pPr>
                    <w:jc w:val="both"/>
                    <w:rPr>
                      <w:ins w:id="1469" w:author="FIXED-TERM Le Huynh Anh Tuan (RBVH/ETI14)" w:date="2016-12-29T14:54:00Z"/>
                      <w:rFonts w:cs="Arial"/>
                      <w:sz w:val="18"/>
                      <w:szCs w:val="18"/>
                    </w:rPr>
                  </w:pPr>
                  <w:ins w:id="1470" w:author="FIXED-TERM Le Huynh Anh Tuan (RBVH/ETI14)" w:date="2016-12-29T14:54:00Z">
                    <w:r w:rsidRPr="004B012C">
                      <w:rPr>
                        <w:rFonts w:cs="Arial"/>
                        <w:sz w:val="18"/>
                        <w:szCs w:val="18"/>
                      </w:rPr>
                      <w:t>username</w:t>
                    </w:r>
                  </w:ins>
                </w:p>
              </w:tc>
              <w:tc>
                <w:tcPr>
                  <w:tcW w:w="1095" w:type="dxa"/>
                  <w:vAlign w:val="center"/>
                </w:tcPr>
                <w:p w14:paraId="0883949A" w14:textId="77777777" w:rsidR="006B7051" w:rsidRPr="004B012C" w:rsidRDefault="006B7051" w:rsidP="006B7051">
                  <w:pPr>
                    <w:jc w:val="both"/>
                    <w:rPr>
                      <w:ins w:id="1471" w:author="FIXED-TERM Le Huynh Anh Tuan (RBVH/ETI14)" w:date="2016-12-29T14:54:00Z"/>
                      <w:rFonts w:cs="Arial"/>
                      <w:sz w:val="18"/>
                      <w:szCs w:val="18"/>
                    </w:rPr>
                  </w:pPr>
                  <w:ins w:id="1472" w:author="FIXED-TERM Le Huynh Anh Tuan (RBVH/ETI14)" w:date="2016-12-29T14:54:00Z">
                    <w:r w:rsidRPr="004B012C">
                      <w:rPr>
                        <w:rFonts w:cs="Arial"/>
                        <w:sz w:val="18"/>
                        <w:szCs w:val="18"/>
                      </w:rPr>
                      <w:t>Text</w:t>
                    </w:r>
                  </w:ins>
                </w:p>
              </w:tc>
              <w:tc>
                <w:tcPr>
                  <w:tcW w:w="4215" w:type="dxa"/>
                  <w:vAlign w:val="center"/>
                </w:tcPr>
                <w:p w14:paraId="3AE891AE" w14:textId="77777777" w:rsidR="006B7051" w:rsidRPr="004B012C" w:rsidRDefault="006B7051" w:rsidP="006B7051">
                  <w:pPr>
                    <w:jc w:val="both"/>
                    <w:rPr>
                      <w:ins w:id="1473" w:author="FIXED-TERM Le Huynh Anh Tuan (RBVH/ETI14)" w:date="2016-12-29T14:54:00Z"/>
                      <w:rFonts w:cs="Arial"/>
                      <w:sz w:val="18"/>
                      <w:szCs w:val="18"/>
                    </w:rPr>
                  </w:pPr>
                  <w:ins w:id="1474" w:author="FIXED-TERM Le Huynh Anh Tuan (RBVH/ETI14)" w:date="2016-12-29T14:54:00Z">
                    <w:r w:rsidRPr="004B012C">
                      <w:rPr>
                        <w:rFonts w:cs="Arial"/>
                        <w:sz w:val="18"/>
                        <w:szCs w:val="18"/>
                      </w:rPr>
                      <w:t>Username must at least 6 character and does not contain any special characters.</w:t>
                    </w:r>
                  </w:ins>
                </w:p>
              </w:tc>
            </w:tr>
            <w:tr w:rsidR="006B7051" w:rsidRPr="002B0B81" w14:paraId="382502BA" w14:textId="77777777" w:rsidTr="005A7E1C">
              <w:trPr>
                <w:trHeight w:val="436"/>
                <w:ins w:id="1475" w:author="FIXED-TERM Le Huynh Anh Tuan (RBVH/ETI14)" w:date="2016-12-29T14:54:00Z"/>
              </w:trPr>
              <w:tc>
                <w:tcPr>
                  <w:tcW w:w="1378" w:type="dxa"/>
                  <w:vAlign w:val="center"/>
                </w:tcPr>
                <w:p w14:paraId="5EE44A81" w14:textId="77777777" w:rsidR="006B7051" w:rsidRPr="004B012C" w:rsidRDefault="006B7051" w:rsidP="006B7051">
                  <w:pPr>
                    <w:jc w:val="both"/>
                    <w:rPr>
                      <w:ins w:id="1476" w:author="FIXED-TERM Le Huynh Anh Tuan (RBVH/ETI14)" w:date="2016-12-29T14:54:00Z"/>
                      <w:rFonts w:cs="Arial"/>
                      <w:sz w:val="18"/>
                      <w:szCs w:val="18"/>
                    </w:rPr>
                  </w:pPr>
                  <w:ins w:id="1477" w:author="FIXED-TERM Le Huynh Anh Tuan (RBVH/ETI14)" w:date="2016-12-29T14:54:00Z">
                    <w:r w:rsidRPr="004B012C">
                      <w:rPr>
                        <w:rFonts w:cs="Arial"/>
                        <w:sz w:val="18"/>
                        <w:szCs w:val="18"/>
                      </w:rPr>
                      <w:t>password</w:t>
                    </w:r>
                  </w:ins>
                </w:p>
              </w:tc>
              <w:tc>
                <w:tcPr>
                  <w:tcW w:w="1095" w:type="dxa"/>
                  <w:vAlign w:val="center"/>
                </w:tcPr>
                <w:p w14:paraId="770B0DB4" w14:textId="77777777" w:rsidR="006B7051" w:rsidRPr="004B012C" w:rsidRDefault="006B7051" w:rsidP="006B7051">
                  <w:pPr>
                    <w:jc w:val="both"/>
                    <w:rPr>
                      <w:ins w:id="1478" w:author="FIXED-TERM Le Huynh Anh Tuan (RBVH/ETI14)" w:date="2016-12-29T14:54:00Z"/>
                      <w:rFonts w:cs="Arial"/>
                      <w:sz w:val="18"/>
                      <w:szCs w:val="18"/>
                    </w:rPr>
                  </w:pPr>
                  <w:ins w:id="1479" w:author="FIXED-TERM Le Huynh Anh Tuan (RBVH/ETI14)" w:date="2016-12-29T14:54:00Z">
                    <w:r w:rsidRPr="004B012C">
                      <w:rPr>
                        <w:rFonts w:cs="Arial"/>
                        <w:sz w:val="18"/>
                        <w:szCs w:val="18"/>
                      </w:rPr>
                      <w:t>password</w:t>
                    </w:r>
                  </w:ins>
                </w:p>
              </w:tc>
              <w:tc>
                <w:tcPr>
                  <w:tcW w:w="4215" w:type="dxa"/>
                  <w:vAlign w:val="center"/>
                </w:tcPr>
                <w:p w14:paraId="7E19A03B" w14:textId="77777777" w:rsidR="006B7051" w:rsidRPr="004B012C" w:rsidRDefault="006B7051" w:rsidP="006B7051">
                  <w:pPr>
                    <w:jc w:val="both"/>
                    <w:rPr>
                      <w:ins w:id="1480" w:author="FIXED-TERM Le Huynh Anh Tuan (RBVH/ETI14)" w:date="2016-12-29T14:54:00Z"/>
                      <w:rFonts w:cs="Arial"/>
                      <w:sz w:val="18"/>
                      <w:szCs w:val="18"/>
                    </w:rPr>
                  </w:pPr>
                  <w:ins w:id="1481" w:author="FIXED-TERM Le Huynh Anh Tuan (RBVH/ETI14)" w:date="2016-12-29T14:54:00Z">
                    <w:r w:rsidRPr="004B012C">
                      <w:rPr>
                        <w:rFonts w:cs="Arial"/>
                        <w:sz w:val="18"/>
                        <w:szCs w:val="18"/>
                      </w:rPr>
                      <w:t>Password must at least 8 character, does not contain any special characters, contain at least 1 upper case + 1 lower case + 1 number.</w:t>
                    </w:r>
                  </w:ins>
                </w:p>
              </w:tc>
            </w:tr>
          </w:tbl>
          <w:p w14:paraId="55B0EE64" w14:textId="77777777" w:rsidR="006B7051" w:rsidRPr="00A806A6" w:rsidRDefault="006B7051" w:rsidP="00A806A6">
            <w:pPr>
              <w:spacing w:after="160" w:line="288" w:lineRule="auto"/>
              <w:cnfStyle w:val="000000100000" w:firstRow="0" w:lastRow="0" w:firstColumn="0" w:lastColumn="0" w:oddVBand="0" w:evenVBand="0" w:oddHBand="1" w:evenHBand="0" w:firstRowFirstColumn="0" w:firstRowLastColumn="0" w:lastRowFirstColumn="0" w:lastRowLastColumn="0"/>
            </w:pPr>
          </w:p>
        </w:tc>
      </w:tr>
      <w:tr w:rsidR="006B7051" w:rsidRPr="00A806A6" w14:paraId="55B0EE69" w14:textId="77777777" w:rsidTr="005A7E1C">
        <w:trPr>
          <w:trHeight w:val="710"/>
        </w:trPr>
        <w:tc>
          <w:tcPr>
            <w:cnfStyle w:val="000010000000" w:firstRow="0" w:lastRow="0" w:firstColumn="0" w:lastColumn="0" w:oddVBand="1" w:evenVBand="0" w:oddHBand="0" w:evenHBand="0" w:firstRowFirstColumn="0" w:firstRowLastColumn="0" w:lastRowFirstColumn="0" w:lastRowLastColumn="0"/>
            <w:tcW w:w="1525" w:type="dxa"/>
          </w:tcPr>
          <w:p w14:paraId="55B0EE66" w14:textId="2D214ED6" w:rsidR="006B7051" w:rsidRPr="00A806A6" w:rsidRDefault="006B7051" w:rsidP="00A806A6">
            <w:pPr>
              <w:spacing w:after="160" w:line="288" w:lineRule="auto"/>
            </w:pPr>
            <w:r w:rsidRPr="00A806A6">
              <w:t>Description</w:t>
            </w:r>
          </w:p>
        </w:tc>
        <w:tc>
          <w:tcPr>
            <w:tcW w:w="7847" w:type="dxa"/>
          </w:tcPr>
          <w:p w14:paraId="55B0EE68" w14:textId="38012831" w:rsidR="006B7051" w:rsidRPr="00A806A6" w:rsidRDefault="006B7051" w:rsidP="006B7051">
            <w:pPr>
              <w:spacing w:after="160" w:line="288" w:lineRule="auto"/>
              <w:cnfStyle w:val="000000000000" w:firstRow="0" w:lastRow="0" w:firstColumn="0" w:lastColumn="0" w:oddVBand="0" w:evenVBand="0" w:oddHBand="0" w:evenHBand="0" w:firstRowFirstColumn="0" w:firstRowLastColumn="0" w:lastRowFirstColumn="0" w:lastRowLastColumn="0"/>
            </w:pPr>
            <w:r>
              <w:t>Guest be able to use their username and password to log in to the system. Guest also have ability to click “Register“, “reset password” link on this page.</w:t>
            </w:r>
          </w:p>
        </w:tc>
      </w:tr>
    </w:tbl>
    <w:p w14:paraId="4CCE6563" w14:textId="3E88760E" w:rsidR="002B3DEE" w:rsidRDefault="002B3DEE" w:rsidP="00571F39">
      <w:pPr>
        <w:keepNext/>
        <w:jc w:val="center"/>
      </w:pPr>
      <w:r>
        <w:rPr>
          <w:noProof/>
          <w:lang w:eastAsia="en-US"/>
        </w:rPr>
        <w:drawing>
          <wp:inline distT="0" distB="0" distL="0" distR="0" wp14:anchorId="2CE9B24D" wp14:editId="6906FA58">
            <wp:extent cx="3943072" cy="297041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1662" cy="2976886"/>
                    </a:xfrm>
                    <a:prstGeom prst="rect">
                      <a:avLst/>
                    </a:prstGeom>
                  </pic:spPr>
                </pic:pic>
              </a:graphicData>
            </a:graphic>
          </wp:inline>
        </w:drawing>
      </w:r>
    </w:p>
    <w:p w14:paraId="488B64BB" w14:textId="0CFE9BD4" w:rsidR="002B3DEE" w:rsidRDefault="002B3DEE" w:rsidP="002B3DEE">
      <w:pPr>
        <w:pStyle w:val="Caption"/>
        <w:jc w:val="center"/>
      </w:pPr>
      <w:r>
        <w:t xml:space="preserve">Figure </w:t>
      </w:r>
      <w:r w:rsidR="00A41349">
        <w:fldChar w:fldCharType="begin"/>
      </w:r>
      <w:r w:rsidR="00A41349">
        <w:instrText xml:space="preserve"> SEQ Figure \* ARABIC </w:instrText>
      </w:r>
      <w:r w:rsidR="00A41349">
        <w:fldChar w:fldCharType="separate"/>
      </w:r>
      <w:r w:rsidR="001530B4">
        <w:rPr>
          <w:noProof/>
        </w:rPr>
        <w:t>2</w:t>
      </w:r>
      <w:r w:rsidR="00A41349">
        <w:rPr>
          <w:noProof/>
        </w:rPr>
        <w:fldChar w:fldCharType="end"/>
      </w:r>
      <w:r>
        <w:t>: UI Homepage with a Start new Test for “Run a test suite” use case scenarios</w:t>
      </w:r>
    </w:p>
    <w:p w14:paraId="55B0EE71" w14:textId="77777777" w:rsidR="002F20C3" w:rsidRDefault="002F20C3" w:rsidP="002B3DEE">
      <w:pPr>
        <w:jc w:val="center"/>
      </w:pPr>
    </w:p>
    <w:tbl>
      <w:tblPr>
        <w:tblStyle w:val="GridTable5Dark-Accent1"/>
        <w:tblW w:w="9372" w:type="dxa"/>
        <w:tblLayout w:type="fixed"/>
        <w:tblLook w:val="0000" w:firstRow="0" w:lastRow="0" w:firstColumn="0" w:lastColumn="0" w:noHBand="0" w:noVBand="0"/>
      </w:tblPr>
      <w:tblGrid>
        <w:gridCol w:w="1525"/>
        <w:gridCol w:w="7847"/>
      </w:tblGrid>
      <w:tr w:rsidR="000C6459" w:rsidRPr="00A806A6" w14:paraId="27AB1023" w14:textId="77777777" w:rsidTr="004B01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25" w:type="dxa"/>
            <w:shd w:val="clear" w:color="auto" w:fill="B1C0CD" w:themeFill="accent1" w:themeFillTint="99"/>
          </w:tcPr>
          <w:p w14:paraId="50A6817D" w14:textId="77777777" w:rsidR="000C6459" w:rsidRPr="00A806A6" w:rsidRDefault="000C6459" w:rsidP="005A7E1C">
            <w:pPr>
              <w:spacing w:after="160" w:line="288" w:lineRule="auto"/>
              <w:rPr>
                <w:b/>
              </w:rPr>
            </w:pPr>
            <w:r w:rsidRPr="00A806A6">
              <w:rPr>
                <w:b/>
              </w:rPr>
              <w:t>Requirement Tag ID</w:t>
            </w:r>
          </w:p>
        </w:tc>
        <w:tc>
          <w:tcPr>
            <w:tcW w:w="7847" w:type="dxa"/>
            <w:shd w:val="clear" w:color="auto" w:fill="B1C0CD" w:themeFill="accent1" w:themeFillTint="99"/>
          </w:tcPr>
          <w:p w14:paraId="1EC28668" w14:textId="72E98012" w:rsidR="000C6459" w:rsidRPr="00A806A6" w:rsidRDefault="00571F39" w:rsidP="00571F39">
            <w:pPr>
              <w:spacing w:after="160" w:line="288" w:lineRule="auto"/>
              <w:cnfStyle w:val="000000100000" w:firstRow="0" w:lastRow="0" w:firstColumn="0" w:lastColumn="0" w:oddVBand="0" w:evenVBand="0" w:oddHBand="1" w:evenHBand="0" w:firstRowFirstColumn="0" w:firstRowLastColumn="0" w:lastRowFirstColumn="0" w:lastRowLastColumn="0"/>
              <w:rPr>
                <w:b/>
              </w:rPr>
            </w:pPr>
            <w:r>
              <w:rPr>
                <w:b/>
              </w:rPr>
              <w:t>Homepage</w:t>
            </w:r>
          </w:p>
        </w:tc>
      </w:tr>
      <w:tr w:rsidR="000C6459" w:rsidRPr="00A806A6" w14:paraId="580DA335" w14:textId="77777777" w:rsidTr="004B012C">
        <w:tc>
          <w:tcPr>
            <w:cnfStyle w:val="000010000000" w:firstRow="0" w:lastRow="0" w:firstColumn="0" w:lastColumn="0" w:oddVBand="1" w:evenVBand="0" w:oddHBand="0" w:evenHBand="0" w:firstRowFirstColumn="0" w:firstRowLastColumn="0" w:lastRowFirstColumn="0" w:lastRowLastColumn="0"/>
            <w:tcW w:w="1525" w:type="dxa"/>
          </w:tcPr>
          <w:p w14:paraId="6896C5B6" w14:textId="77777777" w:rsidR="000C6459" w:rsidRPr="00A806A6" w:rsidRDefault="000C6459" w:rsidP="005A7E1C">
            <w:pPr>
              <w:spacing w:after="160" w:line="288" w:lineRule="auto"/>
            </w:pPr>
            <w:r w:rsidRPr="00A806A6">
              <w:t>Source/Trigger</w:t>
            </w:r>
          </w:p>
        </w:tc>
        <w:tc>
          <w:tcPr>
            <w:tcW w:w="7847" w:type="dxa"/>
          </w:tcPr>
          <w:p w14:paraId="7B2BBD64" w14:textId="3D188671" w:rsidR="000C6459" w:rsidRPr="00A806A6" w:rsidRDefault="00571F39" w:rsidP="005A7E1C">
            <w:pPr>
              <w:spacing w:after="160" w:line="288" w:lineRule="auto"/>
              <w:cnfStyle w:val="000000000000" w:firstRow="0" w:lastRow="0" w:firstColumn="0" w:lastColumn="0" w:oddVBand="0" w:evenVBand="0" w:oddHBand="0" w:evenHBand="0" w:firstRowFirstColumn="0" w:firstRowLastColumn="0" w:lastRowFirstColumn="0" w:lastRowLastColumn="0"/>
            </w:pPr>
            <w:r>
              <w:t>“Run a test suite” use case</w:t>
            </w:r>
          </w:p>
        </w:tc>
      </w:tr>
      <w:tr w:rsidR="004B012C" w:rsidRPr="00A806A6" w14:paraId="2D9BF9D0" w14:textId="77777777" w:rsidTr="005A7E1C">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1525" w:type="dxa"/>
          </w:tcPr>
          <w:p w14:paraId="1E3B0817" w14:textId="3593DB3A" w:rsidR="004B012C" w:rsidRPr="00A806A6" w:rsidRDefault="004B012C" w:rsidP="005A7E1C">
            <w:pPr>
              <w:spacing w:after="160" w:line="288" w:lineRule="auto"/>
            </w:pPr>
            <w:r>
              <w:t>Input</w:t>
            </w:r>
          </w:p>
        </w:tc>
        <w:tc>
          <w:tcPr>
            <w:tcW w:w="7847" w:type="dxa"/>
          </w:tcPr>
          <w:tbl>
            <w:tblPr>
              <w:tblW w:w="588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618"/>
              <w:gridCol w:w="1618"/>
              <w:gridCol w:w="2644"/>
            </w:tblGrid>
            <w:tr w:rsidR="004B012C" w14:paraId="2837025F" w14:textId="77777777" w:rsidTr="004B012C">
              <w:trPr>
                <w:trHeight w:val="352"/>
              </w:trPr>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4623010D" w14:textId="41409CCD" w:rsidR="004B012C" w:rsidRDefault="004B012C" w:rsidP="004B012C">
                  <w:pPr>
                    <w:jc w:val="both"/>
                    <w:rPr>
                      <w:rFonts w:cs="Arial"/>
                      <w:b/>
                      <w:sz w:val="18"/>
                      <w:szCs w:val="18"/>
                    </w:rPr>
                  </w:pPr>
                  <w:r>
                    <w:rPr>
                      <w:rFonts w:cs="Arial"/>
                      <w:b/>
                      <w:sz w:val="18"/>
                      <w:szCs w:val="18"/>
                    </w:rPr>
                    <w:t>Field Name</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47EC3BC5" w14:textId="77777777" w:rsidR="004B012C" w:rsidRDefault="004B012C" w:rsidP="004B012C">
                  <w:pPr>
                    <w:jc w:val="both"/>
                    <w:rPr>
                      <w:rFonts w:cs="Arial"/>
                      <w:b/>
                      <w:sz w:val="18"/>
                      <w:szCs w:val="18"/>
                    </w:rPr>
                  </w:pPr>
                  <w:r>
                    <w:rPr>
                      <w:rFonts w:cs="Arial"/>
                      <w:b/>
                      <w:sz w:val="18"/>
                      <w:szCs w:val="18"/>
                    </w:rPr>
                    <w:t>Type</w:t>
                  </w:r>
                </w:p>
              </w:tc>
              <w:tc>
                <w:tcPr>
                  <w:tcW w:w="26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12" w:color="auto" w:fill="FFFFFF"/>
                  <w:hideMark/>
                </w:tcPr>
                <w:p w14:paraId="4CBDCB8F" w14:textId="77777777" w:rsidR="004B012C" w:rsidRDefault="004B012C" w:rsidP="004B012C">
                  <w:pPr>
                    <w:jc w:val="both"/>
                    <w:rPr>
                      <w:rFonts w:cs="Arial"/>
                      <w:b/>
                      <w:sz w:val="18"/>
                      <w:szCs w:val="18"/>
                    </w:rPr>
                  </w:pPr>
                  <w:r>
                    <w:rPr>
                      <w:rFonts w:cs="Arial"/>
                      <w:b/>
                      <w:sz w:val="18"/>
                      <w:szCs w:val="18"/>
                    </w:rPr>
                    <w:t>Remarks</w:t>
                  </w:r>
                </w:p>
              </w:tc>
            </w:tr>
            <w:tr w:rsidR="004B012C" w14:paraId="167F92EE" w14:textId="77777777" w:rsidTr="004B012C">
              <w:trPr>
                <w:trHeight w:val="364"/>
              </w:trPr>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35732F" w14:textId="77777777" w:rsidR="004B012C" w:rsidRDefault="004B012C" w:rsidP="004B012C">
                  <w:pPr>
                    <w:jc w:val="both"/>
                    <w:rPr>
                      <w:sz w:val="18"/>
                      <w:szCs w:val="18"/>
                    </w:rPr>
                  </w:pPr>
                  <w:r>
                    <w:rPr>
                      <w:sz w:val="18"/>
                      <w:szCs w:val="18"/>
                    </w:rPr>
                    <w:t>File Upload</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90A6E4" w14:textId="77777777" w:rsidR="004B012C" w:rsidRDefault="004B012C" w:rsidP="004B012C">
                  <w:pPr>
                    <w:jc w:val="both"/>
                    <w:rPr>
                      <w:rFonts w:cs="Arial"/>
                      <w:sz w:val="18"/>
                      <w:szCs w:val="18"/>
                    </w:rPr>
                  </w:pPr>
                  <w:r>
                    <w:rPr>
                      <w:rFonts w:cs="Arial"/>
                      <w:sz w:val="18"/>
                      <w:szCs w:val="18"/>
                    </w:rPr>
                    <w:t>File</w:t>
                  </w:r>
                </w:p>
              </w:tc>
              <w:tc>
                <w:tcPr>
                  <w:tcW w:w="26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5F6A57" w14:textId="77777777" w:rsidR="004B012C" w:rsidRDefault="004B012C" w:rsidP="004B012C">
                  <w:pPr>
                    <w:jc w:val="both"/>
                    <w:rPr>
                      <w:sz w:val="18"/>
                      <w:szCs w:val="18"/>
                    </w:rPr>
                  </w:pPr>
                  <w:r>
                    <w:rPr>
                      <w:sz w:val="18"/>
                      <w:szCs w:val="18"/>
                    </w:rPr>
                    <w:t>script *.jmx, data  *.csv, *.txt</w:t>
                  </w:r>
                </w:p>
              </w:tc>
            </w:tr>
          </w:tbl>
          <w:p w14:paraId="6898164A" w14:textId="70EA6B20" w:rsidR="004B012C" w:rsidRPr="00A806A6" w:rsidRDefault="004B012C" w:rsidP="005A7E1C">
            <w:pPr>
              <w:spacing w:after="160" w:line="288" w:lineRule="auto"/>
              <w:cnfStyle w:val="000000100000" w:firstRow="0" w:lastRow="0" w:firstColumn="0" w:lastColumn="0" w:oddVBand="0" w:evenVBand="0" w:oddHBand="1" w:evenHBand="0" w:firstRowFirstColumn="0" w:firstRowLastColumn="0" w:lastRowFirstColumn="0" w:lastRowLastColumn="0"/>
            </w:pPr>
          </w:p>
        </w:tc>
      </w:tr>
      <w:tr w:rsidR="006B7051" w:rsidRPr="00A806A6" w14:paraId="7A4B2557" w14:textId="77777777" w:rsidTr="005A7E1C">
        <w:tc>
          <w:tcPr>
            <w:cnfStyle w:val="000010000000" w:firstRow="0" w:lastRow="0" w:firstColumn="0" w:lastColumn="0" w:oddVBand="1" w:evenVBand="0" w:oddHBand="0" w:evenHBand="0" w:firstRowFirstColumn="0" w:firstRowLastColumn="0" w:lastRowFirstColumn="0" w:lastRowLastColumn="0"/>
            <w:tcW w:w="1525" w:type="dxa"/>
          </w:tcPr>
          <w:p w14:paraId="53CB6DBD" w14:textId="736C53DE" w:rsidR="006B7051" w:rsidRPr="00A806A6" w:rsidRDefault="006B7051" w:rsidP="005A7E1C">
            <w:pPr>
              <w:spacing w:after="160" w:line="288" w:lineRule="auto"/>
            </w:pPr>
            <w:r w:rsidRPr="00A806A6">
              <w:t>Description</w:t>
            </w:r>
          </w:p>
        </w:tc>
        <w:tc>
          <w:tcPr>
            <w:tcW w:w="7847" w:type="dxa"/>
          </w:tcPr>
          <w:p w14:paraId="6352CB39" w14:textId="20E32DE0" w:rsidR="006B7051" w:rsidRPr="00A806A6" w:rsidRDefault="006B7051" w:rsidP="005A7E1C">
            <w:pPr>
              <w:spacing w:after="160" w:line="288" w:lineRule="auto"/>
              <w:cnfStyle w:val="000000000000" w:firstRow="0" w:lastRow="0" w:firstColumn="0" w:lastColumn="0" w:oddVBand="0" w:evenVBand="0" w:oddHBand="0" w:evenHBand="0" w:firstRowFirstColumn="0" w:firstRowLastColumn="0" w:lastRowFirstColumn="0" w:lastRowLastColumn="0"/>
            </w:pPr>
            <w:r>
              <w:t>User can upload all needed files for a test and be able to run a new test from the homepage.</w:t>
            </w:r>
          </w:p>
        </w:tc>
      </w:tr>
    </w:tbl>
    <w:p w14:paraId="0D5A76F1" w14:textId="563E318C" w:rsidR="002B3DEE" w:rsidRDefault="002B3DEE" w:rsidP="002F20C3"/>
    <w:p w14:paraId="28373985" w14:textId="02E3166C" w:rsidR="00B45467" w:rsidRDefault="002B3DEE" w:rsidP="00571F39">
      <w:pPr>
        <w:jc w:val="center"/>
      </w:pPr>
      <w:r>
        <w:br w:type="page"/>
      </w:r>
      <w:r>
        <w:rPr>
          <w:noProof/>
          <w:lang w:eastAsia="en-US"/>
        </w:rPr>
        <w:drawing>
          <wp:inline distT="0" distB="0" distL="0" distR="0" wp14:anchorId="2B9C67C7" wp14:editId="68AADE3D">
            <wp:extent cx="4067694" cy="308695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0882" cy="3096961"/>
                    </a:xfrm>
                    <a:prstGeom prst="rect">
                      <a:avLst/>
                    </a:prstGeom>
                  </pic:spPr>
                </pic:pic>
              </a:graphicData>
            </a:graphic>
          </wp:inline>
        </w:drawing>
      </w:r>
    </w:p>
    <w:p w14:paraId="46195E29" w14:textId="1DF6A55A" w:rsidR="000C6459" w:rsidRDefault="00B45467" w:rsidP="00B45467">
      <w:pPr>
        <w:pStyle w:val="Caption"/>
        <w:jc w:val="center"/>
      </w:pPr>
      <w:r>
        <w:t xml:space="preserve">Figure </w:t>
      </w:r>
      <w:r w:rsidR="00A41349">
        <w:fldChar w:fldCharType="begin"/>
      </w:r>
      <w:r w:rsidR="00A41349">
        <w:instrText xml:space="preserve"> SEQ Figure \* ARABIC </w:instrText>
      </w:r>
      <w:r w:rsidR="00A41349">
        <w:fldChar w:fldCharType="separate"/>
      </w:r>
      <w:r w:rsidR="001530B4">
        <w:rPr>
          <w:noProof/>
        </w:rPr>
        <w:t>3</w:t>
      </w:r>
      <w:r w:rsidR="00A41349">
        <w:rPr>
          <w:noProof/>
        </w:rPr>
        <w:fldChar w:fldCharType="end"/>
      </w:r>
      <w:r>
        <w:t>: UI View Report for "View final report" use cases scenarios</w:t>
      </w:r>
    </w:p>
    <w:tbl>
      <w:tblPr>
        <w:tblStyle w:val="GridTable5Dark-Accent1"/>
        <w:tblW w:w="9372" w:type="dxa"/>
        <w:tblLayout w:type="fixed"/>
        <w:tblLook w:val="0000" w:firstRow="0" w:lastRow="0" w:firstColumn="0" w:lastColumn="0" w:noHBand="0" w:noVBand="0"/>
      </w:tblPr>
      <w:tblGrid>
        <w:gridCol w:w="2250"/>
        <w:gridCol w:w="7122"/>
      </w:tblGrid>
      <w:tr w:rsidR="000C6459" w:rsidRPr="00A806A6" w14:paraId="012B2209" w14:textId="77777777" w:rsidTr="005A7E1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50" w:type="dxa"/>
            <w:shd w:val="clear" w:color="auto" w:fill="B1C0CD" w:themeFill="accent1" w:themeFillTint="99"/>
          </w:tcPr>
          <w:p w14:paraId="56A748AE" w14:textId="77777777" w:rsidR="000C6459" w:rsidRPr="00A806A6" w:rsidRDefault="000C6459" w:rsidP="005A7E1C">
            <w:pPr>
              <w:spacing w:after="160" w:line="288" w:lineRule="auto"/>
              <w:rPr>
                <w:b/>
              </w:rPr>
            </w:pPr>
            <w:r w:rsidRPr="00A806A6">
              <w:rPr>
                <w:b/>
              </w:rPr>
              <w:t>Requirement Tag ID</w:t>
            </w:r>
          </w:p>
        </w:tc>
        <w:tc>
          <w:tcPr>
            <w:tcW w:w="7122" w:type="dxa"/>
            <w:shd w:val="clear" w:color="auto" w:fill="B1C0CD" w:themeFill="accent1" w:themeFillTint="99"/>
          </w:tcPr>
          <w:p w14:paraId="6A9C16FF" w14:textId="35C391E9" w:rsidR="000C6459" w:rsidRPr="00A806A6" w:rsidRDefault="004B012C" w:rsidP="005A7E1C">
            <w:pPr>
              <w:spacing w:after="160" w:line="288" w:lineRule="auto"/>
              <w:cnfStyle w:val="000000100000" w:firstRow="0" w:lastRow="0" w:firstColumn="0" w:lastColumn="0" w:oddVBand="0" w:evenVBand="0" w:oddHBand="1" w:evenHBand="0" w:firstRowFirstColumn="0" w:firstRowLastColumn="0" w:lastRowFirstColumn="0" w:lastRowLastColumn="0"/>
              <w:rPr>
                <w:b/>
              </w:rPr>
            </w:pPr>
            <w:r>
              <w:rPr>
                <w:b/>
              </w:rPr>
              <w:t>View Report</w:t>
            </w:r>
          </w:p>
        </w:tc>
      </w:tr>
      <w:tr w:rsidR="000C6459" w:rsidRPr="00A806A6" w14:paraId="02AFA473" w14:textId="77777777" w:rsidTr="005A7E1C">
        <w:tc>
          <w:tcPr>
            <w:cnfStyle w:val="000010000000" w:firstRow="0" w:lastRow="0" w:firstColumn="0" w:lastColumn="0" w:oddVBand="1" w:evenVBand="0" w:oddHBand="0" w:evenHBand="0" w:firstRowFirstColumn="0" w:firstRowLastColumn="0" w:lastRowFirstColumn="0" w:lastRowLastColumn="0"/>
            <w:tcW w:w="2250" w:type="dxa"/>
          </w:tcPr>
          <w:p w14:paraId="6EC56E3C" w14:textId="77777777" w:rsidR="000C6459" w:rsidRPr="00A806A6" w:rsidRDefault="000C6459" w:rsidP="005A7E1C">
            <w:pPr>
              <w:spacing w:after="160" w:line="288" w:lineRule="auto"/>
            </w:pPr>
            <w:r w:rsidRPr="00A806A6">
              <w:t>Source/Trigger</w:t>
            </w:r>
          </w:p>
        </w:tc>
        <w:tc>
          <w:tcPr>
            <w:tcW w:w="7122" w:type="dxa"/>
          </w:tcPr>
          <w:p w14:paraId="2722F221" w14:textId="10DAF356" w:rsidR="000C6459" w:rsidRPr="00A806A6" w:rsidRDefault="004B012C" w:rsidP="005A7E1C">
            <w:pPr>
              <w:spacing w:after="160" w:line="288" w:lineRule="auto"/>
              <w:cnfStyle w:val="000000000000" w:firstRow="0" w:lastRow="0" w:firstColumn="0" w:lastColumn="0" w:oddVBand="0" w:evenVBand="0" w:oddHBand="0" w:evenHBand="0" w:firstRowFirstColumn="0" w:firstRowLastColumn="0" w:lastRowFirstColumn="0" w:lastRowLastColumn="0"/>
            </w:pPr>
            <w:r>
              <w:t>“View final report” use case</w:t>
            </w:r>
          </w:p>
        </w:tc>
      </w:tr>
      <w:tr w:rsidR="004B012C" w:rsidRPr="00A806A6" w14:paraId="6F6B548F" w14:textId="77777777" w:rsidTr="004B012C">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250" w:type="dxa"/>
          </w:tcPr>
          <w:p w14:paraId="274475B1" w14:textId="77777777" w:rsidR="004B012C" w:rsidRPr="00A806A6" w:rsidRDefault="004B012C" w:rsidP="005A7E1C">
            <w:pPr>
              <w:spacing w:after="160" w:line="288" w:lineRule="auto"/>
            </w:pPr>
            <w:r w:rsidRPr="00A806A6">
              <w:t>Description</w:t>
            </w:r>
          </w:p>
        </w:tc>
        <w:tc>
          <w:tcPr>
            <w:tcW w:w="7122" w:type="dxa"/>
          </w:tcPr>
          <w:p w14:paraId="0A1F5778" w14:textId="5F9246D3" w:rsidR="004B012C" w:rsidRPr="00A806A6" w:rsidRDefault="006B7051" w:rsidP="005A7E1C">
            <w:pPr>
              <w:spacing w:after="160" w:line="288" w:lineRule="auto"/>
              <w:cnfStyle w:val="000000100000" w:firstRow="0" w:lastRow="0" w:firstColumn="0" w:lastColumn="0" w:oddVBand="0" w:evenVBand="0" w:oddHBand="1" w:evenHBand="0" w:firstRowFirstColumn="0" w:firstRowLastColumn="0" w:lastRowFirstColumn="0" w:lastRowLastColumn="0"/>
            </w:pPr>
            <w:r>
              <w:t>The “View Report” page has to show all final report in this page and user can have ability to choose which graph he/she want to see.</w:t>
            </w:r>
          </w:p>
        </w:tc>
      </w:tr>
    </w:tbl>
    <w:p w14:paraId="77B95556" w14:textId="77777777" w:rsidR="000C6459" w:rsidRPr="008C7C5D" w:rsidRDefault="000C6459" w:rsidP="002F20C3"/>
    <w:p w14:paraId="55B0EE72" w14:textId="77777777" w:rsidR="00074F04" w:rsidRDefault="00C10113" w:rsidP="00074F04">
      <w:pPr>
        <w:pStyle w:val="Heading2"/>
      </w:pPr>
      <w:bookmarkStart w:id="1482" w:name="_Toc471289482"/>
      <w:bookmarkStart w:id="1483" w:name="_Toc471302009"/>
      <w:bookmarkStart w:id="1484" w:name="_Toc480721554"/>
      <w:r>
        <w:t>External Interface Requirements</w:t>
      </w:r>
      <w:bookmarkEnd w:id="1482"/>
      <w:bookmarkEnd w:id="1483"/>
      <w:bookmarkEnd w:id="1484"/>
    </w:p>
    <w:p w14:paraId="3A1CE27C" w14:textId="77777777" w:rsidR="005A7E1C" w:rsidRPr="005A7E1C" w:rsidRDefault="005A7E1C" w:rsidP="005A7E1C">
      <w:pPr>
        <w:ind w:left="720"/>
      </w:pPr>
      <w:bookmarkStart w:id="1485" w:name="_Toc471289483"/>
      <w:bookmarkStart w:id="1486" w:name="_Toc471302010"/>
      <w:r>
        <w:t>N/A</w:t>
      </w:r>
    </w:p>
    <w:p w14:paraId="55B0EE74" w14:textId="01297DBA" w:rsidR="00023176" w:rsidRDefault="005A7E1C" w:rsidP="005A7E1C">
      <w:pPr>
        <w:pStyle w:val="Heading2"/>
      </w:pPr>
      <w:r>
        <w:t xml:space="preserve"> </w:t>
      </w:r>
      <w:bookmarkStart w:id="1487" w:name="_Toc480721555"/>
      <w:r w:rsidR="00F77805">
        <w:t>Special Characteristics</w:t>
      </w:r>
      <w:bookmarkEnd w:id="1485"/>
      <w:bookmarkEnd w:id="1486"/>
      <w:bookmarkEnd w:id="1487"/>
    </w:p>
    <w:p w14:paraId="062B7A24" w14:textId="75CF0D7B" w:rsidR="005A7E1C" w:rsidRPr="005A7E1C" w:rsidRDefault="005A7E1C" w:rsidP="005A7E1C">
      <w:pPr>
        <w:ind w:left="720"/>
      </w:pPr>
      <w:r>
        <w:t>N/A</w:t>
      </w:r>
    </w:p>
    <w:p w14:paraId="55B0EEC9" w14:textId="1B43EEDC" w:rsidR="007D13C7" w:rsidRDefault="00B0410B" w:rsidP="00B0410B">
      <w:pPr>
        <w:pStyle w:val="Heading2"/>
      </w:pPr>
      <w:bookmarkStart w:id="1488" w:name="_Toc471289484"/>
      <w:bookmarkStart w:id="1489" w:name="_Toc471302011"/>
      <w:bookmarkStart w:id="1490" w:name="_Toc480721556"/>
      <w:r>
        <w:t>Software Safety Requirements</w:t>
      </w:r>
      <w:bookmarkEnd w:id="1488"/>
      <w:bookmarkEnd w:id="1489"/>
      <w:bookmarkEnd w:id="1490"/>
    </w:p>
    <w:p w14:paraId="55B0EEE8" w14:textId="103C4E62" w:rsidR="007D13C7" w:rsidRPr="007D13C7" w:rsidRDefault="005A7E1C" w:rsidP="005B2B44">
      <w:pPr>
        <w:ind w:left="720"/>
      </w:pPr>
      <w:r w:rsidRPr="005B2B44">
        <w:t>N/A</w:t>
      </w:r>
    </w:p>
    <w:p w14:paraId="55B0EEE9" w14:textId="77777777" w:rsidR="007D13C7" w:rsidRPr="007D13C7" w:rsidRDefault="007D13C7" w:rsidP="007D13C7"/>
    <w:p w14:paraId="55B0EEEA" w14:textId="77777777" w:rsidR="00B0410B" w:rsidRPr="00B0410B" w:rsidRDefault="00B0410B" w:rsidP="00B0410B"/>
    <w:p w14:paraId="55B0EEEB" w14:textId="77777777" w:rsidR="00B0410B" w:rsidRPr="00D123B6" w:rsidRDefault="00B0410B" w:rsidP="00023176"/>
    <w:p w14:paraId="55B0EEEC" w14:textId="77777777" w:rsidR="004B1F72" w:rsidRDefault="00C10113" w:rsidP="00300ADE">
      <w:pPr>
        <w:pStyle w:val="Heading1"/>
      </w:pPr>
      <w:bookmarkStart w:id="1491" w:name="_Toc471289485"/>
      <w:bookmarkStart w:id="1492" w:name="_Toc471302012"/>
      <w:bookmarkStart w:id="1493" w:name="_Toc480721557"/>
      <w:r>
        <w:t>Project Execution Related Requirements</w:t>
      </w:r>
      <w:bookmarkEnd w:id="1491"/>
      <w:bookmarkEnd w:id="1492"/>
      <w:bookmarkEnd w:id="1493"/>
    </w:p>
    <w:p w14:paraId="55B0EEEE" w14:textId="44E6E70D" w:rsidR="00E71383" w:rsidRDefault="005305C2" w:rsidP="00E71383">
      <w:pPr>
        <w:pStyle w:val="Heading2"/>
      </w:pPr>
      <w:bookmarkStart w:id="1494" w:name="_Toc471289486"/>
      <w:bookmarkStart w:id="1495" w:name="_Toc471302013"/>
      <w:bookmarkStart w:id="1496" w:name="_Toc480721558"/>
      <w:r>
        <w:t>Development Environment</w:t>
      </w:r>
      <w:bookmarkEnd w:id="1494"/>
      <w:bookmarkEnd w:id="1495"/>
      <w:bookmarkEnd w:id="1496"/>
    </w:p>
    <w:p w14:paraId="14FEFF3B" w14:textId="1E466AA0" w:rsidR="00E9354A" w:rsidRDefault="00E9354A" w:rsidP="00795020">
      <w:pPr>
        <w:pStyle w:val="ListParagraph"/>
        <w:numPr>
          <w:ilvl w:val="0"/>
          <w:numId w:val="39"/>
        </w:numPr>
        <w:spacing w:line="360" w:lineRule="auto"/>
      </w:pPr>
      <w:r>
        <w:t>Windows Operation System.</w:t>
      </w:r>
    </w:p>
    <w:p w14:paraId="230552CE" w14:textId="72F4A8B7" w:rsidR="00E9354A" w:rsidRDefault="00B040D3" w:rsidP="00795020">
      <w:pPr>
        <w:pStyle w:val="ListParagraph"/>
        <w:numPr>
          <w:ilvl w:val="0"/>
          <w:numId w:val="39"/>
        </w:numPr>
        <w:spacing w:line="360" w:lineRule="auto"/>
      </w:pPr>
      <w:r>
        <w:t>Eclipse IDE/ Spring Tool Suite</w:t>
      </w:r>
      <w:r w:rsidR="00CF7E84">
        <w:t>.</w:t>
      </w:r>
    </w:p>
    <w:p w14:paraId="7D338EF1" w14:textId="782629D2" w:rsidR="00981F48" w:rsidRDefault="00981F48" w:rsidP="00795020">
      <w:pPr>
        <w:pStyle w:val="ListParagraph"/>
        <w:numPr>
          <w:ilvl w:val="0"/>
          <w:numId w:val="39"/>
        </w:numPr>
        <w:spacing w:line="360" w:lineRule="auto"/>
      </w:pPr>
      <w:r>
        <w:t>Apache Maven</w:t>
      </w:r>
    </w:p>
    <w:p w14:paraId="652B8921" w14:textId="02E7DEB8" w:rsidR="00CF7E84" w:rsidRDefault="00CF7E84" w:rsidP="00795020">
      <w:pPr>
        <w:pStyle w:val="ListParagraph"/>
        <w:numPr>
          <w:ilvl w:val="0"/>
          <w:numId w:val="39"/>
        </w:numPr>
        <w:spacing w:line="360" w:lineRule="auto"/>
      </w:pPr>
      <w:r>
        <w:t>Java SE Development Kit 8</w:t>
      </w:r>
    </w:p>
    <w:p w14:paraId="71AFDE16" w14:textId="5DF0449D" w:rsidR="00CF7E84" w:rsidRDefault="00CF7E84" w:rsidP="00795020">
      <w:pPr>
        <w:pStyle w:val="ListParagraph"/>
        <w:numPr>
          <w:ilvl w:val="0"/>
          <w:numId w:val="39"/>
        </w:numPr>
        <w:spacing w:line="360" w:lineRule="auto"/>
      </w:pPr>
      <w:r>
        <w:t>Jmeter Source</w:t>
      </w:r>
    </w:p>
    <w:p w14:paraId="51139820" w14:textId="7D14DE1D" w:rsidR="00CF7E84" w:rsidRDefault="00CF7E84" w:rsidP="00795020">
      <w:pPr>
        <w:pStyle w:val="ListParagraph"/>
        <w:numPr>
          <w:ilvl w:val="0"/>
          <w:numId w:val="39"/>
        </w:numPr>
        <w:spacing w:line="360" w:lineRule="auto"/>
      </w:pPr>
      <w:r>
        <w:t>GIT</w:t>
      </w:r>
    </w:p>
    <w:p w14:paraId="7C1642FD" w14:textId="56120DE8" w:rsidR="00CF7E84" w:rsidRDefault="00CF7E84" w:rsidP="00795020">
      <w:pPr>
        <w:pStyle w:val="ListParagraph"/>
        <w:numPr>
          <w:ilvl w:val="0"/>
          <w:numId w:val="39"/>
        </w:numPr>
        <w:spacing w:line="360" w:lineRule="auto"/>
      </w:pPr>
      <w:r>
        <w:t>Tomcat Server (at least 7).</w:t>
      </w:r>
    </w:p>
    <w:p w14:paraId="2F7E9B87" w14:textId="29780A65" w:rsidR="00CF7E84" w:rsidRPr="00E9354A" w:rsidRDefault="00981F48" w:rsidP="00795020">
      <w:pPr>
        <w:pStyle w:val="ListParagraph"/>
        <w:numPr>
          <w:ilvl w:val="0"/>
          <w:numId w:val="39"/>
        </w:numPr>
        <w:spacing w:line="360" w:lineRule="auto"/>
      </w:pPr>
      <w:r>
        <w:t>MySQL</w:t>
      </w:r>
    </w:p>
    <w:p w14:paraId="55B0EEEF" w14:textId="77777777" w:rsidR="005305C2" w:rsidRDefault="005305C2" w:rsidP="0028235A">
      <w:pPr>
        <w:pStyle w:val="Heading2"/>
        <w:spacing w:line="360" w:lineRule="auto"/>
      </w:pPr>
      <w:bookmarkStart w:id="1497" w:name="_Toc471289487"/>
      <w:bookmarkStart w:id="1498" w:name="_Toc471302014"/>
      <w:bookmarkStart w:id="1499" w:name="_Toc480721559"/>
      <w:r>
        <w:t>Design requirements</w:t>
      </w:r>
      <w:bookmarkEnd w:id="1497"/>
      <w:bookmarkEnd w:id="1498"/>
      <w:bookmarkEnd w:id="1499"/>
    </w:p>
    <w:p w14:paraId="4E50B187" w14:textId="21343B8B" w:rsidR="00E453A5" w:rsidRDefault="004D143A" w:rsidP="00795020">
      <w:pPr>
        <w:pStyle w:val="ListParagraph"/>
        <w:numPr>
          <w:ilvl w:val="0"/>
          <w:numId w:val="40"/>
        </w:numPr>
        <w:spacing w:line="360" w:lineRule="auto"/>
      </w:pPr>
      <w:r>
        <w:t>System m</w:t>
      </w:r>
      <w:r w:rsidR="00150D8A">
        <w:t>ust be written in Java language using Spring framework.</w:t>
      </w:r>
    </w:p>
    <w:p w14:paraId="70CBC04C" w14:textId="21166FC9" w:rsidR="004D143A" w:rsidRDefault="005650CF" w:rsidP="00795020">
      <w:pPr>
        <w:pStyle w:val="ListParagraph"/>
        <w:numPr>
          <w:ilvl w:val="0"/>
          <w:numId w:val="40"/>
        </w:numPr>
        <w:spacing w:line="360" w:lineRule="auto"/>
      </w:pPr>
      <w:r>
        <w:t xml:space="preserve">System can </w:t>
      </w:r>
      <w:r w:rsidR="00150D8A">
        <w:t xml:space="preserve">be deployed on both Windows/Linux OS. </w:t>
      </w:r>
    </w:p>
    <w:p w14:paraId="539279A3" w14:textId="3D23978A" w:rsidR="005650CF" w:rsidRDefault="00150D8A" w:rsidP="00795020">
      <w:pPr>
        <w:pStyle w:val="ListParagraph"/>
        <w:numPr>
          <w:ilvl w:val="0"/>
          <w:numId w:val="40"/>
        </w:numPr>
        <w:spacing w:line="360" w:lineRule="auto"/>
      </w:pPr>
      <w:r>
        <w:t>System must ensure the outputs’ correctness and stability.</w:t>
      </w:r>
    </w:p>
    <w:p w14:paraId="38D421DB" w14:textId="77D202A0" w:rsidR="00693165" w:rsidRPr="00566B33" w:rsidRDefault="00693165" w:rsidP="00795020">
      <w:pPr>
        <w:pStyle w:val="ListParagraph"/>
        <w:numPr>
          <w:ilvl w:val="0"/>
          <w:numId w:val="40"/>
        </w:numPr>
        <w:spacing w:line="360" w:lineRule="auto"/>
      </w:pPr>
      <w:r>
        <w:t>System must use latest technologies for further development</w:t>
      </w:r>
      <w:r w:rsidR="009D4627">
        <w:t>s</w:t>
      </w:r>
      <w:r>
        <w:t xml:space="preserve"> and maintenances.</w:t>
      </w:r>
    </w:p>
    <w:p w14:paraId="55B0EEF1" w14:textId="77777777" w:rsidR="005305C2" w:rsidRDefault="005305C2" w:rsidP="0028235A">
      <w:pPr>
        <w:pStyle w:val="Heading2"/>
        <w:spacing w:line="360" w:lineRule="auto"/>
      </w:pPr>
      <w:bookmarkStart w:id="1500" w:name="_Toc471289488"/>
      <w:bookmarkStart w:id="1501" w:name="_Toc471302015"/>
      <w:bookmarkStart w:id="1502" w:name="_Toc480721560"/>
      <w:r>
        <w:t>Coding requirements</w:t>
      </w:r>
      <w:bookmarkEnd w:id="1500"/>
      <w:bookmarkEnd w:id="1501"/>
      <w:bookmarkEnd w:id="1502"/>
    </w:p>
    <w:tbl>
      <w:tblPr>
        <w:tblStyle w:val="GridTable4-Accent1"/>
        <w:tblW w:w="0" w:type="auto"/>
        <w:tblInd w:w="5" w:type="dxa"/>
        <w:tblLook w:val="04A0" w:firstRow="1" w:lastRow="0" w:firstColumn="1" w:lastColumn="0" w:noHBand="0" w:noVBand="1"/>
      </w:tblPr>
      <w:tblGrid>
        <w:gridCol w:w="2240"/>
        <w:gridCol w:w="6537"/>
      </w:tblGrid>
      <w:tr w:rsidR="001F6E13" w14:paraId="12A5BD58" w14:textId="77777777" w:rsidTr="00970F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5DE93ECA" w14:textId="77777777" w:rsidR="001F6E13" w:rsidRDefault="001F6E13" w:rsidP="0028235A">
            <w:pPr>
              <w:spacing w:line="360" w:lineRule="auto"/>
            </w:pPr>
            <w:r>
              <w:t>Name</w:t>
            </w:r>
          </w:p>
        </w:tc>
        <w:tc>
          <w:tcPr>
            <w:tcW w:w="6537" w:type="dxa"/>
          </w:tcPr>
          <w:p w14:paraId="581AAE83" w14:textId="77777777" w:rsidR="001F6E13" w:rsidRDefault="001F6E13" w:rsidP="0028235A">
            <w:pPr>
              <w:spacing w:line="360" w:lineRule="auto"/>
              <w:cnfStyle w:val="100000000000" w:firstRow="1" w:lastRow="0" w:firstColumn="0" w:lastColumn="0" w:oddVBand="0" w:evenVBand="0" w:oddHBand="0" w:evenHBand="0" w:firstRowFirstColumn="0" w:firstRowLastColumn="0" w:lastRowFirstColumn="0" w:lastRowLastColumn="0"/>
            </w:pPr>
            <w:r>
              <w:t>Convention</w:t>
            </w:r>
          </w:p>
        </w:tc>
      </w:tr>
      <w:tr w:rsidR="001F6E13" w14:paraId="181772FE" w14:textId="77777777" w:rsidTr="0097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7B5DA611" w14:textId="77777777" w:rsidR="001F6E13" w:rsidRDefault="001F6E13" w:rsidP="0028235A">
            <w:pPr>
              <w:spacing w:line="360" w:lineRule="auto"/>
            </w:pPr>
            <w:r>
              <w:t>Class name</w:t>
            </w:r>
          </w:p>
        </w:tc>
        <w:tc>
          <w:tcPr>
            <w:tcW w:w="6537" w:type="dxa"/>
          </w:tcPr>
          <w:p w14:paraId="52B8D6DB" w14:textId="77777777" w:rsidR="001F6E13" w:rsidRDefault="001F6E13" w:rsidP="0028235A">
            <w:pPr>
              <w:spacing w:line="360" w:lineRule="auto"/>
              <w:cnfStyle w:val="000000100000" w:firstRow="0" w:lastRow="0" w:firstColumn="0" w:lastColumn="0" w:oddVBand="0" w:evenVBand="0" w:oddHBand="1" w:evenHBand="0" w:firstRowFirstColumn="0" w:firstRowLastColumn="0" w:lastRowFirstColumn="0" w:lastRowLastColumn="0"/>
            </w:pPr>
            <w:r>
              <w:t>Should start with uppercase letter and be noun e.g. String, Color, Button, System, Thread etc.</w:t>
            </w:r>
          </w:p>
        </w:tc>
      </w:tr>
      <w:tr w:rsidR="001F6E13" w14:paraId="6634148B" w14:textId="77777777" w:rsidTr="00970F19">
        <w:tc>
          <w:tcPr>
            <w:cnfStyle w:val="001000000000" w:firstRow="0" w:lastRow="0" w:firstColumn="1" w:lastColumn="0" w:oddVBand="0" w:evenVBand="0" w:oddHBand="0" w:evenHBand="0" w:firstRowFirstColumn="0" w:firstRowLastColumn="0" w:lastRowFirstColumn="0" w:lastRowLastColumn="0"/>
            <w:tcW w:w="2240" w:type="dxa"/>
          </w:tcPr>
          <w:p w14:paraId="56A32F2C" w14:textId="77777777" w:rsidR="001F6E13" w:rsidRDefault="001F6E13" w:rsidP="0028235A">
            <w:pPr>
              <w:spacing w:line="360" w:lineRule="auto"/>
            </w:pPr>
            <w:r>
              <w:t>Interface name</w:t>
            </w:r>
          </w:p>
        </w:tc>
        <w:tc>
          <w:tcPr>
            <w:tcW w:w="6537" w:type="dxa"/>
          </w:tcPr>
          <w:p w14:paraId="4D558DF7" w14:textId="77777777" w:rsidR="001F6E13" w:rsidRDefault="001F6E13" w:rsidP="0028235A">
            <w:pPr>
              <w:spacing w:line="360" w:lineRule="auto"/>
              <w:cnfStyle w:val="000000000000" w:firstRow="0" w:lastRow="0" w:firstColumn="0" w:lastColumn="0" w:oddVBand="0" w:evenVBand="0" w:oddHBand="0" w:evenHBand="0" w:firstRowFirstColumn="0" w:firstRowLastColumn="0" w:lastRowFirstColumn="0" w:lastRowLastColumn="0"/>
            </w:pPr>
            <w:r>
              <w:t xml:space="preserve">Should start with uppercase letter and be an adjective e.g. Runnable, Remote, ActionListener etc. </w:t>
            </w:r>
          </w:p>
        </w:tc>
      </w:tr>
      <w:tr w:rsidR="001F6E13" w14:paraId="201D4721" w14:textId="77777777" w:rsidTr="0097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77051433" w14:textId="77777777" w:rsidR="001F6E13" w:rsidRDefault="001F6E13" w:rsidP="0028235A">
            <w:pPr>
              <w:spacing w:line="360" w:lineRule="auto"/>
            </w:pPr>
            <w:r>
              <w:t>Method name</w:t>
            </w:r>
          </w:p>
        </w:tc>
        <w:tc>
          <w:tcPr>
            <w:tcW w:w="6537" w:type="dxa"/>
          </w:tcPr>
          <w:p w14:paraId="18E4E476" w14:textId="77777777" w:rsidR="001F6E13" w:rsidRDefault="001F6E13" w:rsidP="0028235A">
            <w:pPr>
              <w:spacing w:line="360" w:lineRule="auto"/>
              <w:cnfStyle w:val="000000100000" w:firstRow="0" w:lastRow="0" w:firstColumn="0" w:lastColumn="0" w:oddVBand="0" w:evenVBand="0" w:oddHBand="1" w:evenHBand="0" w:firstRowFirstColumn="0" w:firstRowLastColumn="0" w:lastRowFirstColumn="0" w:lastRowLastColumn="0"/>
            </w:pPr>
            <w:r>
              <w:t>Should start with lowercase letter and be a verb e.g. actionPerformed(), main(), print(), println() etc.</w:t>
            </w:r>
          </w:p>
        </w:tc>
      </w:tr>
      <w:tr w:rsidR="001F6E13" w14:paraId="168238BE" w14:textId="77777777" w:rsidTr="00970F19">
        <w:tc>
          <w:tcPr>
            <w:cnfStyle w:val="001000000000" w:firstRow="0" w:lastRow="0" w:firstColumn="1" w:lastColumn="0" w:oddVBand="0" w:evenVBand="0" w:oddHBand="0" w:evenHBand="0" w:firstRowFirstColumn="0" w:firstRowLastColumn="0" w:lastRowFirstColumn="0" w:lastRowLastColumn="0"/>
            <w:tcW w:w="2240" w:type="dxa"/>
          </w:tcPr>
          <w:p w14:paraId="1E3E82AD" w14:textId="77777777" w:rsidR="001F6E13" w:rsidRDefault="001F6E13" w:rsidP="0028235A">
            <w:pPr>
              <w:spacing w:line="360" w:lineRule="auto"/>
            </w:pPr>
            <w:r>
              <w:t>Variable name</w:t>
            </w:r>
          </w:p>
        </w:tc>
        <w:tc>
          <w:tcPr>
            <w:tcW w:w="6537" w:type="dxa"/>
          </w:tcPr>
          <w:p w14:paraId="5F27D779" w14:textId="77777777" w:rsidR="001F6E13" w:rsidRDefault="001F6E13" w:rsidP="0028235A">
            <w:pPr>
              <w:spacing w:line="360" w:lineRule="auto"/>
              <w:cnfStyle w:val="000000000000" w:firstRow="0" w:lastRow="0" w:firstColumn="0" w:lastColumn="0" w:oddVBand="0" w:evenVBand="0" w:oddHBand="0" w:evenHBand="0" w:firstRowFirstColumn="0" w:firstRowLastColumn="0" w:lastRowFirstColumn="0" w:lastRowLastColumn="0"/>
            </w:pPr>
            <w:r>
              <w:t>Should start with lowercase letter e.g. firstName, orderNumber etc.</w:t>
            </w:r>
          </w:p>
        </w:tc>
      </w:tr>
      <w:tr w:rsidR="001F6E13" w14:paraId="18B4F971" w14:textId="77777777" w:rsidTr="0097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1CC78733" w14:textId="77777777" w:rsidR="001F6E13" w:rsidRDefault="001F6E13" w:rsidP="0028235A">
            <w:pPr>
              <w:spacing w:line="360" w:lineRule="auto"/>
            </w:pPr>
            <w:r>
              <w:t>Package name</w:t>
            </w:r>
          </w:p>
        </w:tc>
        <w:tc>
          <w:tcPr>
            <w:tcW w:w="6537" w:type="dxa"/>
          </w:tcPr>
          <w:p w14:paraId="2D9A6F84" w14:textId="77777777" w:rsidR="001F6E13" w:rsidRDefault="001F6E13" w:rsidP="0028235A">
            <w:pPr>
              <w:spacing w:line="360" w:lineRule="auto"/>
              <w:cnfStyle w:val="000000100000" w:firstRow="0" w:lastRow="0" w:firstColumn="0" w:lastColumn="0" w:oddVBand="0" w:evenVBand="0" w:oddHBand="1" w:evenHBand="0" w:firstRowFirstColumn="0" w:firstRowLastColumn="0" w:lastRowFirstColumn="0" w:lastRowLastColumn="0"/>
            </w:pPr>
            <w:r>
              <w:t>Should be in lowercase letter e.g. java, lang, sql, util etc.</w:t>
            </w:r>
          </w:p>
        </w:tc>
      </w:tr>
      <w:tr w:rsidR="001F6E13" w14:paraId="44C10836" w14:textId="77777777" w:rsidTr="00970F19">
        <w:tc>
          <w:tcPr>
            <w:cnfStyle w:val="001000000000" w:firstRow="0" w:lastRow="0" w:firstColumn="1" w:lastColumn="0" w:oddVBand="0" w:evenVBand="0" w:oddHBand="0" w:evenHBand="0" w:firstRowFirstColumn="0" w:firstRowLastColumn="0" w:lastRowFirstColumn="0" w:lastRowLastColumn="0"/>
            <w:tcW w:w="2240" w:type="dxa"/>
          </w:tcPr>
          <w:p w14:paraId="71D21966" w14:textId="77777777" w:rsidR="001F6E13" w:rsidRDefault="001F6E13" w:rsidP="0028235A">
            <w:pPr>
              <w:spacing w:line="360" w:lineRule="auto"/>
            </w:pPr>
            <w:r>
              <w:t>Constants name</w:t>
            </w:r>
          </w:p>
        </w:tc>
        <w:tc>
          <w:tcPr>
            <w:tcW w:w="6537" w:type="dxa"/>
          </w:tcPr>
          <w:p w14:paraId="2425447C" w14:textId="553F9FA9" w:rsidR="001F6E13" w:rsidRDefault="001F6E13" w:rsidP="0028235A">
            <w:pPr>
              <w:spacing w:line="360" w:lineRule="auto"/>
              <w:cnfStyle w:val="000000000000" w:firstRow="0" w:lastRow="0" w:firstColumn="0" w:lastColumn="0" w:oddVBand="0" w:evenVBand="0" w:oddHBand="0" w:evenHBand="0" w:firstRowFirstColumn="0" w:firstRowLastColumn="0" w:lastRowFirstColumn="0" w:lastRowLastColumn="0"/>
            </w:pPr>
            <w:r>
              <w:t>Should be in uppercase letter. E.g. RED, YELLOW, MAX_PRIORITY etc.</w:t>
            </w:r>
          </w:p>
        </w:tc>
      </w:tr>
    </w:tbl>
    <w:p w14:paraId="55B0EEF3" w14:textId="77777777" w:rsidR="005305C2" w:rsidRDefault="005305C2" w:rsidP="0028235A">
      <w:pPr>
        <w:pStyle w:val="Heading2"/>
        <w:spacing w:line="360" w:lineRule="auto"/>
      </w:pPr>
      <w:bookmarkStart w:id="1503" w:name="_Toc471289489"/>
      <w:bookmarkStart w:id="1504" w:name="_Toc471302016"/>
      <w:bookmarkStart w:id="1505" w:name="_Toc480721561"/>
      <w:r>
        <w:t>Error handling requirements</w:t>
      </w:r>
      <w:bookmarkEnd w:id="1503"/>
      <w:bookmarkEnd w:id="1504"/>
      <w:bookmarkEnd w:id="1505"/>
    </w:p>
    <w:p w14:paraId="1F346780" w14:textId="2D499823" w:rsidR="00E94256" w:rsidRDefault="00E94256" w:rsidP="00795020">
      <w:pPr>
        <w:pStyle w:val="ListParagraph"/>
        <w:numPr>
          <w:ilvl w:val="0"/>
          <w:numId w:val="41"/>
        </w:numPr>
        <w:spacing w:line="360" w:lineRule="auto"/>
      </w:pPr>
      <w:r>
        <w:t>The application will not allow the user to access the system without logged in.</w:t>
      </w:r>
    </w:p>
    <w:p w14:paraId="1FC990E7" w14:textId="6A69AEA3" w:rsidR="0028235A" w:rsidRDefault="00E94256" w:rsidP="00795020">
      <w:pPr>
        <w:pStyle w:val="ListParagraph"/>
        <w:numPr>
          <w:ilvl w:val="2"/>
          <w:numId w:val="42"/>
        </w:numPr>
        <w:spacing w:line="360" w:lineRule="auto"/>
      </w:pPr>
      <w:r>
        <w:t xml:space="preserve">Every </w:t>
      </w:r>
      <w:r w:rsidR="0028235A">
        <w:t>visitor</w:t>
      </w:r>
      <w:r>
        <w:t xml:space="preserve"> must logged in before using the system. If </w:t>
      </w:r>
      <w:r w:rsidR="0028235A">
        <w:t>user logged in with administrator account the system will redirect to Admin’s view with full functions and other accounts will be redirected to user’s view with limited functions. If visitor try to directly access by URL, system will redirect to Login Page and display error.</w:t>
      </w:r>
    </w:p>
    <w:p w14:paraId="202A83A0" w14:textId="60A98BD4" w:rsidR="0028235A" w:rsidRDefault="00E94256" w:rsidP="00795020">
      <w:pPr>
        <w:pStyle w:val="ListParagraph"/>
        <w:numPr>
          <w:ilvl w:val="0"/>
          <w:numId w:val="41"/>
        </w:numPr>
        <w:spacing w:line="360" w:lineRule="auto"/>
      </w:pPr>
      <w:r>
        <w:t>The application will not allow the user to change information of the project.</w:t>
      </w:r>
    </w:p>
    <w:p w14:paraId="07E63A7B" w14:textId="2EF4C1A1" w:rsidR="0028235A" w:rsidRDefault="0028235A" w:rsidP="00795020">
      <w:pPr>
        <w:pStyle w:val="ListParagraph"/>
        <w:numPr>
          <w:ilvl w:val="2"/>
          <w:numId w:val="42"/>
        </w:numPr>
        <w:spacing w:line="360" w:lineRule="auto"/>
      </w:pPr>
      <w:r>
        <w:t>User will only have permission to view the project information, admin will have role for create, edit and delete project. On the user’s view Project Management Functions will be disabled, if user try to directly access by URL, system will redirect to Error Page and display warning.</w:t>
      </w:r>
    </w:p>
    <w:p w14:paraId="6EDB49A1" w14:textId="533A8AA8" w:rsidR="0028235A" w:rsidRDefault="0028235A" w:rsidP="00795020">
      <w:pPr>
        <w:pStyle w:val="ListParagraph"/>
        <w:numPr>
          <w:ilvl w:val="0"/>
          <w:numId w:val="41"/>
        </w:numPr>
        <w:spacing w:line="360" w:lineRule="auto"/>
      </w:pPr>
      <w:r>
        <w:t>The application will not allow the admin to delete own account.</w:t>
      </w:r>
    </w:p>
    <w:p w14:paraId="7EB51A05" w14:textId="773369CC" w:rsidR="0028235A" w:rsidRDefault="003610A3" w:rsidP="00795020">
      <w:pPr>
        <w:pStyle w:val="ListParagraph"/>
        <w:numPr>
          <w:ilvl w:val="2"/>
          <w:numId w:val="42"/>
        </w:numPr>
        <w:spacing w:line="360" w:lineRule="auto"/>
      </w:pPr>
      <w:r>
        <w:t>System will not limit the number of Administrators so to ensure the security admin cannot delete own account or account with same role. The delete button will be disabled, if admin try to directly delete by URL, system will redirect to Error Page and display warning.</w:t>
      </w:r>
    </w:p>
    <w:p w14:paraId="562CFA05" w14:textId="637029F3" w:rsidR="00E94256" w:rsidRDefault="00E94256" w:rsidP="00795020">
      <w:pPr>
        <w:pStyle w:val="ListParagraph"/>
        <w:numPr>
          <w:ilvl w:val="0"/>
          <w:numId w:val="41"/>
        </w:numPr>
        <w:spacing w:line="360" w:lineRule="auto"/>
      </w:pPr>
      <w:r>
        <w:t xml:space="preserve">The application will not allow the user to create tests, accounts </w:t>
      </w:r>
      <w:r w:rsidR="003610A3">
        <w:t xml:space="preserve">or upload files </w:t>
      </w:r>
      <w:r>
        <w:t>with same name.</w:t>
      </w:r>
    </w:p>
    <w:p w14:paraId="4225CA38" w14:textId="1011C015" w:rsidR="003610A3" w:rsidRDefault="003610A3" w:rsidP="00795020">
      <w:pPr>
        <w:pStyle w:val="ListParagraph"/>
        <w:numPr>
          <w:ilvl w:val="2"/>
          <w:numId w:val="42"/>
        </w:numPr>
        <w:spacing w:line="360" w:lineRule="auto"/>
      </w:pPr>
      <w:r>
        <w:t xml:space="preserve">If the test/account/email/file already exists in the database, an error message will appears. </w:t>
      </w:r>
    </w:p>
    <w:p w14:paraId="38B5D81C" w14:textId="3F034A7E" w:rsidR="00E94256" w:rsidRDefault="00E94256" w:rsidP="00795020">
      <w:pPr>
        <w:pStyle w:val="ListParagraph"/>
        <w:numPr>
          <w:ilvl w:val="0"/>
          <w:numId w:val="41"/>
        </w:numPr>
      </w:pPr>
      <w:r>
        <w:t>User cannot upload invalid file types.</w:t>
      </w:r>
    </w:p>
    <w:p w14:paraId="1402A732" w14:textId="18779866" w:rsidR="003610A3" w:rsidRDefault="003610A3" w:rsidP="00795020">
      <w:pPr>
        <w:pStyle w:val="ListParagraph"/>
        <w:numPr>
          <w:ilvl w:val="2"/>
          <w:numId w:val="42"/>
        </w:numPr>
      </w:pPr>
      <w:r>
        <w:t>System will only allow 4 file types: JMX, CSV, TXT and Properties. Other file types will be rejected by system and display error message.</w:t>
      </w:r>
    </w:p>
    <w:p w14:paraId="3C8B1722" w14:textId="45153B88" w:rsidR="00E94256" w:rsidRDefault="003610A3" w:rsidP="00795020">
      <w:pPr>
        <w:pStyle w:val="ListParagraph"/>
        <w:numPr>
          <w:ilvl w:val="0"/>
          <w:numId w:val="41"/>
        </w:numPr>
      </w:pPr>
      <w:r>
        <w:t>User cannot upload file</w:t>
      </w:r>
      <w:r w:rsidR="00E94256">
        <w:t xml:space="preserve"> </w:t>
      </w:r>
      <w:r>
        <w:t>more than 5Mbs.</w:t>
      </w:r>
    </w:p>
    <w:p w14:paraId="5522FCE6" w14:textId="5A99BB07" w:rsidR="003610A3" w:rsidRPr="00E94256" w:rsidRDefault="003610A3" w:rsidP="00795020">
      <w:pPr>
        <w:pStyle w:val="ListParagraph"/>
        <w:numPr>
          <w:ilvl w:val="2"/>
          <w:numId w:val="42"/>
        </w:numPr>
      </w:pPr>
      <w:r>
        <w:t>System will check for file size and error message will appear if the file size is more than 5Mbs.</w:t>
      </w:r>
    </w:p>
    <w:p w14:paraId="55B0EF0C" w14:textId="77777777" w:rsidR="005305C2" w:rsidRDefault="005305C2" w:rsidP="00300ADE">
      <w:pPr>
        <w:pStyle w:val="Heading2"/>
      </w:pPr>
      <w:bookmarkStart w:id="1506" w:name="_Toc471289490"/>
      <w:bookmarkStart w:id="1507" w:name="_Toc471302017"/>
      <w:bookmarkStart w:id="1508" w:name="_Toc480721562"/>
      <w:r>
        <w:t>Resource requirements</w:t>
      </w:r>
      <w:bookmarkEnd w:id="1506"/>
      <w:bookmarkEnd w:id="1507"/>
      <w:bookmarkEnd w:id="1508"/>
    </w:p>
    <w:p w14:paraId="36E972E2" w14:textId="77777777" w:rsidR="0088496F" w:rsidRDefault="0088496F" w:rsidP="0088496F">
      <w:pPr>
        <w:spacing w:line="360" w:lineRule="auto"/>
        <w:ind w:firstLine="720"/>
      </w:pPr>
      <w:r>
        <w:t>The software will be developed in a Windows environment with Java being the primary language.</w:t>
      </w:r>
    </w:p>
    <w:p w14:paraId="34E927A3" w14:textId="77777777" w:rsidR="0088496F" w:rsidRDefault="0088496F" w:rsidP="0088496F">
      <w:pPr>
        <w:spacing w:line="360" w:lineRule="auto"/>
      </w:pPr>
      <w:r>
        <w:t>The Company RBVH has provided four Windows machines, software, and other facilities for use in the project. We also require a server for hosting the web and a system of computers to distribute performance test script.</w:t>
      </w:r>
    </w:p>
    <w:p w14:paraId="55B0EF0E" w14:textId="77777777" w:rsidR="005305C2" w:rsidRDefault="005305C2" w:rsidP="00300ADE">
      <w:pPr>
        <w:pStyle w:val="Heading2"/>
      </w:pPr>
      <w:bookmarkStart w:id="1509" w:name="_Toc471289491"/>
      <w:bookmarkStart w:id="1510" w:name="_Toc471302018"/>
      <w:bookmarkStart w:id="1511" w:name="_Toc480721563"/>
      <w:r>
        <w:t>Risk management</w:t>
      </w:r>
      <w:bookmarkEnd w:id="1509"/>
      <w:bookmarkEnd w:id="1510"/>
      <w:bookmarkEnd w:id="1511"/>
    </w:p>
    <w:p w14:paraId="5B864618" w14:textId="77777777" w:rsidR="00F526B6" w:rsidRDefault="00F526B6" w:rsidP="00F526B6">
      <w:r>
        <w:t>In this project, the following risk management strategy is employed:</w:t>
      </w:r>
    </w:p>
    <w:p w14:paraId="493BFC35" w14:textId="77777777" w:rsidR="00F526B6" w:rsidRDefault="00F526B6" w:rsidP="00F526B6">
      <w:r>
        <w:t>-          Assess and track the likelihood and impact of major risks.</w:t>
      </w:r>
    </w:p>
    <w:p w14:paraId="1D474FE7" w14:textId="77777777" w:rsidR="00F526B6" w:rsidRDefault="00F526B6" w:rsidP="00F526B6">
      <w:r>
        <w:t>-          Provide mitigation solutions and contingency plans to all assessed risks.</w:t>
      </w:r>
    </w:p>
    <w:p w14:paraId="53D111CE" w14:textId="77777777" w:rsidR="00F526B6" w:rsidRDefault="00F526B6" w:rsidP="00F526B6">
      <w:r>
        <w:t>-          Risk reassessment will be done after every sprint.</w:t>
      </w:r>
    </w:p>
    <w:p w14:paraId="16A4F137" w14:textId="77777777" w:rsidR="00F526B6" w:rsidRDefault="00F526B6" w:rsidP="00F526B6">
      <w:r>
        <w:t>-          When any risk arises, an issue will be reported and solved regarding to corresponding risk response of that risk.</w:t>
      </w:r>
    </w:p>
    <w:p w14:paraId="50C69B9A" w14:textId="77777777" w:rsidR="00F526B6" w:rsidRDefault="00F526B6" w:rsidP="00F526B6">
      <w:r>
        <w:t>Several risks are listed in the below table.</w:t>
      </w:r>
    </w:p>
    <w:tbl>
      <w:tblPr>
        <w:tblStyle w:val="GridTable4-Accent1"/>
        <w:tblW w:w="0" w:type="auto"/>
        <w:tblLook w:val="04A0" w:firstRow="1" w:lastRow="0" w:firstColumn="1" w:lastColumn="0" w:noHBand="0" w:noVBand="1"/>
      </w:tblPr>
      <w:tblGrid>
        <w:gridCol w:w="535"/>
        <w:gridCol w:w="2395"/>
        <w:gridCol w:w="1205"/>
        <w:gridCol w:w="900"/>
        <w:gridCol w:w="1890"/>
        <w:gridCol w:w="1862"/>
      </w:tblGrid>
      <w:tr w:rsidR="00F526B6" w14:paraId="52348E8E" w14:textId="77777777" w:rsidTr="00F52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1EC70C" w14:textId="3311BF38" w:rsidR="00F526B6" w:rsidRDefault="00F526B6" w:rsidP="00F526B6">
            <w:pPr>
              <w:spacing w:line="360" w:lineRule="auto"/>
            </w:pPr>
            <w:r>
              <w:t>No.</w:t>
            </w:r>
          </w:p>
        </w:tc>
        <w:tc>
          <w:tcPr>
            <w:tcW w:w="2395" w:type="dxa"/>
          </w:tcPr>
          <w:p w14:paraId="50C6FF95" w14:textId="7557E8E4" w:rsidR="00F526B6" w:rsidRDefault="00F526B6" w:rsidP="00F526B6">
            <w:pPr>
              <w:spacing w:line="360" w:lineRule="auto"/>
              <w:cnfStyle w:val="100000000000" w:firstRow="1" w:lastRow="0" w:firstColumn="0" w:lastColumn="0" w:oddVBand="0" w:evenVBand="0" w:oddHBand="0" w:evenHBand="0" w:firstRowFirstColumn="0" w:firstRowLastColumn="0" w:lastRowFirstColumn="0" w:lastRowLastColumn="0"/>
            </w:pPr>
            <w:r>
              <w:t>Risk Description</w:t>
            </w:r>
          </w:p>
        </w:tc>
        <w:tc>
          <w:tcPr>
            <w:tcW w:w="1205" w:type="dxa"/>
          </w:tcPr>
          <w:p w14:paraId="7D47EA71" w14:textId="67A7C2C2" w:rsidR="00F526B6" w:rsidRDefault="00F526B6" w:rsidP="00F526B6">
            <w:pPr>
              <w:spacing w:line="360" w:lineRule="auto"/>
              <w:cnfStyle w:val="100000000000" w:firstRow="1" w:lastRow="0" w:firstColumn="0" w:lastColumn="0" w:oddVBand="0" w:evenVBand="0" w:oddHBand="0" w:evenHBand="0" w:firstRowFirstColumn="0" w:firstRowLastColumn="0" w:lastRowFirstColumn="0" w:lastRowLastColumn="0"/>
            </w:pPr>
            <w:r>
              <w:t>Likelihood (%)</w:t>
            </w:r>
          </w:p>
        </w:tc>
        <w:tc>
          <w:tcPr>
            <w:tcW w:w="900" w:type="dxa"/>
          </w:tcPr>
          <w:p w14:paraId="4AF9DFCB" w14:textId="4327129B" w:rsidR="00F526B6" w:rsidRDefault="00F526B6" w:rsidP="00F526B6">
            <w:pPr>
              <w:spacing w:line="360" w:lineRule="auto"/>
              <w:cnfStyle w:val="100000000000" w:firstRow="1" w:lastRow="0" w:firstColumn="0" w:lastColumn="0" w:oddVBand="0" w:evenVBand="0" w:oddHBand="0" w:evenHBand="0" w:firstRowFirstColumn="0" w:firstRowLastColumn="0" w:lastRowFirstColumn="0" w:lastRowLastColumn="0"/>
            </w:pPr>
            <w:r>
              <w:t>Impact (%)</w:t>
            </w:r>
          </w:p>
        </w:tc>
        <w:tc>
          <w:tcPr>
            <w:tcW w:w="1890" w:type="dxa"/>
          </w:tcPr>
          <w:p w14:paraId="6F0B5A91" w14:textId="26954C8A" w:rsidR="00F526B6" w:rsidRDefault="00F526B6" w:rsidP="00F526B6">
            <w:pPr>
              <w:spacing w:line="360" w:lineRule="auto"/>
              <w:cnfStyle w:val="100000000000" w:firstRow="1" w:lastRow="0" w:firstColumn="0" w:lastColumn="0" w:oddVBand="0" w:evenVBand="0" w:oddHBand="0" w:evenHBand="0" w:firstRowFirstColumn="0" w:firstRowLastColumn="0" w:lastRowFirstColumn="0" w:lastRowLastColumn="0"/>
            </w:pPr>
            <w:r>
              <w:t>Mitigation</w:t>
            </w:r>
          </w:p>
        </w:tc>
        <w:tc>
          <w:tcPr>
            <w:tcW w:w="1862" w:type="dxa"/>
          </w:tcPr>
          <w:p w14:paraId="219E5521" w14:textId="15D82076" w:rsidR="00F526B6" w:rsidRDefault="00F526B6" w:rsidP="00F526B6">
            <w:pPr>
              <w:spacing w:line="360" w:lineRule="auto"/>
              <w:cnfStyle w:val="100000000000" w:firstRow="1" w:lastRow="0" w:firstColumn="0" w:lastColumn="0" w:oddVBand="0" w:evenVBand="0" w:oddHBand="0" w:evenHBand="0" w:firstRowFirstColumn="0" w:firstRowLastColumn="0" w:lastRowFirstColumn="0" w:lastRowLastColumn="0"/>
            </w:pPr>
            <w:r>
              <w:t>Contingency</w:t>
            </w:r>
          </w:p>
        </w:tc>
      </w:tr>
      <w:tr w:rsidR="00F526B6" w14:paraId="42DAE1DD" w14:textId="77777777" w:rsidTr="00F52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54DC6EF" w14:textId="4AE1963E" w:rsidR="00F526B6" w:rsidRDefault="00F526B6" w:rsidP="00F526B6">
            <w:pPr>
              <w:spacing w:line="360" w:lineRule="auto"/>
            </w:pPr>
            <w:r>
              <w:t>1</w:t>
            </w:r>
          </w:p>
        </w:tc>
        <w:tc>
          <w:tcPr>
            <w:tcW w:w="2395" w:type="dxa"/>
          </w:tcPr>
          <w:p w14:paraId="53D5A780" w14:textId="297C4CD4"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Client withdraws</w:t>
            </w:r>
          </w:p>
        </w:tc>
        <w:tc>
          <w:tcPr>
            <w:tcW w:w="1205" w:type="dxa"/>
          </w:tcPr>
          <w:p w14:paraId="4687A9D3" w14:textId="209C3CE1"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900" w:type="dxa"/>
          </w:tcPr>
          <w:p w14:paraId="5D8AD2B3" w14:textId="24D851BE"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890" w:type="dxa"/>
          </w:tcPr>
          <w:p w14:paraId="07DA543A" w14:textId="77777777"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Maintain communication</w:t>
            </w:r>
          </w:p>
          <w:p w14:paraId="5DDDFBCD" w14:textId="77777777"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Keep positive relationship</w:t>
            </w:r>
          </w:p>
          <w:p w14:paraId="31C20F12" w14:textId="77777777"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p>
        </w:tc>
        <w:tc>
          <w:tcPr>
            <w:tcW w:w="1862" w:type="dxa"/>
          </w:tcPr>
          <w:p w14:paraId="04643993" w14:textId="14A40E21" w:rsidR="00F526B6" w:rsidRP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In the case that client is unable to continue the project, the team will contact the faculty to find a substitute</w:t>
            </w:r>
            <w:r w:rsidRPr="00F526B6">
              <w:t xml:space="preserve"> </w:t>
            </w:r>
          </w:p>
        </w:tc>
      </w:tr>
      <w:tr w:rsidR="00F526B6" w14:paraId="12C4ACC9" w14:textId="77777777" w:rsidTr="00F526B6">
        <w:tc>
          <w:tcPr>
            <w:cnfStyle w:val="001000000000" w:firstRow="0" w:lastRow="0" w:firstColumn="1" w:lastColumn="0" w:oddVBand="0" w:evenVBand="0" w:oddHBand="0" w:evenHBand="0" w:firstRowFirstColumn="0" w:firstRowLastColumn="0" w:lastRowFirstColumn="0" w:lastRowLastColumn="0"/>
            <w:tcW w:w="535" w:type="dxa"/>
          </w:tcPr>
          <w:p w14:paraId="6217AF6E" w14:textId="4B4DACA1" w:rsidR="00F526B6" w:rsidRDefault="00F526B6" w:rsidP="00F526B6">
            <w:pPr>
              <w:spacing w:line="360" w:lineRule="auto"/>
            </w:pPr>
            <w:r>
              <w:t>2</w:t>
            </w:r>
          </w:p>
        </w:tc>
        <w:tc>
          <w:tcPr>
            <w:tcW w:w="2395" w:type="dxa"/>
          </w:tcPr>
          <w:p w14:paraId="41B1E820" w14:textId="74BED683"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Team member withdraws</w:t>
            </w:r>
          </w:p>
        </w:tc>
        <w:tc>
          <w:tcPr>
            <w:tcW w:w="1205" w:type="dxa"/>
          </w:tcPr>
          <w:p w14:paraId="6122F34F" w14:textId="5838473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30</w:t>
            </w:r>
          </w:p>
        </w:tc>
        <w:tc>
          <w:tcPr>
            <w:tcW w:w="900" w:type="dxa"/>
          </w:tcPr>
          <w:p w14:paraId="14DCF5D1" w14:textId="0210EAEA"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65</w:t>
            </w:r>
          </w:p>
        </w:tc>
        <w:tc>
          <w:tcPr>
            <w:tcW w:w="1890" w:type="dxa"/>
          </w:tcPr>
          <w:p w14:paraId="73E15FBF" w14:textId="7777777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Set ground rules and guidelines to avoid conflict.</w:t>
            </w:r>
          </w:p>
          <w:p w14:paraId="28230DB0" w14:textId="7777777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Always keep in touch with each other.</w:t>
            </w:r>
          </w:p>
          <w:p w14:paraId="7BCF1DC7" w14:textId="63D0D09B"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Other withdraw reasons are assumed to be unlikely.</w:t>
            </w:r>
          </w:p>
        </w:tc>
        <w:tc>
          <w:tcPr>
            <w:tcW w:w="1862" w:type="dxa"/>
          </w:tcPr>
          <w:p w14:paraId="15039507" w14:textId="7777777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If a team member withdraw, the team will adjust the scope and the schedule.</w:t>
            </w:r>
          </w:p>
          <w:p w14:paraId="53B646BD" w14:textId="7777777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p>
        </w:tc>
      </w:tr>
      <w:tr w:rsidR="00F526B6" w14:paraId="5AB4EAE2" w14:textId="77777777" w:rsidTr="00F52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25529E" w14:textId="7DE469BC" w:rsidR="00F526B6" w:rsidRDefault="00F526B6" w:rsidP="00F526B6">
            <w:pPr>
              <w:spacing w:line="360" w:lineRule="auto"/>
            </w:pPr>
            <w:r>
              <w:t>3</w:t>
            </w:r>
          </w:p>
        </w:tc>
        <w:tc>
          <w:tcPr>
            <w:tcW w:w="2395" w:type="dxa"/>
          </w:tcPr>
          <w:p w14:paraId="18DF48B3" w14:textId="4578F3E7"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Main requirements are changed</w:t>
            </w:r>
          </w:p>
        </w:tc>
        <w:tc>
          <w:tcPr>
            <w:tcW w:w="1205" w:type="dxa"/>
          </w:tcPr>
          <w:p w14:paraId="48F4B193" w14:textId="4C31ADE6"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30</w:t>
            </w:r>
          </w:p>
        </w:tc>
        <w:tc>
          <w:tcPr>
            <w:tcW w:w="900" w:type="dxa"/>
          </w:tcPr>
          <w:p w14:paraId="6E4D373B" w14:textId="28E92740"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50</w:t>
            </w:r>
          </w:p>
        </w:tc>
        <w:tc>
          <w:tcPr>
            <w:tcW w:w="1890" w:type="dxa"/>
          </w:tcPr>
          <w:p w14:paraId="6E93CF0E" w14:textId="77777777"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Manage requirements</w:t>
            </w:r>
          </w:p>
          <w:p w14:paraId="234CC2AE" w14:textId="377B38A8"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Maintain contact with client and be informed changes ASAP.</w:t>
            </w:r>
          </w:p>
        </w:tc>
        <w:tc>
          <w:tcPr>
            <w:tcW w:w="1862" w:type="dxa"/>
          </w:tcPr>
          <w:p w14:paraId="652604D9" w14:textId="77777777"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When a requirement changes,</w:t>
            </w:r>
          </w:p>
          <w:p w14:paraId="7E94F2BD" w14:textId="77777777"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Update SRS.</w:t>
            </w:r>
          </w:p>
          <w:p w14:paraId="52D54495" w14:textId="33312ACE"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Adjust plan and add to backlog.</w:t>
            </w:r>
          </w:p>
        </w:tc>
      </w:tr>
      <w:tr w:rsidR="00F526B6" w14:paraId="34CBA09A" w14:textId="77777777" w:rsidTr="00F526B6">
        <w:tc>
          <w:tcPr>
            <w:cnfStyle w:val="001000000000" w:firstRow="0" w:lastRow="0" w:firstColumn="1" w:lastColumn="0" w:oddVBand="0" w:evenVBand="0" w:oddHBand="0" w:evenHBand="0" w:firstRowFirstColumn="0" w:firstRowLastColumn="0" w:lastRowFirstColumn="0" w:lastRowLastColumn="0"/>
            <w:tcW w:w="535" w:type="dxa"/>
          </w:tcPr>
          <w:p w14:paraId="69A3C960" w14:textId="3EB95BEA" w:rsidR="00F526B6" w:rsidRDefault="00F526B6" w:rsidP="00F526B6">
            <w:pPr>
              <w:spacing w:line="360" w:lineRule="auto"/>
            </w:pPr>
            <w:r>
              <w:t>4</w:t>
            </w:r>
          </w:p>
        </w:tc>
        <w:tc>
          <w:tcPr>
            <w:tcW w:w="2395" w:type="dxa"/>
          </w:tcPr>
          <w:p w14:paraId="4B714995" w14:textId="4B0B8F7C"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Level of effort significantly exceeds the estimates of a sprint</w:t>
            </w:r>
          </w:p>
        </w:tc>
        <w:tc>
          <w:tcPr>
            <w:tcW w:w="1205" w:type="dxa"/>
          </w:tcPr>
          <w:p w14:paraId="5420AD92" w14:textId="57E63B4E"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50</w:t>
            </w:r>
          </w:p>
        </w:tc>
        <w:tc>
          <w:tcPr>
            <w:tcW w:w="900" w:type="dxa"/>
          </w:tcPr>
          <w:p w14:paraId="04AFAF15" w14:textId="66C3F49B"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50</w:t>
            </w:r>
          </w:p>
        </w:tc>
        <w:tc>
          <w:tcPr>
            <w:tcW w:w="1890" w:type="dxa"/>
          </w:tcPr>
          <w:p w14:paraId="62DC6177" w14:textId="580037A0"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Make prototypes and conduct feasibility study at the beginning of each sprint.</w:t>
            </w:r>
          </w:p>
        </w:tc>
        <w:tc>
          <w:tcPr>
            <w:tcW w:w="1862" w:type="dxa"/>
          </w:tcPr>
          <w:p w14:paraId="5F066A8B" w14:textId="7777777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Adjust the schedule when necessary.</w:t>
            </w:r>
          </w:p>
          <w:p w14:paraId="3B93EBD8" w14:textId="143245B1"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Work overtime if the deadline is fixed</w:t>
            </w:r>
          </w:p>
          <w:p w14:paraId="2883B012" w14:textId="77777777" w:rsidR="00F526B6" w:rsidRPr="00F526B6" w:rsidRDefault="00F526B6" w:rsidP="00F526B6">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F526B6" w14:paraId="1283A2B2" w14:textId="77777777" w:rsidTr="00F52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2DCF357" w14:textId="6807FB58" w:rsidR="00F526B6" w:rsidRDefault="00F526B6" w:rsidP="00F526B6">
            <w:pPr>
              <w:spacing w:line="360" w:lineRule="auto"/>
            </w:pPr>
            <w:r>
              <w:t>5</w:t>
            </w:r>
          </w:p>
        </w:tc>
        <w:tc>
          <w:tcPr>
            <w:tcW w:w="2395" w:type="dxa"/>
          </w:tcPr>
          <w:p w14:paraId="716FF757" w14:textId="7BC2A711"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Level of effort significantly exceeds the estimate for the whole project</w:t>
            </w:r>
          </w:p>
        </w:tc>
        <w:tc>
          <w:tcPr>
            <w:tcW w:w="1205" w:type="dxa"/>
          </w:tcPr>
          <w:p w14:paraId="6F70C149" w14:textId="75902312"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70</w:t>
            </w:r>
          </w:p>
        </w:tc>
        <w:tc>
          <w:tcPr>
            <w:tcW w:w="900" w:type="dxa"/>
          </w:tcPr>
          <w:p w14:paraId="53B40807" w14:textId="359E58F5"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1890" w:type="dxa"/>
          </w:tcPr>
          <w:p w14:paraId="4083F25D" w14:textId="0DE1A853" w:rsidR="00F526B6" w:rsidRP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At the initiating process, identify the effort regarding to the scope</w:t>
            </w:r>
            <w:r w:rsidRPr="00F526B6">
              <w:t xml:space="preserve"> </w:t>
            </w:r>
          </w:p>
        </w:tc>
        <w:tc>
          <w:tcPr>
            <w:tcW w:w="1862" w:type="dxa"/>
          </w:tcPr>
          <w:p w14:paraId="107C0075" w14:textId="21628BC2" w:rsidR="00F526B6" w:rsidRPr="00F526B6" w:rsidRDefault="00F526B6" w:rsidP="00F526B6">
            <w:pPr>
              <w:spacing w:line="360" w:lineRule="auto"/>
              <w:jc w:val="center"/>
              <w:cnfStyle w:val="000000100000" w:firstRow="0" w:lastRow="0" w:firstColumn="0" w:lastColumn="0" w:oddVBand="0" w:evenVBand="0" w:oddHBand="1" w:evenHBand="0" w:firstRowFirstColumn="0" w:firstRowLastColumn="0" w:lastRowFirstColumn="0" w:lastRowLastColumn="0"/>
            </w:pPr>
            <w:r>
              <w:t>-          During execution, negotiate with client to adjust requirements if there any sign of exceeding the planned project effort.</w:t>
            </w:r>
          </w:p>
        </w:tc>
      </w:tr>
      <w:tr w:rsidR="00F526B6" w14:paraId="6E42307C" w14:textId="77777777" w:rsidTr="00F526B6">
        <w:tc>
          <w:tcPr>
            <w:cnfStyle w:val="001000000000" w:firstRow="0" w:lastRow="0" w:firstColumn="1" w:lastColumn="0" w:oddVBand="0" w:evenVBand="0" w:oddHBand="0" w:evenHBand="0" w:firstRowFirstColumn="0" w:firstRowLastColumn="0" w:lastRowFirstColumn="0" w:lastRowLastColumn="0"/>
            <w:tcW w:w="535" w:type="dxa"/>
          </w:tcPr>
          <w:p w14:paraId="5F0551E4" w14:textId="154248EC" w:rsidR="00F526B6" w:rsidRDefault="00F526B6" w:rsidP="00F526B6">
            <w:pPr>
              <w:spacing w:line="360" w:lineRule="auto"/>
            </w:pPr>
            <w:r>
              <w:t>6</w:t>
            </w:r>
          </w:p>
        </w:tc>
        <w:tc>
          <w:tcPr>
            <w:tcW w:w="2395" w:type="dxa"/>
          </w:tcPr>
          <w:p w14:paraId="6A237FC0" w14:textId="5CE424E9"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Loss of critical documents or code</w:t>
            </w:r>
          </w:p>
        </w:tc>
        <w:tc>
          <w:tcPr>
            <w:tcW w:w="1205" w:type="dxa"/>
          </w:tcPr>
          <w:p w14:paraId="6EE8E67A" w14:textId="3768D6B0"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30</w:t>
            </w:r>
          </w:p>
        </w:tc>
        <w:tc>
          <w:tcPr>
            <w:tcW w:w="900" w:type="dxa"/>
          </w:tcPr>
          <w:p w14:paraId="77DECE94" w14:textId="4C00E1D2"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70</w:t>
            </w:r>
          </w:p>
        </w:tc>
        <w:tc>
          <w:tcPr>
            <w:tcW w:w="1890" w:type="dxa"/>
          </w:tcPr>
          <w:p w14:paraId="54D8E7B4" w14:textId="7777777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Develop a backup plan.</w:t>
            </w:r>
          </w:p>
          <w:p w14:paraId="39A7F223" w14:textId="203DC1C1"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Back up regularly.</w:t>
            </w:r>
          </w:p>
        </w:tc>
        <w:tc>
          <w:tcPr>
            <w:tcW w:w="1862" w:type="dxa"/>
          </w:tcPr>
          <w:p w14:paraId="6DE0D357" w14:textId="77777777"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Use latest backups to recover.</w:t>
            </w:r>
          </w:p>
          <w:p w14:paraId="7B00F19E" w14:textId="65189C80" w:rsidR="00F526B6" w:rsidRDefault="00F526B6" w:rsidP="00F526B6">
            <w:pPr>
              <w:spacing w:line="360" w:lineRule="auto"/>
              <w:cnfStyle w:val="000000000000" w:firstRow="0" w:lastRow="0" w:firstColumn="0" w:lastColumn="0" w:oddVBand="0" w:evenVBand="0" w:oddHBand="0" w:evenHBand="0" w:firstRowFirstColumn="0" w:firstRowLastColumn="0" w:lastRowFirstColumn="0" w:lastRowLastColumn="0"/>
            </w:pPr>
            <w:r>
              <w:t>-          Work on the missing parts to replace them ASAP</w:t>
            </w:r>
          </w:p>
        </w:tc>
      </w:tr>
      <w:tr w:rsidR="00F526B6" w14:paraId="09A9E3FF" w14:textId="77777777" w:rsidTr="00F52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C4AE913" w14:textId="2AF43311" w:rsidR="00F526B6" w:rsidRDefault="00F526B6" w:rsidP="00F526B6">
            <w:pPr>
              <w:spacing w:line="360" w:lineRule="auto"/>
            </w:pPr>
            <w:r>
              <w:t>7</w:t>
            </w:r>
          </w:p>
        </w:tc>
        <w:tc>
          <w:tcPr>
            <w:tcW w:w="2395" w:type="dxa"/>
          </w:tcPr>
          <w:p w14:paraId="60DC6A9F" w14:textId="7C38C9EA"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The client is not available</w:t>
            </w:r>
          </w:p>
        </w:tc>
        <w:tc>
          <w:tcPr>
            <w:tcW w:w="1205" w:type="dxa"/>
          </w:tcPr>
          <w:p w14:paraId="02F3452F" w14:textId="29A71A08"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900" w:type="dxa"/>
          </w:tcPr>
          <w:p w14:paraId="49B1D35F" w14:textId="0A9E80D9"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1890" w:type="dxa"/>
          </w:tcPr>
          <w:p w14:paraId="4606BF4D" w14:textId="3DCE66F8"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Define regular meetings in advance.</w:t>
            </w:r>
          </w:p>
        </w:tc>
        <w:tc>
          <w:tcPr>
            <w:tcW w:w="1862" w:type="dxa"/>
          </w:tcPr>
          <w:p w14:paraId="0BE5CB03" w14:textId="02D60AC0" w:rsidR="00F526B6" w:rsidRDefault="00F526B6" w:rsidP="00F526B6">
            <w:pPr>
              <w:spacing w:line="360" w:lineRule="auto"/>
              <w:cnfStyle w:val="000000100000" w:firstRow="0" w:lastRow="0" w:firstColumn="0" w:lastColumn="0" w:oddVBand="0" w:evenVBand="0" w:oddHBand="1" w:evenHBand="0" w:firstRowFirstColumn="0" w:firstRowLastColumn="0" w:lastRowFirstColumn="0" w:lastRowLastColumn="0"/>
            </w:pPr>
            <w:r>
              <w:t>-          Reschedule the meeting day to a date when the client is available.</w:t>
            </w:r>
          </w:p>
        </w:tc>
      </w:tr>
    </w:tbl>
    <w:p w14:paraId="55B0EF0F" w14:textId="77777777" w:rsidR="00C1229B" w:rsidRPr="00C1229B" w:rsidRDefault="00C1229B" w:rsidP="00C1229B"/>
    <w:p w14:paraId="55B0EF10" w14:textId="461B96DE" w:rsidR="005305C2" w:rsidRDefault="005305C2" w:rsidP="00300ADE">
      <w:pPr>
        <w:pStyle w:val="Heading2"/>
      </w:pPr>
      <w:bookmarkStart w:id="1512" w:name="_Toc471289492"/>
      <w:bookmarkStart w:id="1513" w:name="_Toc471302019"/>
      <w:bookmarkStart w:id="1514" w:name="_Toc480721564"/>
      <w:r>
        <w:t>Training Requirements</w:t>
      </w:r>
      <w:bookmarkEnd w:id="1512"/>
      <w:bookmarkEnd w:id="1513"/>
      <w:bookmarkEnd w:id="1514"/>
    </w:p>
    <w:p w14:paraId="55B0EF11" w14:textId="77777777" w:rsidR="00C1229B" w:rsidRDefault="00C1229B" w:rsidP="00C1229B">
      <w:r>
        <w:t>•</w:t>
      </w:r>
      <w:r>
        <w:tab/>
        <w:t>Necessity</w:t>
      </w:r>
    </w:p>
    <w:p w14:paraId="55B0EF12" w14:textId="77777777" w:rsidR="00C1229B" w:rsidRDefault="00C1229B" w:rsidP="00C1229B">
      <w:r>
        <w:t>•</w:t>
      </w:r>
      <w:r>
        <w:tab/>
        <w:t>Person(s) to be trained</w:t>
      </w:r>
    </w:p>
    <w:p w14:paraId="55B0EF13" w14:textId="77777777" w:rsidR="00C1229B" w:rsidRDefault="00C1229B" w:rsidP="00C1229B">
      <w:r>
        <w:t>•</w:t>
      </w:r>
      <w:r>
        <w:tab/>
        <w:t>Areas for which training is required.</w:t>
      </w:r>
    </w:p>
    <w:p w14:paraId="55B0EF14" w14:textId="77777777" w:rsidR="00C1229B" w:rsidRPr="00C1229B" w:rsidRDefault="00C1229B" w:rsidP="00C1229B"/>
    <w:p w14:paraId="55B0EF15" w14:textId="77777777" w:rsidR="00216A9A" w:rsidRDefault="005305C2">
      <w:pPr>
        <w:pStyle w:val="Heading1"/>
      </w:pPr>
      <w:bookmarkStart w:id="1515" w:name="_Toc471289493"/>
      <w:bookmarkStart w:id="1516" w:name="_Toc471302020"/>
      <w:bookmarkStart w:id="1517" w:name="_Toc480721565"/>
      <w:r>
        <w:t>Testing Requirements</w:t>
      </w:r>
      <w:bookmarkEnd w:id="1515"/>
      <w:bookmarkEnd w:id="1516"/>
      <w:bookmarkEnd w:id="1517"/>
    </w:p>
    <w:p w14:paraId="7CBF95E3" w14:textId="0FFA938F" w:rsidR="001B54A0" w:rsidRDefault="0034768F" w:rsidP="00C1229B">
      <w:r>
        <w:t>The Unit testing should be cover around 60% of source code.</w:t>
      </w:r>
    </w:p>
    <w:tbl>
      <w:tblPr>
        <w:tblStyle w:val="GridTable4-Accent1"/>
        <w:tblW w:w="0" w:type="auto"/>
        <w:tblLook w:val="04A0" w:firstRow="1" w:lastRow="0" w:firstColumn="1" w:lastColumn="0" w:noHBand="0" w:noVBand="1"/>
      </w:tblPr>
      <w:tblGrid>
        <w:gridCol w:w="2928"/>
        <w:gridCol w:w="2929"/>
        <w:gridCol w:w="2930"/>
      </w:tblGrid>
      <w:tr w:rsidR="00374B74" w:rsidRPr="00F06949" w14:paraId="7A849072" w14:textId="77777777" w:rsidTr="00F06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tcPr>
          <w:p w14:paraId="3264F1FF" w14:textId="7CD5E6DD" w:rsidR="00374B74" w:rsidRPr="00F06949" w:rsidRDefault="00374B74" w:rsidP="00C1229B">
            <w:r w:rsidRPr="00F06949">
              <w:rPr>
                <w:rFonts w:cs="Arial"/>
              </w:rPr>
              <w:t>Item Name</w:t>
            </w:r>
          </w:p>
        </w:tc>
        <w:tc>
          <w:tcPr>
            <w:tcW w:w="2929" w:type="dxa"/>
          </w:tcPr>
          <w:p w14:paraId="65A4A26B" w14:textId="001493A3" w:rsidR="00374B74" w:rsidRPr="00F06949" w:rsidRDefault="00374B74" w:rsidP="00C1229B">
            <w:pPr>
              <w:cnfStyle w:val="100000000000" w:firstRow="1" w:lastRow="0" w:firstColumn="0" w:lastColumn="0" w:oddVBand="0" w:evenVBand="0" w:oddHBand="0" w:evenHBand="0" w:firstRowFirstColumn="0" w:firstRowLastColumn="0" w:lastRowFirstColumn="0" w:lastRowLastColumn="0"/>
            </w:pPr>
            <w:r w:rsidRPr="00F06949">
              <w:rPr>
                <w:rFonts w:cs="Arial"/>
              </w:rPr>
              <w:t>Description</w:t>
            </w:r>
          </w:p>
        </w:tc>
        <w:tc>
          <w:tcPr>
            <w:tcW w:w="2930" w:type="dxa"/>
          </w:tcPr>
          <w:p w14:paraId="77F7DA74" w14:textId="2246B335" w:rsidR="00374B74" w:rsidRPr="00F06949" w:rsidRDefault="00374B74" w:rsidP="00C1229B">
            <w:pPr>
              <w:cnfStyle w:val="100000000000" w:firstRow="1" w:lastRow="0" w:firstColumn="0" w:lastColumn="0" w:oddVBand="0" w:evenVBand="0" w:oddHBand="0" w:evenHBand="0" w:firstRowFirstColumn="0" w:firstRowLastColumn="0" w:lastRowFirstColumn="0" w:lastRowLastColumn="0"/>
            </w:pPr>
            <w:r w:rsidRPr="00F06949">
              <w:rPr>
                <w:rFonts w:cs="Arial"/>
              </w:rPr>
              <w:t>Prepared by</w:t>
            </w:r>
          </w:p>
        </w:tc>
      </w:tr>
      <w:tr w:rsidR="00374B74" w:rsidRPr="00F06949" w14:paraId="0E27CD73" w14:textId="77777777" w:rsidTr="00F06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tcPr>
          <w:p w14:paraId="4AA64C71" w14:textId="724B25F9" w:rsidR="00374B74" w:rsidRPr="00F06949" w:rsidRDefault="00374B74" w:rsidP="00C1229B">
            <w:r w:rsidRPr="00F06949">
              <w:rPr>
                <w:rFonts w:cs="Arial"/>
              </w:rPr>
              <w:t>Windows 7 – IE11</w:t>
            </w:r>
          </w:p>
        </w:tc>
        <w:tc>
          <w:tcPr>
            <w:tcW w:w="2929" w:type="dxa"/>
          </w:tcPr>
          <w:p w14:paraId="68CF5B99" w14:textId="65B64FB7" w:rsidR="00374B74" w:rsidRPr="00F06949" w:rsidRDefault="00374B74" w:rsidP="00C1229B">
            <w:pPr>
              <w:cnfStyle w:val="000000100000" w:firstRow="0" w:lastRow="0" w:firstColumn="0" w:lastColumn="0" w:oddVBand="0" w:evenVBand="0" w:oddHBand="1" w:evenHBand="0" w:firstRowFirstColumn="0" w:firstRowLastColumn="0" w:lastRowFirstColumn="0" w:lastRowLastColumn="0"/>
            </w:pPr>
            <w:r w:rsidRPr="00F06949">
              <w:rPr>
                <w:rFonts w:cs="Arial"/>
              </w:rPr>
              <w:t>Testing environment</w:t>
            </w:r>
          </w:p>
        </w:tc>
        <w:tc>
          <w:tcPr>
            <w:tcW w:w="2930" w:type="dxa"/>
          </w:tcPr>
          <w:p w14:paraId="75F9E089" w14:textId="4EA714A6" w:rsidR="00374B74" w:rsidRPr="00F06949" w:rsidRDefault="00374B74" w:rsidP="00C1229B">
            <w:pPr>
              <w:cnfStyle w:val="000000100000" w:firstRow="0" w:lastRow="0" w:firstColumn="0" w:lastColumn="0" w:oddVBand="0" w:evenVBand="0" w:oddHBand="1" w:evenHBand="0" w:firstRowFirstColumn="0" w:firstRowLastColumn="0" w:lastRowFirstColumn="0" w:lastRowLastColumn="0"/>
            </w:pPr>
            <w:r w:rsidRPr="00F06949">
              <w:rPr>
                <w:rFonts w:cs="Arial"/>
                <w:color w:val="000000"/>
              </w:rPr>
              <w:t>RBVH/ETI1</w:t>
            </w:r>
          </w:p>
        </w:tc>
      </w:tr>
      <w:tr w:rsidR="00374B74" w:rsidRPr="00F06949" w14:paraId="30377959" w14:textId="77777777" w:rsidTr="00F06949">
        <w:tc>
          <w:tcPr>
            <w:cnfStyle w:val="001000000000" w:firstRow="0" w:lastRow="0" w:firstColumn="1" w:lastColumn="0" w:oddVBand="0" w:evenVBand="0" w:oddHBand="0" w:evenHBand="0" w:firstRowFirstColumn="0" w:firstRowLastColumn="0" w:lastRowFirstColumn="0" w:lastRowLastColumn="0"/>
            <w:tcW w:w="2928" w:type="dxa"/>
          </w:tcPr>
          <w:p w14:paraId="75192A06" w14:textId="38674FAD" w:rsidR="00374B74" w:rsidRPr="00F06949" w:rsidRDefault="00374B74" w:rsidP="00C1229B">
            <w:pPr>
              <w:rPr>
                <w:rFonts w:cs="Arial"/>
              </w:rPr>
            </w:pPr>
            <w:r w:rsidRPr="00F06949">
              <w:rPr>
                <w:rFonts w:cs="Arial"/>
              </w:rPr>
              <w:t>Windows 7 – Firefox 45</w:t>
            </w:r>
          </w:p>
        </w:tc>
        <w:tc>
          <w:tcPr>
            <w:tcW w:w="2929" w:type="dxa"/>
          </w:tcPr>
          <w:p w14:paraId="616E2CBA" w14:textId="4CD90125" w:rsidR="00374B74" w:rsidRPr="00F06949" w:rsidRDefault="00374B74" w:rsidP="00C1229B">
            <w:pPr>
              <w:cnfStyle w:val="000000000000" w:firstRow="0" w:lastRow="0" w:firstColumn="0" w:lastColumn="0" w:oddVBand="0" w:evenVBand="0" w:oddHBand="0" w:evenHBand="0" w:firstRowFirstColumn="0" w:firstRowLastColumn="0" w:lastRowFirstColumn="0" w:lastRowLastColumn="0"/>
              <w:rPr>
                <w:rFonts w:cs="Arial"/>
              </w:rPr>
            </w:pPr>
            <w:r w:rsidRPr="00F06949">
              <w:rPr>
                <w:rFonts w:cs="Arial"/>
              </w:rPr>
              <w:t>Testing environment</w:t>
            </w:r>
          </w:p>
        </w:tc>
        <w:tc>
          <w:tcPr>
            <w:tcW w:w="2930" w:type="dxa"/>
          </w:tcPr>
          <w:p w14:paraId="5AB6C1D9" w14:textId="0AA691D9" w:rsidR="00374B74" w:rsidRPr="00F06949" w:rsidRDefault="00374B74" w:rsidP="00C1229B">
            <w:pPr>
              <w:cnfStyle w:val="000000000000" w:firstRow="0" w:lastRow="0" w:firstColumn="0" w:lastColumn="0" w:oddVBand="0" w:evenVBand="0" w:oddHBand="0" w:evenHBand="0" w:firstRowFirstColumn="0" w:firstRowLastColumn="0" w:lastRowFirstColumn="0" w:lastRowLastColumn="0"/>
              <w:rPr>
                <w:rFonts w:cs="Arial"/>
                <w:color w:val="000000"/>
              </w:rPr>
            </w:pPr>
            <w:r w:rsidRPr="00F06949">
              <w:rPr>
                <w:rFonts w:cs="Arial"/>
                <w:color w:val="000000"/>
              </w:rPr>
              <w:t>RBVH/ETI1</w:t>
            </w:r>
          </w:p>
        </w:tc>
      </w:tr>
      <w:tr w:rsidR="00374B74" w:rsidRPr="00F06949" w14:paraId="79D912EA" w14:textId="77777777" w:rsidTr="00F06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tcPr>
          <w:p w14:paraId="6BC64158" w14:textId="40780965" w:rsidR="00374B74" w:rsidRPr="00F06949" w:rsidRDefault="00374B74" w:rsidP="00C1229B">
            <w:pPr>
              <w:rPr>
                <w:rFonts w:cs="Arial"/>
              </w:rPr>
            </w:pPr>
            <w:r w:rsidRPr="00F06949">
              <w:rPr>
                <w:rFonts w:cs="Arial"/>
              </w:rPr>
              <w:t>TFS</w:t>
            </w:r>
          </w:p>
        </w:tc>
        <w:tc>
          <w:tcPr>
            <w:tcW w:w="2929" w:type="dxa"/>
          </w:tcPr>
          <w:p w14:paraId="2FC5CB60" w14:textId="10BBE7B4" w:rsidR="00374B74" w:rsidRPr="00F06949" w:rsidRDefault="00374B74" w:rsidP="00C1229B">
            <w:pPr>
              <w:cnfStyle w:val="000000100000" w:firstRow="0" w:lastRow="0" w:firstColumn="0" w:lastColumn="0" w:oddVBand="0" w:evenVBand="0" w:oddHBand="1" w:evenHBand="0" w:firstRowFirstColumn="0" w:firstRowLastColumn="0" w:lastRowFirstColumn="0" w:lastRowLastColumn="0"/>
              <w:rPr>
                <w:rFonts w:cs="Arial"/>
              </w:rPr>
            </w:pPr>
            <w:r w:rsidRPr="00F06949">
              <w:rPr>
                <w:rFonts w:cs="Arial"/>
              </w:rPr>
              <w:t>Bug tracking system</w:t>
            </w:r>
          </w:p>
        </w:tc>
        <w:tc>
          <w:tcPr>
            <w:tcW w:w="2930" w:type="dxa"/>
          </w:tcPr>
          <w:p w14:paraId="5217E5D6" w14:textId="3335EC94" w:rsidR="00374B74" w:rsidRPr="00F06949" w:rsidRDefault="00374B74" w:rsidP="00C1229B">
            <w:pPr>
              <w:cnfStyle w:val="000000100000" w:firstRow="0" w:lastRow="0" w:firstColumn="0" w:lastColumn="0" w:oddVBand="0" w:evenVBand="0" w:oddHBand="1" w:evenHBand="0" w:firstRowFirstColumn="0" w:firstRowLastColumn="0" w:lastRowFirstColumn="0" w:lastRowLastColumn="0"/>
              <w:rPr>
                <w:rFonts w:cs="Arial"/>
                <w:color w:val="000000"/>
              </w:rPr>
            </w:pPr>
            <w:r w:rsidRPr="00F06949">
              <w:rPr>
                <w:rFonts w:cs="Arial"/>
                <w:color w:val="000000"/>
              </w:rPr>
              <w:t>RBVH/ETI1</w:t>
            </w:r>
          </w:p>
        </w:tc>
      </w:tr>
      <w:tr w:rsidR="00374B74" w:rsidRPr="00F06949" w14:paraId="759E3202" w14:textId="77777777" w:rsidTr="00F06949">
        <w:tc>
          <w:tcPr>
            <w:cnfStyle w:val="001000000000" w:firstRow="0" w:lastRow="0" w:firstColumn="1" w:lastColumn="0" w:oddVBand="0" w:evenVBand="0" w:oddHBand="0" w:evenHBand="0" w:firstRowFirstColumn="0" w:firstRowLastColumn="0" w:lastRowFirstColumn="0" w:lastRowLastColumn="0"/>
            <w:tcW w:w="2928" w:type="dxa"/>
          </w:tcPr>
          <w:p w14:paraId="7FC204F1" w14:textId="4588BDE1" w:rsidR="00374B74" w:rsidRPr="00F06949" w:rsidRDefault="00374B74" w:rsidP="00C1229B">
            <w:pPr>
              <w:rPr>
                <w:rFonts w:cs="Arial"/>
              </w:rPr>
            </w:pPr>
            <w:r w:rsidRPr="00F06949">
              <w:rPr>
                <w:rFonts w:cs="Arial"/>
              </w:rPr>
              <w:t>TestNG</w:t>
            </w:r>
          </w:p>
        </w:tc>
        <w:tc>
          <w:tcPr>
            <w:tcW w:w="2929" w:type="dxa"/>
          </w:tcPr>
          <w:p w14:paraId="5144907B" w14:textId="6262B8FF" w:rsidR="00374B74" w:rsidRPr="00F06949" w:rsidRDefault="00374B74" w:rsidP="00C1229B">
            <w:pPr>
              <w:cnfStyle w:val="000000000000" w:firstRow="0" w:lastRow="0" w:firstColumn="0" w:lastColumn="0" w:oddVBand="0" w:evenVBand="0" w:oddHBand="0" w:evenHBand="0" w:firstRowFirstColumn="0" w:firstRowLastColumn="0" w:lastRowFirstColumn="0" w:lastRowLastColumn="0"/>
              <w:rPr>
                <w:rFonts w:cs="Arial"/>
              </w:rPr>
            </w:pPr>
            <w:r w:rsidRPr="00F06949">
              <w:rPr>
                <w:rFonts w:cs="Arial"/>
              </w:rPr>
              <w:t>Library</w:t>
            </w:r>
          </w:p>
        </w:tc>
        <w:tc>
          <w:tcPr>
            <w:tcW w:w="2930" w:type="dxa"/>
          </w:tcPr>
          <w:p w14:paraId="4E678D22" w14:textId="36C1ACD4" w:rsidR="00374B74" w:rsidRPr="00F06949" w:rsidRDefault="00374B74" w:rsidP="00C1229B">
            <w:pPr>
              <w:cnfStyle w:val="000000000000" w:firstRow="0" w:lastRow="0" w:firstColumn="0" w:lastColumn="0" w:oddVBand="0" w:evenVBand="0" w:oddHBand="0" w:evenHBand="0" w:firstRowFirstColumn="0" w:firstRowLastColumn="0" w:lastRowFirstColumn="0" w:lastRowLastColumn="0"/>
              <w:rPr>
                <w:rFonts w:cs="Arial"/>
                <w:color w:val="000000"/>
              </w:rPr>
            </w:pPr>
            <w:r w:rsidRPr="00F06949">
              <w:rPr>
                <w:rFonts w:cs="Arial"/>
                <w:color w:val="000000"/>
              </w:rPr>
              <w:t>RBVH/ETI1</w:t>
            </w:r>
          </w:p>
        </w:tc>
      </w:tr>
      <w:tr w:rsidR="00374B74" w:rsidRPr="00F06949" w14:paraId="62CAC862" w14:textId="77777777" w:rsidTr="00F06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tcPr>
          <w:p w14:paraId="37B69269" w14:textId="1E2D1BD7" w:rsidR="00374B74" w:rsidRPr="00F06949" w:rsidRDefault="00374B74" w:rsidP="00C1229B">
            <w:pPr>
              <w:rPr>
                <w:rFonts w:cs="Arial"/>
              </w:rPr>
            </w:pPr>
            <w:r w:rsidRPr="00F06949">
              <w:rPr>
                <w:rFonts w:cs="Arial"/>
              </w:rPr>
              <w:t>Junit</w:t>
            </w:r>
          </w:p>
        </w:tc>
        <w:tc>
          <w:tcPr>
            <w:tcW w:w="2929" w:type="dxa"/>
          </w:tcPr>
          <w:p w14:paraId="721B95F1" w14:textId="00600B06" w:rsidR="00374B74" w:rsidRPr="00F06949" w:rsidRDefault="00374B74" w:rsidP="00C1229B">
            <w:pPr>
              <w:cnfStyle w:val="000000100000" w:firstRow="0" w:lastRow="0" w:firstColumn="0" w:lastColumn="0" w:oddVBand="0" w:evenVBand="0" w:oddHBand="1" w:evenHBand="0" w:firstRowFirstColumn="0" w:firstRowLastColumn="0" w:lastRowFirstColumn="0" w:lastRowLastColumn="0"/>
              <w:rPr>
                <w:rFonts w:cs="Arial"/>
              </w:rPr>
            </w:pPr>
            <w:r w:rsidRPr="00F06949">
              <w:rPr>
                <w:rFonts w:cs="Arial"/>
              </w:rPr>
              <w:t>Library</w:t>
            </w:r>
          </w:p>
        </w:tc>
        <w:tc>
          <w:tcPr>
            <w:tcW w:w="2930" w:type="dxa"/>
          </w:tcPr>
          <w:p w14:paraId="2754298D" w14:textId="3F100A4C" w:rsidR="00374B74" w:rsidRPr="00F06949" w:rsidRDefault="00374B74" w:rsidP="00C1229B">
            <w:pPr>
              <w:cnfStyle w:val="000000100000" w:firstRow="0" w:lastRow="0" w:firstColumn="0" w:lastColumn="0" w:oddVBand="0" w:evenVBand="0" w:oddHBand="1" w:evenHBand="0" w:firstRowFirstColumn="0" w:firstRowLastColumn="0" w:lastRowFirstColumn="0" w:lastRowLastColumn="0"/>
              <w:rPr>
                <w:rFonts w:cs="Arial"/>
                <w:color w:val="000000"/>
              </w:rPr>
            </w:pPr>
            <w:r w:rsidRPr="00F06949">
              <w:rPr>
                <w:rFonts w:cs="Arial"/>
                <w:color w:val="000000"/>
              </w:rPr>
              <w:t>RBVH/ETI1</w:t>
            </w:r>
          </w:p>
        </w:tc>
      </w:tr>
    </w:tbl>
    <w:p w14:paraId="1BF00A30" w14:textId="623DBC38" w:rsidR="001B54A0" w:rsidRDefault="001B54A0" w:rsidP="00C1229B"/>
    <w:p w14:paraId="6CC8B730" w14:textId="249CBA9B" w:rsidR="001B54A0" w:rsidRDefault="001B54A0" w:rsidP="00C1229B">
      <w:r>
        <w:t>The Unit Testing should follow the entry criteria as followed:</w:t>
      </w:r>
    </w:p>
    <w:p w14:paraId="5D677DAB" w14:textId="77777777" w:rsidR="001B54A0" w:rsidRDefault="001B54A0" w:rsidP="00795020">
      <w:pPr>
        <w:pStyle w:val="ListParagraph"/>
        <w:numPr>
          <w:ilvl w:val="0"/>
          <w:numId w:val="46"/>
        </w:numPr>
      </w:pPr>
      <w:r>
        <w:t>Must have logon credentials to process testing activities.</w:t>
      </w:r>
    </w:p>
    <w:p w14:paraId="706FECBA" w14:textId="664CF1DE" w:rsidR="001B54A0" w:rsidRPr="001B54A0" w:rsidRDefault="001B54A0" w:rsidP="00795020">
      <w:pPr>
        <w:pStyle w:val="ListParagraph"/>
        <w:numPr>
          <w:ilvl w:val="0"/>
          <w:numId w:val="46"/>
        </w:numPr>
      </w:pPr>
      <w:r w:rsidRPr="001B54A0">
        <w:t>TFS account for logging &amp; tracking defects</w:t>
      </w:r>
    </w:p>
    <w:p w14:paraId="10D98526" w14:textId="77777777" w:rsidR="001B54A0" w:rsidRPr="001B54A0" w:rsidRDefault="001B54A0" w:rsidP="00795020">
      <w:pPr>
        <w:pStyle w:val="ListParagraph"/>
        <w:numPr>
          <w:ilvl w:val="0"/>
          <w:numId w:val="46"/>
        </w:numPr>
      </w:pPr>
      <w:r w:rsidRPr="001B54A0">
        <w:t>Valid Test data is generated by development team to enable testing</w:t>
      </w:r>
    </w:p>
    <w:p w14:paraId="03D5B3BD" w14:textId="77777777" w:rsidR="001B54A0" w:rsidRPr="001B54A0" w:rsidRDefault="001B54A0" w:rsidP="00795020">
      <w:pPr>
        <w:pStyle w:val="ListParagraph"/>
        <w:numPr>
          <w:ilvl w:val="0"/>
          <w:numId w:val="46"/>
        </w:numPr>
      </w:pPr>
      <w:r w:rsidRPr="001B54A0">
        <w:t>Architecture design &amp; functional Requirement must be made available</w:t>
      </w:r>
    </w:p>
    <w:p w14:paraId="385CFE3A" w14:textId="77777777" w:rsidR="001B54A0" w:rsidRPr="001B54A0" w:rsidRDefault="001B54A0" w:rsidP="00795020">
      <w:pPr>
        <w:pStyle w:val="ListParagraph"/>
        <w:numPr>
          <w:ilvl w:val="0"/>
          <w:numId w:val="46"/>
        </w:numPr>
      </w:pPr>
      <w:r w:rsidRPr="001B54A0">
        <w:t>Separate QA environment with its own web server, database and Application server instance must be available</w:t>
      </w:r>
    </w:p>
    <w:p w14:paraId="101232C2" w14:textId="63728EC2" w:rsidR="001B54A0" w:rsidRDefault="001B54A0" w:rsidP="00795020">
      <w:pPr>
        <w:pStyle w:val="ListParagraph"/>
        <w:numPr>
          <w:ilvl w:val="0"/>
          <w:numId w:val="46"/>
        </w:numPr>
      </w:pPr>
      <w:r w:rsidRPr="001B54A0">
        <w:t>All standard software tools including testing tools must have been successfully installed and functioning properly</w:t>
      </w:r>
    </w:p>
    <w:p w14:paraId="55B0EF1D" w14:textId="6227E1CB" w:rsidR="00C1229B" w:rsidRPr="00C1229B" w:rsidRDefault="00C1229B" w:rsidP="00C1229B"/>
    <w:p w14:paraId="55B0EF1E" w14:textId="77777777" w:rsidR="00036615" w:rsidRDefault="0005380D" w:rsidP="00036615">
      <w:pPr>
        <w:pStyle w:val="Heading1"/>
      </w:pPr>
      <w:bookmarkStart w:id="1518" w:name="_Toc471289494"/>
      <w:bookmarkStart w:id="1519" w:name="_Toc471302021"/>
      <w:bookmarkStart w:id="1520" w:name="_Toc480721566"/>
      <w:r>
        <w:t>Product Quality Characteristics</w:t>
      </w:r>
      <w:bookmarkEnd w:id="1518"/>
      <w:bookmarkEnd w:id="1519"/>
      <w:bookmarkEnd w:id="1520"/>
    </w:p>
    <w:p w14:paraId="55B0EF20" w14:textId="77777777" w:rsidR="00C1463F" w:rsidRDefault="00C1463F" w:rsidP="00C1463F">
      <w:r>
        <w:t>The applicable product quality characteristics are:</w:t>
      </w:r>
    </w:p>
    <w:p w14:paraId="2F02380E" w14:textId="5ED1A423" w:rsidR="000E3580" w:rsidRDefault="0096668E" w:rsidP="000E3580">
      <w:r>
        <w:t xml:space="preserve">• </w:t>
      </w:r>
      <w:r w:rsidR="00C1463F">
        <w:t>Usability</w:t>
      </w:r>
    </w:p>
    <w:p w14:paraId="032D50A0" w14:textId="1435368A" w:rsidR="000E3580" w:rsidRDefault="000E3580" w:rsidP="000E3580">
      <w:pPr>
        <w:pStyle w:val="ListParagraph"/>
        <w:numPr>
          <w:ilvl w:val="0"/>
          <w:numId w:val="28"/>
        </w:numPr>
      </w:pPr>
      <w:r>
        <w:t xml:space="preserve">Ease of use:  while using the </w:t>
      </w:r>
      <w:r w:rsidR="006F113B">
        <w:t>PTD</w:t>
      </w:r>
      <w:r>
        <w:t>, users can achieve their goals quickly and with few or no errors.</w:t>
      </w:r>
    </w:p>
    <w:p w14:paraId="7C7AADF0" w14:textId="5A41CB5D" w:rsidR="000E3580" w:rsidRDefault="000E3580" w:rsidP="000E3580">
      <w:pPr>
        <w:pStyle w:val="ListParagraph"/>
        <w:numPr>
          <w:ilvl w:val="0"/>
          <w:numId w:val="28"/>
        </w:numPr>
      </w:pPr>
      <w:r>
        <w:t xml:space="preserve">Intuitiveness:  </w:t>
      </w:r>
      <w:r w:rsidR="003345E3">
        <w:t>the interface is friendly to users so that they can figure out the working process for the first time use</w:t>
      </w:r>
      <w:r>
        <w:t xml:space="preserve">; </w:t>
      </w:r>
      <w:r w:rsidR="003345E3">
        <w:t xml:space="preserve">response </w:t>
      </w:r>
      <w:r>
        <w:t xml:space="preserve">messages are </w:t>
      </w:r>
      <w:r w:rsidR="00815786">
        <w:t>comprehensible</w:t>
      </w:r>
      <w:r w:rsidR="003345E3">
        <w:t>.</w:t>
      </w:r>
    </w:p>
    <w:p w14:paraId="55B0EF22" w14:textId="03BC34F5" w:rsidR="00C1463F" w:rsidRDefault="0096668E" w:rsidP="00C1463F">
      <w:r>
        <w:t xml:space="preserve">• </w:t>
      </w:r>
      <w:r w:rsidR="00C1463F">
        <w:t>Reliability</w:t>
      </w:r>
    </w:p>
    <w:p w14:paraId="6F512932" w14:textId="4E1B4E8B" w:rsidR="00967A9C" w:rsidRDefault="00967A9C" w:rsidP="00F045C3">
      <w:pPr>
        <w:pStyle w:val="ListParagraph"/>
        <w:numPr>
          <w:ilvl w:val="0"/>
          <w:numId w:val="28"/>
        </w:numPr>
      </w:pPr>
      <w:r>
        <w:t xml:space="preserve">All the performance test scripts running from the </w:t>
      </w:r>
      <w:r w:rsidR="006F113B">
        <w:t>PTD</w:t>
      </w:r>
      <w:r>
        <w:t xml:space="preserve"> must provide the same result as using the Jmeter testing tool.</w:t>
      </w:r>
    </w:p>
    <w:p w14:paraId="17A64553" w14:textId="6DA2A8A1" w:rsidR="00967A9C" w:rsidRDefault="00967A9C" w:rsidP="00F045C3">
      <w:pPr>
        <w:pStyle w:val="ListParagraph"/>
        <w:numPr>
          <w:ilvl w:val="0"/>
          <w:numId w:val="28"/>
        </w:numPr>
      </w:pPr>
      <w:r>
        <w:t xml:space="preserve">Accuracy of </w:t>
      </w:r>
      <w:r w:rsidR="0016550E">
        <w:t xml:space="preserve">testing results </w:t>
      </w:r>
      <w:r>
        <w:t xml:space="preserve">shall </w:t>
      </w:r>
      <w:r w:rsidR="0016550E">
        <w:t xml:space="preserve">not </w:t>
      </w:r>
      <w:r>
        <w:t xml:space="preserve">be </w:t>
      </w:r>
      <w:r w:rsidR="0016550E">
        <w:t>less than 90%</w:t>
      </w:r>
      <w:r w:rsidR="00066B5A">
        <w:t xml:space="preserve"> in comparison with other performance testing tools</w:t>
      </w:r>
      <w:r w:rsidR="0016550E">
        <w:t>.</w:t>
      </w:r>
    </w:p>
    <w:p w14:paraId="60738E6E" w14:textId="27356621" w:rsidR="00967A9C" w:rsidRDefault="00967A9C" w:rsidP="00F045C3">
      <w:pPr>
        <w:pStyle w:val="ListParagraph"/>
        <w:numPr>
          <w:ilvl w:val="0"/>
          <w:numId w:val="28"/>
        </w:numPr>
      </w:pPr>
      <w:r>
        <w:t xml:space="preserve">The </w:t>
      </w:r>
      <w:r w:rsidR="006F113B">
        <w:t>PTD</w:t>
      </w:r>
      <w:r>
        <w:t xml:space="preserve"> shall be available for use 24 hours per day, 365 days per year.</w:t>
      </w:r>
    </w:p>
    <w:p w14:paraId="55B0EF23" w14:textId="6436137B" w:rsidR="00C1463F" w:rsidRDefault="0096668E" w:rsidP="00C1463F">
      <w:r>
        <w:t xml:space="preserve">• </w:t>
      </w:r>
      <w:r w:rsidR="00C1463F">
        <w:t>Reusability</w:t>
      </w:r>
    </w:p>
    <w:p w14:paraId="6B76E8BA" w14:textId="5EC7C7D3" w:rsidR="00E0285E" w:rsidRDefault="00E0285E" w:rsidP="00E0285E">
      <w:pPr>
        <w:pStyle w:val="ListParagraph"/>
        <w:numPr>
          <w:ilvl w:val="0"/>
          <w:numId w:val="28"/>
        </w:numPr>
      </w:pPr>
      <w:r>
        <w:t xml:space="preserve">The </w:t>
      </w:r>
      <w:r w:rsidR="006F113B">
        <w:t>PTD</w:t>
      </w:r>
      <w:r>
        <w:t xml:space="preserve"> shall provide API for other internal systems in Bosch.</w:t>
      </w:r>
    </w:p>
    <w:p w14:paraId="4DC548D9" w14:textId="75846E74" w:rsidR="00E0285E" w:rsidRDefault="00E0285E" w:rsidP="00E0285E">
      <w:pPr>
        <w:pStyle w:val="ListParagraph"/>
        <w:numPr>
          <w:ilvl w:val="0"/>
          <w:numId w:val="28"/>
        </w:numPr>
      </w:pPr>
      <w:r>
        <w:t xml:space="preserve">Architecture of the </w:t>
      </w:r>
      <w:r w:rsidR="006F113B">
        <w:t>PTD</w:t>
      </w:r>
      <w:r>
        <w:t xml:space="preserve"> must be divided in several modules for further medication.</w:t>
      </w:r>
    </w:p>
    <w:p w14:paraId="55B0EF24" w14:textId="09B2FADC" w:rsidR="00C1463F" w:rsidRDefault="0096668E" w:rsidP="00C1463F">
      <w:r>
        <w:t xml:space="preserve">• </w:t>
      </w:r>
      <w:r w:rsidR="00C1463F">
        <w:t>Portability</w:t>
      </w:r>
    </w:p>
    <w:p w14:paraId="3D8B39E1" w14:textId="4D26D3B6" w:rsidR="00FC4856" w:rsidRDefault="00FC4856" w:rsidP="00FC4856">
      <w:pPr>
        <w:pStyle w:val="ListParagraph"/>
        <w:numPr>
          <w:ilvl w:val="0"/>
          <w:numId w:val="28"/>
        </w:numPr>
      </w:pPr>
      <w:r>
        <w:t xml:space="preserve">The product </w:t>
      </w:r>
      <w:r w:rsidR="00A721B5">
        <w:t>can be deploy on different types of environments supporting cloud operating with Windows or Linux.</w:t>
      </w:r>
    </w:p>
    <w:p w14:paraId="7F43F1D3" w14:textId="0FF4C6EE" w:rsidR="00D50C7B" w:rsidRDefault="00036165" w:rsidP="00FC4856">
      <w:pPr>
        <w:pStyle w:val="ListParagraph"/>
        <w:numPr>
          <w:ilvl w:val="0"/>
          <w:numId w:val="28"/>
        </w:numPr>
      </w:pPr>
      <w:r>
        <w:t xml:space="preserve">The </w:t>
      </w:r>
      <w:r w:rsidR="006F113B">
        <w:t>PTD</w:t>
      </w:r>
      <w:r>
        <w:t xml:space="preserve"> could be run on a server with the least configuration and set ups.</w:t>
      </w:r>
    </w:p>
    <w:p w14:paraId="55B0EF25" w14:textId="4F80DDDC" w:rsidR="00C1463F" w:rsidRDefault="0096668E" w:rsidP="00C1463F">
      <w:r>
        <w:t xml:space="preserve">• </w:t>
      </w:r>
      <w:r w:rsidR="00C1463F">
        <w:t>Efficiency</w:t>
      </w:r>
    </w:p>
    <w:p w14:paraId="076522F3" w14:textId="7722F56D" w:rsidR="0090528C" w:rsidRDefault="0090528C" w:rsidP="0090528C">
      <w:pPr>
        <w:pStyle w:val="ListParagraph"/>
        <w:numPr>
          <w:ilvl w:val="0"/>
          <w:numId w:val="28"/>
        </w:numPr>
      </w:pPr>
      <w:r>
        <w:t>The dashboard application should load fast and help testers reduce the prepared time for testing than the currently using tools.</w:t>
      </w:r>
    </w:p>
    <w:p w14:paraId="22B78C18" w14:textId="20081235" w:rsidR="00330710" w:rsidRDefault="00330710" w:rsidP="0090528C">
      <w:pPr>
        <w:pStyle w:val="ListParagraph"/>
        <w:numPr>
          <w:ilvl w:val="0"/>
          <w:numId w:val="28"/>
        </w:numPr>
      </w:pPr>
      <w:r>
        <w:t xml:space="preserve">The </w:t>
      </w:r>
      <w:r w:rsidR="006F113B">
        <w:t>PTD</w:t>
      </w:r>
      <w:r>
        <w:t xml:space="preserve"> should be able to optimize the resources when running performance tests.</w:t>
      </w:r>
    </w:p>
    <w:p w14:paraId="55B0EF26" w14:textId="5753D1FD" w:rsidR="00C1463F" w:rsidRDefault="0096668E" w:rsidP="00C1463F">
      <w:r>
        <w:t xml:space="preserve">• </w:t>
      </w:r>
      <w:r w:rsidR="00C1463F">
        <w:t>Maintainability</w:t>
      </w:r>
    </w:p>
    <w:p w14:paraId="358CECF6" w14:textId="19CE527C" w:rsidR="007531E7" w:rsidRDefault="007531E7" w:rsidP="007531E7">
      <w:pPr>
        <w:pStyle w:val="ListParagraph"/>
        <w:numPr>
          <w:ilvl w:val="0"/>
          <w:numId w:val="28"/>
        </w:numPr>
      </w:pPr>
      <w:r>
        <w:t xml:space="preserve">The application should be based </w:t>
      </w:r>
      <w:r w:rsidR="00470CC0">
        <w:t>on a</w:t>
      </w:r>
      <w:r>
        <w:t xml:space="preserve"> framework and separated into modifiable modules.</w:t>
      </w:r>
    </w:p>
    <w:p w14:paraId="2358C081" w14:textId="5E547046" w:rsidR="002808DC" w:rsidRDefault="002808DC" w:rsidP="007531E7">
      <w:pPr>
        <w:pStyle w:val="ListParagraph"/>
        <w:numPr>
          <w:ilvl w:val="0"/>
          <w:numId w:val="28"/>
        </w:numPr>
      </w:pPr>
      <w:r>
        <w:t xml:space="preserve">The design of the product must be </w:t>
      </w:r>
      <w:r w:rsidR="000A3CF5">
        <w:t>detailed and comprehensible</w:t>
      </w:r>
      <w:r>
        <w:t>.</w:t>
      </w:r>
    </w:p>
    <w:p w14:paraId="55B0EF27" w14:textId="1B4F5597" w:rsidR="00C1463F" w:rsidRDefault="0096668E" w:rsidP="00C1463F">
      <w:r>
        <w:t xml:space="preserve">• </w:t>
      </w:r>
      <w:r w:rsidR="00C1463F">
        <w:t>Functionality</w:t>
      </w:r>
    </w:p>
    <w:p w14:paraId="34A8B177" w14:textId="0EF92712" w:rsidR="005F23FC" w:rsidRDefault="005F23FC" w:rsidP="005F23FC">
      <w:pPr>
        <w:pStyle w:val="ListParagraph"/>
        <w:numPr>
          <w:ilvl w:val="0"/>
          <w:numId w:val="28"/>
        </w:numPr>
      </w:pPr>
      <w:r>
        <w:t xml:space="preserve">The </w:t>
      </w:r>
      <w:r w:rsidR="006F113B">
        <w:t>PTD</w:t>
      </w:r>
      <w:r>
        <w:t xml:space="preserve"> shall have sufficient functionalities to support the teste</w:t>
      </w:r>
      <w:r w:rsidR="00B4753A">
        <w:t>rs perform their testing tasks, specifically managing test suites</w:t>
      </w:r>
      <w:r w:rsidR="008C2B9E">
        <w:t xml:space="preserve">, </w:t>
      </w:r>
      <w:r w:rsidR="00B4753A">
        <w:t>running performance tests</w:t>
      </w:r>
      <w:r w:rsidR="008C2B9E">
        <w:t xml:space="preserve"> and watching</w:t>
      </w:r>
      <w:r w:rsidR="00B5028E">
        <w:t xml:space="preserve"> theirs real time reports</w:t>
      </w:r>
      <w:r w:rsidR="008C2B9E">
        <w:t>.</w:t>
      </w:r>
    </w:p>
    <w:p w14:paraId="55B0EF29" w14:textId="77777777" w:rsidR="0005380D" w:rsidRDefault="0005380D" w:rsidP="00513049">
      <w:pPr>
        <w:pStyle w:val="Heading1"/>
      </w:pPr>
      <w:bookmarkStart w:id="1521" w:name="_Toc471289495"/>
      <w:bookmarkStart w:id="1522" w:name="_Toc471302022"/>
      <w:bookmarkStart w:id="1523" w:name="_Toc480721567"/>
      <w:r>
        <w:t>Open Source Usage</w:t>
      </w:r>
      <w:bookmarkEnd w:id="1521"/>
      <w:bookmarkEnd w:id="1522"/>
      <w:bookmarkEnd w:id="1523"/>
    </w:p>
    <w:tbl>
      <w:tblPr>
        <w:tblStyle w:val="GridTable4-Accent1"/>
        <w:tblW w:w="0" w:type="auto"/>
        <w:tblLook w:val="04A0" w:firstRow="1" w:lastRow="0" w:firstColumn="1" w:lastColumn="0" w:noHBand="0" w:noVBand="1"/>
      </w:tblPr>
      <w:tblGrid>
        <w:gridCol w:w="4393"/>
        <w:gridCol w:w="4394"/>
      </w:tblGrid>
      <w:tr w:rsidR="000720AA" w14:paraId="0A08DD4C" w14:textId="77777777" w:rsidTr="00554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14:paraId="4D563071" w14:textId="77777777" w:rsidR="000720AA" w:rsidRDefault="000720AA" w:rsidP="00DA5C78">
            <w:r>
              <w:t>OPEN SOURCE SOFTWARE COMPONENTS</w:t>
            </w:r>
          </w:p>
        </w:tc>
        <w:tc>
          <w:tcPr>
            <w:tcW w:w="4394" w:type="dxa"/>
          </w:tcPr>
          <w:p w14:paraId="7E8D33CB" w14:textId="77777777" w:rsidR="000720AA" w:rsidRDefault="000720AA" w:rsidP="00DA5C78">
            <w:pPr>
              <w:cnfStyle w:val="100000000000" w:firstRow="1" w:lastRow="0" w:firstColumn="0" w:lastColumn="0" w:oddVBand="0" w:evenVBand="0" w:oddHBand="0" w:evenHBand="0" w:firstRowFirstColumn="0" w:firstRowLastColumn="0" w:lastRowFirstColumn="0" w:lastRowLastColumn="0"/>
            </w:pPr>
            <w:r>
              <w:t>LICENSE TYPE</w:t>
            </w:r>
          </w:p>
        </w:tc>
      </w:tr>
      <w:tr w:rsidR="000720AA" w14:paraId="4BD71B87" w14:textId="77777777" w:rsidTr="005540A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93" w:type="dxa"/>
          </w:tcPr>
          <w:p w14:paraId="111E6B7A" w14:textId="77777777" w:rsidR="000720AA" w:rsidRDefault="000720AA" w:rsidP="00DA5C78">
            <w:r>
              <w:t>ADMIN LTE Template</w:t>
            </w:r>
          </w:p>
        </w:tc>
        <w:tc>
          <w:tcPr>
            <w:tcW w:w="4394" w:type="dxa"/>
          </w:tcPr>
          <w:p w14:paraId="570DEA01" w14:textId="0EF14CE5" w:rsidR="000720AA" w:rsidRDefault="00A41349" w:rsidP="00DA5C78">
            <w:pPr>
              <w:cnfStyle w:val="000000100000" w:firstRow="0" w:lastRow="0" w:firstColumn="0" w:lastColumn="0" w:oddVBand="0" w:evenVBand="0" w:oddHBand="1" w:evenHBand="0" w:firstRowFirstColumn="0" w:firstRowLastColumn="0" w:lastRowFirstColumn="0" w:lastRowLastColumn="0"/>
            </w:pPr>
            <w:hyperlink r:id="rId23" w:history="1">
              <w:r w:rsidR="000720AA" w:rsidRPr="000469CE">
                <w:rPr>
                  <w:rStyle w:val="Hyperlink"/>
                </w:rPr>
                <w:t>MIT License</w:t>
              </w:r>
            </w:hyperlink>
          </w:p>
        </w:tc>
      </w:tr>
      <w:tr w:rsidR="000720AA" w14:paraId="0D9C61E0" w14:textId="77777777" w:rsidTr="005540AC">
        <w:tc>
          <w:tcPr>
            <w:cnfStyle w:val="001000000000" w:firstRow="0" w:lastRow="0" w:firstColumn="1" w:lastColumn="0" w:oddVBand="0" w:evenVBand="0" w:oddHBand="0" w:evenHBand="0" w:firstRowFirstColumn="0" w:firstRowLastColumn="0" w:lastRowFirstColumn="0" w:lastRowLastColumn="0"/>
            <w:tcW w:w="4393" w:type="dxa"/>
          </w:tcPr>
          <w:p w14:paraId="60097ABF" w14:textId="6461D3D8" w:rsidR="000720AA" w:rsidRDefault="000720AA" w:rsidP="00A069B3">
            <w:r>
              <w:t>Bootstrap</w:t>
            </w:r>
          </w:p>
        </w:tc>
        <w:tc>
          <w:tcPr>
            <w:tcW w:w="4394" w:type="dxa"/>
          </w:tcPr>
          <w:p w14:paraId="66B6CB26" w14:textId="66ECE13B" w:rsidR="000720AA" w:rsidRDefault="00A41349" w:rsidP="00DA5C78">
            <w:pPr>
              <w:cnfStyle w:val="000000000000" w:firstRow="0" w:lastRow="0" w:firstColumn="0" w:lastColumn="0" w:oddVBand="0" w:evenVBand="0" w:oddHBand="0" w:evenHBand="0" w:firstRowFirstColumn="0" w:firstRowLastColumn="0" w:lastRowFirstColumn="0" w:lastRowLastColumn="0"/>
            </w:pPr>
            <w:hyperlink r:id="rId24" w:history="1">
              <w:r w:rsidR="000720AA" w:rsidRPr="000469CE">
                <w:rPr>
                  <w:rStyle w:val="Hyperlink"/>
                </w:rPr>
                <w:t>MIT License</w:t>
              </w:r>
            </w:hyperlink>
          </w:p>
        </w:tc>
      </w:tr>
      <w:tr w:rsidR="000720AA" w14:paraId="4B98F21C" w14:textId="77777777" w:rsidTr="00554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14:paraId="44DA6ECB" w14:textId="77777777" w:rsidR="000720AA" w:rsidRDefault="000720AA" w:rsidP="00DA5C78">
            <w:r>
              <w:t>Java</w:t>
            </w:r>
          </w:p>
        </w:tc>
        <w:tc>
          <w:tcPr>
            <w:tcW w:w="4394" w:type="dxa"/>
          </w:tcPr>
          <w:p w14:paraId="0AD940D5" w14:textId="43C49F34" w:rsidR="000720AA" w:rsidRDefault="00A41349" w:rsidP="00DA5C78">
            <w:pPr>
              <w:cnfStyle w:val="000000100000" w:firstRow="0" w:lastRow="0" w:firstColumn="0" w:lastColumn="0" w:oddVBand="0" w:evenVBand="0" w:oddHBand="1" w:evenHBand="0" w:firstRowFirstColumn="0" w:firstRowLastColumn="0" w:lastRowFirstColumn="0" w:lastRowLastColumn="0"/>
            </w:pPr>
            <w:hyperlink r:id="rId25" w:history="1">
              <w:r w:rsidR="008729C7" w:rsidRPr="000469CE">
                <w:rPr>
                  <w:rStyle w:val="Hyperlink"/>
                </w:rPr>
                <w:t>Oracle</w:t>
              </w:r>
              <w:r w:rsidR="000469CE" w:rsidRPr="000469CE">
                <w:rPr>
                  <w:rStyle w:val="Hyperlink"/>
                </w:rPr>
                <w:t xml:space="preserve"> Binary Code</w:t>
              </w:r>
              <w:r w:rsidR="008729C7" w:rsidRPr="000469CE">
                <w:rPr>
                  <w:rStyle w:val="Hyperlink"/>
                </w:rPr>
                <w:t xml:space="preserve"> License</w:t>
              </w:r>
            </w:hyperlink>
          </w:p>
        </w:tc>
      </w:tr>
      <w:tr w:rsidR="000720AA" w14:paraId="006231FE" w14:textId="77777777" w:rsidTr="005540AC">
        <w:tc>
          <w:tcPr>
            <w:cnfStyle w:val="001000000000" w:firstRow="0" w:lastRow="0" w:firstColumn="1" w:lastColumn="0" w:oddVBand="0" w:evenVBand="0" w:oddHBand="0" w:evenHBand="0" w:firstRowFirstColumn="0" w:firstRowLastColumn="0" w:lastRowFirstColumn="0" w:lastRowLastColumn="0"/>
            <w:tcW w:w="4393" w:type="dxa"/>
          </w:tcPr>
          <w:p w14:paraId="458D07FE" w14:textId="77777777" w:rsidR="000720AA" w:rsidRDefault="000720AA" w:rsidP="000720AA">
            <w:r>
              <w:t>JMETER</w:t>
            </w:r>
          </w:p>
        </w:tc>
        <w:tc>
          <w:tcPr>
            <w:tcW w:w="4394" w:type="dxa"/>
          </w:tcPr>
          <w:p w14:paraId="4E7883B9" w14:textId="2DBC7FB1" w:rsidR="000720AA" w:rsidRDefault="00A41349" w:rsidP="00DA5C78">
            <w:pPr>
              <w:cnfStyle w:val="000000000000" w:firstRow="0" w:lastRow="0" w:firstColumn="0" w:lastColumn="0" w:oddVBand="0" w:evenVBand="0" w:oddHBand="0" w:evenHBand="0" w:firstRowFirstColumn="0" w:firstRowLastColumn="0" w:lastRowFirstColumn="0" w:lastRowLastColumn="0"/>
            </w:pPr>
            <w:hyperlink r:id="rId26" w:history="1">
              <w:r w:rsidR="008729C7" w:rsidRPr="000469CE">
                <w:rPr>
                  <w:rStyle w:val="Hyperlink"/>
                </w:rPr>
                <w:t>Apache License</w:t>
              </w:r>
            </w:hyperlink>
          </w:p>
        </w:tc>
      </w:tr>
      <w:tr w:rsidR="000720AA" w14:paraId="2C167516" w14:textId="77777777" w:rsidTr="005540AC">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393" w:type="dxa"/>
          </w:tcPr>
          <w:p w14:paraId="17A48AC8" w14:textId="77777777" w:rsidR="000720AA" w:rsidRDefault="000720AA" w:rsidP="00DA5C78">
            <w:r>
              <w:t>Spring Framework</w:t>
            </w:r>
          </w:p>
          <w:p w14:paraId="1E6CD135" w14:textId="77777777" w:rsidR="000720AA" w:rsidRDefault="000720AA" w:rsidP="000720AA"/>
        </w:tc>
        <w:tc>
          <w:tcPr>
            <w:tcW w:w="4394" w:type="dxa"/>
          </w:tcPr>
          <w:p w14:paraId="4FA29AB8" w14:textId="48EB1EF6" w:rsidR="000720AA" w:rsidRDefault="00A41349" w:rsidP="00DA5C78">
            <w:pPr>
              <w:cnfStyle w:val="000000100000" w:firstRow="0" w:lastRow="0" w:firstColumn="0" w:lastColumn="0" w:oddVBand="0" w:evenVBand="0" w:oddHBand="1" w:evenHBand="0" w:firstRowFirstColumn="0" w:firstRowLastColumn="0" w:lastRowFirstColumn="0" w:lastRowLastColumn="0"/>
            </w:pPr>
            <w:hyperlink r:id="rId27" w:history="1">
              <w:r w:rsidR="00715835" w:rsidRPr="000469CE">
                <w:rPr>
                  <w:rStyle w:val="Hyperlink"/>
                </w:rPr>
                <w:t>Apache License</w:t>
              </w:r>
            </w:hyperlink>
          </w:p>
        </w:tc>
      </w:tr>
      <w:tr w:rsidR="000720AA" w14:paraId="44F479A5" w14:textId="77777777" w:rsidTr="005540AC">
        <w:tc>
          <w:tcPr>
            <w:cnfStyle w:val="001000000000" w:firstRow="0" w:lastRow="0" w:firstColumn="1" w:lastColumn="0" w:oddVBand="0" w:evenVBand="0" w:oddHBand="0" w:evenHBand="0" w:firstRowFirstColumn="0" w:firstRowLastColumn="0" w:lastRowFirstColumn="0" w:lastRowLastColumn="0"/>
            <w:tcW w:w="4393" w:type="dxa"/>
          </w:tcPr>
          <w:p w14:paraId="7496AA93" w14:textId="77777777" w:rsidR="000720AA" w:rsidRDefault="000720AA" w:rsidP="00DA5C78">
            <w:r>
              <w:t>STS – Eclipse</w:t>
            </w:r>
          </w:p>
        </w:tc>
        <w:tc>
          <w:tcPr>
            <w:tcW w:w="4394" w:type="dxa"/>
          </w:tcPr>
          <w:p w14:paraId="531AC495" w14:textId="50FECD50" w:rsidR="000720AA" w:rsidRDefault="00A41349" w:rsidP="00DA5C78">
            <w:pPr>
              <w:cnfStyle w:val="000000000000" w:firstRow="0" w:lastRow="0" w:firstColumn="0" w:lastColumn="0" w:oddVBand="0" w:evenVBand="0" w:oddHBand="0" w:evenHBand="0" w:firstRowFirstColumn="0" w:firstRowLastColumn="0" w:lastRowFirstColumn="0" w:lastRowLastColumn="0"/>
            </w:pPr>
            <w:hyperlink r:id="rId28" w:history="1">
              <w:r w:rsidR="00715835" w:rsidRPr="00262060">
                <w:rPr>
                  <w:rStyle w:val="Hyperlink"/>
                </w:rPr>
                <w:t>Eclipse Public License</w:t>
              </w:r>
            </w:hyperlink>
          </w:p>
        </w:tc>
      </w:tr>
    </w:tbl>
    <w:p w14:paraId="47BBA092" w14:textId="1D0469A9" w:rsidR="000720AA" w:rsidRPr="00DA5C78" w:rsidRDefault="000720AA" w:rsidP="00DA5C78"/>
    <w:p w14:paraId="55B0EF2B" w14:textId="77777777" w:rsidR="0005380D" w:rsidRDefault="0005380D" w:rsidP="00513049">
      <w:pPr>
        <w:pStyle w:val="Heading1"/>
      </w:pPr>
      <w:bookmarkStart w:id="1524" w:name="_Toc471289496"/>
      <w:bookmarkStart w:id="1525" w:name="_Toc471302023"/>
      <w:bookmarkStart w:id="1526" w:name="_Toc480721568"/>
      <w:r>
        <w:t>Other Requirements</w:t>
      </w:r>
      <w:bookmarkEnd w:id="1524"/>
      <w:bookmarkEnd w:id="1525"/>
      <w:bookmarkEnd w:id="1526"/>
    </w:p>
    <w:p w14:paraId="654FBDE9" w14:textId="77777777" w:rsidR="004D1861" w:rsidRPr="004D1861" w:rsidRDefault="00553B8A" w:rsidP="00633AC1">
      <w:pPr>
        <w:rPr>
          <w:rFonts w:ascii="Arial" w:hAnsi="Arial" w:cs="Arial"/>
          <w:b/>
        </w:rPr>
      </w:pPr>
      <w:r>
        <w:t>N/A</w:t>
      </w:r>
    </w:p>
    <w:p w14:paraId="55B0EF45" w14:textId="739E3F52" w:rsidR="00950CC1" w:rsidRPr="00BC625D" w:rsidRDefault="00950CC1" w:rsidP="00B36713"/>
    <w:p w14:paraId="55B0EF46" w14:textId="77777777" w:rsidR="0005380D" w:rsidRDefault="0005380D" w:rsidP="00513049">
      <w:pPr>
        <w:pStyle w:val="Heading1"/>
      </w:pPr>
      <w:bookmarkStart w:id="1527" w:name="_Toc471289497"/>
      <w:bookmarkStart w:id="1528" w:name="_Toc471302024"/>
      <w:bookmarkStart w:id="1529" w:name="_Toc480721569"/>
      <w:r>
        <w:t>Legal, Security and Confidential Requirements</w:t>
      </w:r>
      <w:bookmarkEnd w:id="1527"/>
      <w:bookmarkEnd w:id="1528"/>
      <w:bookmarkEnd w:id="1529"/>
    </w:p>
    <w:tbl>
      <w:tblPr>
        <w:tblStyle w:val="GridTable1Light-Accent1"/>
        <w:tblW w:w="9000" w:type="dxa"/>
        <w:tblLook w:val="01E0" w:firstRow="1" w:lastRow="1" w:firstColumn="1" w:lastColumn="1" w:noHBand="0" w:noVBand="0"/>
      </w:tblPr>
      <w:tblGrid>
        <w:gridCol w:w="2990"/>
        <w:gridCol w:w="6010"/>
      </w:tblGrid>
      <w:tr w:rsidR="00750877" w:rsidRPr="00E03A54" w14:paraId="55B0EF4A" w14:textId="77777777" w:rsidTr="00E03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Pr>
          <w:p w14:paraId="55B0EF48" w14:textId="77777777" w:rsidR="00750877" w:rsidRPr="00E03A54" w:rsidRDefault="00750877" w:rsidP="00750877">
            <w:pPr>
              <w:spacing w:after="160" w:line="288" w:lineRule="auto"/>
              <w:rPr>
                <w:b w:val="0"/>
              </w:rPr>
            </w:pPr>
            <w:r w:rsidRPr="00E03A54">
              <w:rPr>
                <w:b w:val="0"/>
              </w:rPr>
              <w:t>Confidentiality Requirements</w:t>
            </w:r>
          </w:p>
        </w:tc>
        <w:tc>
          <w:tcPr>
            <w:cnfStyle w:val="000100000000" w:firstRow="0" w:lastRow="0" w:firstColumn="0" w:lastColumn="1" w:oddVBand="0" w:evenVBand="0" w:oddHBand="0" w:evenHBand="0" w:firstRowFirstColumn="0" w:firstRowLastColumn="0" w:lastRowFirstColumn="0" w:lastRowLastColumn="0"/>
            <w:tcW w:w="6010" w:type="dxa"/>
          </w:tcPr>
          <w:p w14:paraId="55B0EF49" w14:textId="30192232" w:rsidR="00750877" w:rsidRPr="00E03A54" w:rsidRDefault="00B24936" w:rsidP="00240E43">
            <w:pPr>
              <w:spacing w:after="160" w:line="288" w:lineRule="auto"/>
              <w:rPr>
                <w:b w:val="0"/>
              </w:rPr>
            </w:pPr>
            <w:r>
              <w:rPr>
                <w:b w:val="0"/>
              </w:rPr>
              <w:t xml:space="preserve">Follow BOSCH Confidential Policy </w:t>
            </w:r>
          </w:p>
        </w:tc>
      </w:tr>
      <w:tr w:rsidR="00750877" w:rsidRPr="00E03A54" w14:paraId="55B0EF54" w14:textId="77777777" w:rsidTr="00E03A5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Pr>
          <w:p w14:paraId="55B0EF52" w14:textId="5D9CE245" w:rsidR="00750877" w:rsidRPr="00E03A54" w:rsidRDefault="00750877" w:rsidP="00750877">
            <w:pPr>
              <w:spacing w:after="160" w:line="288" w:lineRule="auto"/>
              <w:rPr>
                <w:b w:val="0"/>
              </w:rPr>
            </w:pPr>
            <w:r w:rsidRPr="00E03A54">
              <w:rPr>
                <w:b w:val="0"/>
              </w:rPr>
              <w:t>Security Requirements</w:t>
            </w:r>
          </w:p>
        </w:tc>
        <w:tc>
          <w:tcPr>
            <w:cnfStyle w:val="000100000000" w:firstRow="0" w:lastRow="0" w:firstColumn="0" w:lastColumn="1" w:oddVBand="0" w:evenVBand="0" w:oddHBand="0" w:evenHBand="0" w:firstRowFirstColumn="0" w:firstRowLastColumn="0" w:lastRowFirstColumn="0" w:lastRowLastColumn="0"/>
            <w:tcW w:w="6010" w:type="dxa"/>
          </w:tcPr>
          <w:p w14:paraId="55B0EF53" w14:textId="1DE1EB41" w:rsidR="00750877" w:rsidRPr="00E03A54" w:rsidRDefault="00B24936" w:rsidP="00750877">
            <w:pPr>
              <w:spacing w:after="160" w:line="288" w:lineRule="auto"/>
              <w:rPr>
                <w:b w:val="0"/>
              </w:rPr>
            </w:pPr>
            <w:r>
              <w:rPr>
                <w:b w:val="0"/>
              </w:rPr>
              <w:t>Follow</w:t>
            </w:r>
            <w:r w:rsidR="00D92D9A">
              <w:rPr>
                <w:b w:val="0"/>
              </w:rPr>
              <w:t xml:space="preserve"> BOSCH ISP System</w:t>
            </w:r>
          </w:p>
        </w:tc>
      </w:tr>
    </w:tbl>
    <w:p w14:paraId="043C822B" w14:textId="373D1669" w:rsidR="001C6DE6" w:rsidRDefault="001C6DE6" w:rsidP="00D91A80">
      <w:bookmarkStart w:id="1530" w:name="_Toc471289498"/>
      <w:bookmarkStart w:id="1531" w:name="_Toc471302025"/>
      <w:r>
        <w:t>Several policies listed on BOSCH ISP System:</w:t>
      </w:r>
    </w:p>
    <w:p w14:paraId="581735D7" w14:textId="49DC20E4" w:rsidR="001C6DE6" w:rsidRDefault="001C6DE6" w:rsidP="00795020">
      <w:pPr>
        <w:pStyle w:val="ListParagraph"/>
        <w:numPr>
          <w:ilvl w:val="0"/>
          <w:numId w:val="47"/>
        </w:numPr>
      </w:pPr>
      <w:r>
        <w:t>Clean Desk Policy – Confidential information is not lying open.</w:t>
      </w:r>
    </w:p>
    <w:p w14:paraId="160B482A" w14:textId="14548091" w:rsidR="001C6DE6" w:rsidRDefault="001C6DE6" w:rsidP="00795020">
      <w:pPr>
        <w:pStyle w:val="ListParagraph"/>
        <w:numPr>
          <w:ilvl w:val="0"/>
          <w:numId w:val="47"/>
        </w:numPr>
      </w:pPr>
      <w:r>
        <w:t>Lock workstation during short absence</w:t>
      </w:r>
    </w:p>
    <w:p w14:paraId="22EA53DA" w14:textId="4E8123DD" w:rsidR="001C6DE6" w:rsidRDefault="001C6DE6" w:rsidP="00795020">
      <w:pPr>
        <w:pStyle w:val="ListParagraph"/>
        <w:numPr>
          <w:ilvl w:val="0"/>
          <w:numId w:val="47"/>
        </w:numPr>
      </w:pPr>
      <w:r>
        <w:t>Password contains at least 10 characters and must be change each 6 months</w:t>
      </w:r>
    </w:p>
    <w:p w14:paraId="09F9C82D" w14:textId="2033EC6A" w:rsidR="001C6DE6" w:rsidRDefault="001C6DE6" w:rsidP="00795020">
      <w:pPr>
        <w:pStyle w:val="ListParagraph"/>
        <w:numPr>
          <w:ilvl w:val="0"/>
          <w:numId w:val="47"/>
        </w:numPr>
      </w:pPr>
      <w:r>
        <w:t>Email is used for business purposes</w:t>
      </w:r>
    </w:p>
    <w:p w14:paraId="36E5928D" w14:textId="275F2726" w:rsidR="001C6DE6" w:rsidRDefault="001C6DE6" w:rsidP="00795020">
      <w:pPr>
        <w:pStyle w:val="ListParagraph"/>
        <w:numPr>
          <w:ilvl w:val="0"/>
          <w:numId w:val="47"/>
        </w:numPr>
      </w:pPr>
      <w:r>
        <w:t>Personal portable storage devices are not allowed to use at BOSCH</w:t>
      </w:r>
    </w:p>
    <w:p w14:paraId="44CF376E" w14:textId="7B39BA80" w:rsidR="001C6DE6" w:rsidRDefault="001C6DE6" w:rsidP="00795020">
      <w:pPr>
        <w:pStyle w:val="ListParagraph"/>
        <w:numPr>
          <w:ilvl w:val="0"/>
          <w:numId w:val="47"/>
        </w:numPr>
      </w:pPr>
      <w:r>
        <w:t>Software download and installation by user are not allowed. Downloading or using cracked/key</w:t>
      </w:r>
      <w:r w:rsidR="00201816">
        <w:t xml:space="preserve"> </w:t>
      </w:r>
      <w:r>
        <w:t>gen tool is strictly forbidden, or simply unacceptable</w:t>
      </w:r>
    </w:p>
    <w:p w14:paraId="627039A7" w14:textId="365A1863" w:rsidR="001C6DE6" w:rsidRDefault="001C6DE6" w:rsidP="00795020">
      <w:pPr>
        <w:pStyle w:val="ListParagraph"/>
        <w:numPr>
          <w:ilvl w:val="0"/>
          <w:numId w:val="47"/>
        </w:numPr>
      </w:pPr>
      <w:r>
        <w:t xml:space="preserve">Disconnect the Internet cable immediately if getting virus. Run OfficeScan to scan your </w:t>
      </w:r>
      <w:r w:rsidR="002166F9">
        <w:t>C</w:t>
      </w:r>
      <w:r>
        <w:t>omputer and contact Data Security Partner for support.</w:t>
      </w:r>
    </w:p>
    <w:p w14:paraId="1E57F588" w14:textId="3B3D1141" w:rsidR="001C6DE6" w:rsidRPr="00D91A80" w:rsidRDefault="001C6DE6" w:rsidP="00795020">
      <w:pPr>
        <w:pStyle w:val="ListParagraph"/>
        <w:numPr>
          <w:ilvl w:val="0"/>
          <w:numId w:val="47"/>
        </w:numPr>
      </w:pPr>
      <w:r>
        <w:t>Check for the safety link before access</w:t>
      </w:r>
    </w:p>
    <w:p w14:paraId="55B0EF56" w14:textId="77777777" w:rsidR="0005380D" w:rsidRDefault="0005380D" w:rsidP="00513049">
      <w:pPr>
        <w:pStyle w:val="Heading1"/>
      </w:pPr>
      <w:bookmarkStart w:id="1532" w:name="_Toc480721570"/>
      <w:r>
        <w:t>Quality Assurance Activities</w:t>
      </w:r>
      <w:bookmarkEnd w:id="1530"/>
      <w:bookmarkEnd w:id="1531"/>
      <w:bookmarkEnd w:id="1532"/>
    </w:p>
    <w:p w14:paraId="480043E7" w14:textId="44469A4F" w:rsidR="00130B00" w:rsidRPr="00130B00" w:rsidRDefault="00130B00" w:rsidP="00130B00">
      <w:r>
        <w:t xml:space="preserve">To ensure the product quality, the development of the dashboard shall apply verification activities </w:t>
      </w:r>
      <w:r w:rsidR="00C5470C">
        <w:t>and validation</w:t>
      </w:r>
      <w:r>
        <w:t xml:space="preserve"> activities</w:t>
      </w:r>
      <w:r w:rsidR="00C5470C">
        <w:t xml:space="preserve"> as the following chart.</w:t>
      </w:r>
      <w:r w:rsidR="00695E54">
        <w:t xml:space="preserve"> For more information, refer SRS.</w:t>
      </w:r>
    </w:p>
    <w:p w14:paraId="6CD91D17" w14:textId="77777777" w:rsidR="001530B4" w:rsidRDefault="001530B4" w:rsidP="001530B4">
      <w:pPr>
        <w:keepNext/>
        <w:jc w:val="center"/>
      </w:pPr>
      <w:r>
        <w:rPr>
          <w:noProof/>
          <w:lang w:eastAsia="en-US"/>
        </w:rPr>
        <w:drawing>
          <wp:inline distT="0" distB="0" distL="0" distR="0" wp14:anchorId="4A146CE8" wp14:editId="0CA2D15B">
            <wp:extent cx="4923130" cy="2218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5392" cy="2224489"/>
                    </a:xfrm>
                    <a:prstGeom prst="rect">
                      <a:avLst/>
                    </a:prstGeom>
                  </pic:spPr>
                </pic:pic>
              </a:graphicData>
            </a:graphic>
          </wp:inline>
        </w:drawing>
      </w:r>
    </w:p>
    <w:p w14:paraId="5C7F40FC" w14:textId="38D31125" w:rsidR="001530B4" w:rsidRDefault="001530B4" w:rsidP="001530B4">
      <w:pPr>
        <w:pStyle w:val="Caption"/>
        <w:jc w:val="center"/>
      </w:pPr>
      <w:r>
        <w:t xml:space="preserve">Figure </w:t>
      </w:r>
      <w:r w:rsidR="00A41349">
        <w:fldChar w:fldCharType="begin"/>
      </w:r>
      <w:r w:rsidR="00A41349">
        <w:instrText xml:space="preserve"> SEQ Figure \* ARABIC </w:instrText>
      </w:r>
      <w:r w:rsidR="00A41349">
        <w:fldChar w:fldCharType="separate"/>
      </w:r>
      <w:r>
        <w:rPr>
          <w:noProof/>
        </w:rPr>
        <w:t>4</w:t>
      </w:r>
      <w:r w:rsidR="00A41349">
        <w:rPr>
          <w:noProof/>
        </w:rPr>
        <w:fldChar w:fldCharType="end"/>
      </w:r>
      <w:r>
        <w:t xml:space="preserve"> Quality Assurance procedure</w:t>
      </w:r>
    </w:p>
    <w:p w14:paraId="0A82326B" w14:textId="31A6F386" w:rsidR="008520AA" w:rsidRDefault="008520AA" w:rsidP="001530B4">
      <w:pPr>
        <w:jc w:val="center"/>
      </w:pPr>
    </w:p>
    <w:p w14:paraId="55B0EF58" w14:textId="77777777" w:rsidR="0005380D" w:rsidRDefault="0005380D" w:rsidP="00513049">
      <w:pPr>
        <w:pStyle w:val="Heading1"/>
      </w:pPr>
      <w:bookmarkStart w:id="1533" w:name="_Toc471289499"/>
      <w:bookmarkStart w:id="1534" w:name="_Toc471302026"/>
      <w:bookmarkStart w:id="1535" w:name="_Toc480721571"/>
      <w:r>
        <w:t>Performance Requirements</w:t>
      </w:r>
      <w:bookmarkEnd w:id="1533"/>
      <w:bookmarkEnd w:id="1534"/>
      <w:bookmarkEnd w:id="1535"/>
    </w:p>
    <w:p w14:paraId="55B0EF59" w14:textId="77777777" w:rsidR="00D7335B" w:rsidRDefault="00D7335B" w:rsidP="00D7335B">
      <w:r>
        <w:t>Please specify the performance requirements. For example, online response time, efficiency etc.</w:t>
      </w:r>
    </w:p>
    <w:p w14:paraId="55B0EF5A" w14:textId="77777777" w:rsidR="00D7335B" w:rsidRDefault="00D7335B" w:rsidP="00D7335B">
      <w:r>
        <w:t>Please replicate table below of each requirement under this section.</w:t>
      </w:r>
    </w:p>
    <w:tbl>
      <w:tblPr>
        <w:tblStyle w:val="GridTable5Dark-Accent1"/>
        <w:tblW w:w="9360" w:type="dxa"/>
        <w:tblLayout w:type="fixed"/>
        <w:tblLook w:val="0000" w:firstRow="0" w:lastRow="0" w:firstColumn="0" w:lastColumn="0" w:noHBand="0" w:noVBand="0"/>
      </w:tblPr>
      <w:tblGrid>
        <w:gridCol w:w="2335"/>
        <w:gridCol w:w="7025"/>
      </w:tblGrid>
      <w:tr w:rsidR="001674C5" w:rsidRPr="00122C6F" w14:paraId="4C8F52F9" w14:textId="77777777" w:rsidTr="00FC3B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35" w:type="dxa"/>
            <w:shd w:val="clear" w:color="auto" w:fill="B1C0CD" w:themeFill="accent1" w:themeFillTint="99"/>
          </w:tcPr>
          <w:p w14:paraId="5A1B786B" w14:textId="77777777" w:rsidR="001674C5" w:rsidRPr="00122C6F" w:rsidRDefault="001674C5" w:rsidP="002B217E">
            <w:pPr>
              <w:spacing w:after="160" w:line="288" w:lineRule="auto"/>
              <w:rPr>
                <w:b/>
              </w:rPr>
            </w:pPr>
            <w:r w:rsidRPr="00122C6F">
              <w:rPr>
                <w:b/>
              </w:rPr>
              <w:t>Requirement Tag ID</w:t>
            </w:r>
          </w:p>
        </w:tc>
        <w:tc>
          <w:tcPr>
            <w:tcW w:w="7025" w:type="dxa"/>
            <w:shd w:val="clear" w:color="auto" w:fill="B1C0CD" w:themeFill="accent1" w:themeFillTint="99"/>
          </w:tcPr>
          <w:p w14:paraId="6AE77563" w14:textId="4C100F36" w:rsidR="001674C5" w:rsidRPr="00122C6F" w:rsidRDefault="001674C5" w:rsidP="002B217E">
            <w:pPr>
              <w:spacing w:after="160" w:line="288" w:lineRule="auto"/>
              <w:cnfStyle w:val="000000100000" w:firstRow="0" w:lastRow="0" w:firstColumn="0" w:lastColumn="0" w:oddVBand="0" w:evenVBand="0" w:oddHBand="1" w:evenHBand="0" w:firstRowFirstColumn="0" w:firstRowLastColumn="0" w:lastRowFirstColumn="0" w:lastRowLastColumn="0"/>
              <w:rPr>
                <w:b/>
              </w:rPr>
            </w:pPr>
            <w:r>
              <w:rPr>
                <w:b/>
              </w:rPr>
              <w:t>Usage of the result in the list view</w:t>
            </w:r>
          </w:p>
        </w:tc>
      </w:tr>
      <w:tr w:rsidR="001674C5" w:rsidRPr="00122C6F" w14:paraId="631965F9" w14:textId="77777777" w:rsidTr="00FC3B91">
        <w:trPr>
          <w:trHeight w:val="1520"/>
        </w:trPr>
        <w:tc>
          <w:tcPr>
            <w:cnfStyle w:val="000010000000" w:firstRow="0" w:lastRow="0" w:firstColumn="0" w:lastColumn="0" w:oddVBand="1" w:evenVBand="0" w:oddHBand="0" w:evenHBand="0" w:firstRowFirstColumn="0" w:firstRowLastColumn="0" w:lastRowFirstColumn="0" w:lastRowLastColumn="0"/>
            <w:tcW w:w="2335" w:type="dxa"/>
          </w:tcPr>
          <w:p w14:paraId="316EE59C" w14:textId="46F16AF4" w:rsidR="001674C5" w:rsidRPr="00122C6F" w:rsidRDefault="001674C5" w:rsidP="002B217E">
            <w:pPr>
              <w:spacing w:after="160" w:line="288" w:lineRule="auto"/>
            </w:pPr>
            <w:r>
              <w:t>Description</w:t>
            </w:r>
          </w:p>
        </w:tc>
        <w:tc>
          <w:tcPr>
            <w:tcW w:w="7025" w:type="dxa"/>
          </w:tcPr>
          <w:p w14:paraId="066B72A2" w14:textId="1003E9E4" w:rsidR="001674C5" w:rsidRPr="00122C6F" w:rsidRDefault="001674C5" w:rsidP="002B217E">
            <w:pPr>
              <w:spacing w:after="160" w:line="288" w:lineRule="auto"/>
              <w:cnfStyle w:val="000000000000" w:firstRow="0" w:lastRow="0" w:firstColumn="0" w:lastColumn="0" w:oddVBand="0" w:evenVBand="0" w:oddHBand="0" w:evenHBand="0" w:firstRowFirstColumn="0" w:firstRowLastColumn="0" w:lastRowFirstColumn="0" w:lastRowLastColumn="0"/>
            </w:pPr>
            <w:r>
              <w:t>The results displayed in the list view should be user friendly and easy to understand. Selecting an element in the result list should only take one click</w:t>
            </w:r>
          </w:p>
        </w:tc>
      </w:tr>
      <w:tr w:rsidR="001674C5" w:rsidRPr="00122C6F" w14:paraId="65BF8564" w14:textId="77777777" w:rsidTr="00FC3B91">
        <w:trPr>
          <w:cnfStyle w:val="000000100000" w:firstRow="0" w:lastRow="0" w:firstColumn="0" w:lastColumn="0" w:oddVBand="0" w:evenVBand="0" w:oddHBand="1" w:evenHBand="0" w:firstRowFirstColumn="0" w:firstRowLastColumn="0" w:lastRowFirstColumn="0" w:lastRowLastColumn="0"/>
          <w:trHeight w:val="530"/>
        </w:trPr>
        <w:tc>
          <w:tcPr>
            <w:cnfStyle w:val="000010000000" w:firstRow="0" w:lastRow="0" w:firstColumn="0" w:lastColumn="0" w:oddVBand="1" w:evenVBand="0" w:oddHBand="0" w:evenHBand="0" w:firstRowFirstColumn="0" w:firstRowLastColumn="0" w:lastRowFirstColumn="0" w:lastRowLastColumn="0"/>
            <w:tcW w:w="2335" w:type="dxa"/>
          </w:tcPr>
          <w:p w14:paraId="6069F957" w14:textId="0E668D0E" w:rsidR="001674C5" w:rsidRPr="00122C6F" w:rsidRDefault="001674C5" w:rsidP="002B217E">
            <w:pPr>
              <w:spacing w:after="160" w:line="288" w:lineRule="auto"/>
            </w:pPr>
            <w:r>
              <w:t>Rationale</w:t>
            </w:r>
          </w:p>
        </w:tc>
        <w:tc>
          <w:tcPr>
            <w:tcW w:w="7025" w:type="dxa"/>
          </w:tcPr>
          <w:p w14:paraId="05D8B5B5" w14:textId="01307838" w:rsidR="001674C5" w:rsidRPr="00122C6F" w:rsidRDefault="001674C5" w:rsidP="002B217E">
            <w:pPr>
              <w:spacing w:after="160" w:line="288" w:lineRule="auto"/>
              <w:cnfStyle w:val="000000100000" w:firstRow="0" w:lastRow="0" w:firstColumn="0" w:lastColumn="0" w:oddVBand="0" w:evenVBand="0" w:oddHBand="1" w:evenHBand="0" w:firstRowFirstColumn="0" w:firstRowLastColumn="0" w:lastRowFirstColumn="0" w:lastRowLastColumn="0"/>
            </w:pPr>
            <w:r>
              <w:t>In order to for a user to use the list view easily</w:t>
            </w:r>
          </w:p>
        </w:tc>
      </w:tr>
    </w:tbl>
    <w:p w14:paraId="2171622F" w14:textId="77777777" w:rsidR="001674C5" w:rsidRDefault="001674C5" w:rsidP="00D7335B"/>
    <w:tbl>
      <w:tblPr>
        <w:tblStyle w:val="GridTable5Dark-Accent1"/>
        <w:tblW w:w="9360" w:type="dxa"/>
        <w:tblLayout w:type="fixed"/>
        <w:tblLook w:val="0000" w:firstRow="0" w:lastRow="0" w:firstColumn="0" w:lastColumn="0" w:noHBand="0" w:noVBand="0"/>
      </w:tblPr>
      <w:tblGrid>
        <w:gridCol w:w="2335"/>
        <w:gridCol w:w="7025"/>
      </w:tblGrid>
      <w:tr w:rsidR="00D83574" w:rsidRPr="00122C6F" w14:paraId="5FF6A333" w14:textId="77777777" w:rsidTr="00FC3B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35" w:type="dxa"/>
            <w:shd w:val="clear" w:color="auto" w:fill="B1C0CD" w:themeFill="accent1" w:themeFillTint="99"/>
          </w:tcPr>
          <w:p w14:paraId="100F70B1" w14:textId="77777777" w:rsidR="00D83574" w:rsidRPr="00122C6F" w:rsidRDefault="00D83574" w:rsidP="002B217E">
            <w:pPr>
              <w:spacing w:after="160" w:line="288" w:lineRule="auto"/>
              <w:rPr>
                <w:b/>
              </w:rPr>
            </w:pPr>
            <w:r w:rsidRPr="00122C6F">
              <w:rPr>
                <w:b/>
              </w:rPr>
              <w:t>Requirement Tag ID</w:t>
            </w:r>
          </w:p>
        </w:tc>
        <w:tc>
          <w:tcPr>
            <w:tcW w:w="7025" w:type="dxa"/>
            <w:shd w:val="clear" w:color="auto" w:fill="B1C0CD" w:themeFill="accent1" w:themeFillTint="99"/>
          </w:tcPr>
          <w:p w14:paraId="3B62FFA8" w14:textId="073C8A47" w:rsidR="00D83574" w:rsidRPr="00122C6F" w:rsidRDefault="00D83574" w:rsidP="002B217E">
            <w:pPr>
              <w:spacing w:after="160" w:line="288" w:lineRule="auto"/>
              <w:cnfStyle w:val="000000100000" w:firstRow="0" w:lastRow="0" w:firstColumn="0" w:lastColumn="0" w:oddVBand="0" w:evenVBand="0" w:oddHBand="1" w:evenHBand="0" w:firstRowFirstColumn="0" w:firstRowLastColumn="0" w:lastRowFirstColumn="0" w:lastRowLastColumn="0"/>
              <w:rPr>
                <w:b/>
              </w:rPr>
            </w:pPr>
            <w:r>
              <w:rPr>
                <w:b/>
              </w:rPr>
              <w:t>Usage of the information link</w:t>
            </w:r>
          </w:p>
        </w:tc>
      </w:tr>
      <w:tr w:rsidR="00D83574" w:rsidRPr="00122C6F" w14:paraId="3BF9E2E9" w14:textId="77777777" w:rsidTr="00FC3B91">
        <w:trPr>
          <w:trHeight w:val="1520"/>
        </w:trPr>
        <w:tc>
          <w:tcPr>
            <w:cnfStyle w:val="000010000000" w:firstRow="0" w:lastRow="0" w:firstColumn="0" w:lastColumn="0" w:oddVBand="1" w:evenVBand="0" w:oddHBand="0" w:evenHBand="0" w:firstRowFirstColumn="0" w:firstRowLastColumn="0" w:lastRowFirstColumn="0" w:lastRowLastColumn="0"/>
            <w:tcW w:w="2335" w:type="dxa"/>
          </w:tcPr>
          <w:p w14:paraId="13DFCD32" w14:textId="77777777" w:rsidR="00D83574" w:rsidRPr="00122C6F" w:rsidRDefault="00D83574" w:rsidP="002B217E">
            <w:pPr>
              <w:spacing w:after="160" w:line="288" w:lineRule="auto"/>
            </w:pPr>
            <w:r>
              <w:t>Description</w:t>
            </w:r>
          </w:p>
        </w:tc>
        <w:tc>
          <w:tcPr>
            <w:tcW w:w="7025" w:type="dxa"/>
          </w:tcPr>
          <w:p w14:paraId="0BCFBFB3" w14:textId="042DE8BC" w:rsidR="00D83574" w:rsidRPr="00122C6F" w:rsidRDefault="00D83574" w:rsidP="002B217E">
            <w:pPr>
              <w:spacing w:after="160" w:line="288" w:lineRule="auto"/>
              <w:cnfStyle w:val="000000000000" w:firstRow="0" w:lastRow="0" w:firstColumn="0" w:lastColumn="0" w:oddVBand="0" w:evenVBand="0" w:oddHBand="0" w:evenHBand="0" w:firstRowFirstColumn="0" w:firstRowLastColumn="0" w:lastRowFirstColumn="0" w:lastRowLastColumn="0"/>
            </w:pPr>
            <w:r>
              <w:t>The information link should be prominent and it should be evident that it is a usable link. Selecting the information link should only take one click</w:t>
            </w:r>
          </w:p>
        </w:tc>
      </w:tr>
      <w:tr w:rsidR="00D83574" w:rsidRPr="00122C6F" w14:paraId="1F93015A" w14:textId="77777777" w:rsidTr="00FC3B91">
        <w:trPr>
          <w:cnfStyle w:val="000000100000" w:firstRow="0" w:lastRow="0" w:firstColumn="0" w:lastColumn="0" w:oddVBand="0" w:evenVBand="0" w:oddHBand="1" w:evenHBand="0" w:firstRowFirstColumn="0" w:firstRowLastColumn="0" w:lastRowFirstColumn="0" w:lastRowLastColumn="0"/>
          <w:trHeight w:val="530"/>
        </w:trPr>
        <w:tc>
          <w:tcPr>
            <w:cnfStyle w:val="000010000000" w:firstRow="0" w:lastRow="0" w:firstColumn="0" w:lastColumn="0" w:oddVBand="1" w:evenVBand="0" w:oddHBand="0" w:evenHBand="0" w:firstRowFirstColumn="0" w:firstRowLastColumn="0" w:lastRowFirstColumn="0" w:lastRowLastColumn="0"/>
            <w:tcW w:w="2335" w:type="dxa"/>
          </w:tcPr>
          <w:p w14:paraId="7C82D6EA" w14:textId="77777777" w:rsidR="00D83574" w:rsidRPr="00122C6F" w:rsidRDefault="00D83574" w:rsidP="002B217E">
            <w:pPr>
              <w:spacing w:after="160" w:line="288" w:lineRule="auto"/>
            </w:pPr>
            <w:r>
              <w:t>Rationale</w:t>
            </w:r>
          </w:p>
        </w:tc>
        <w:tc>
          <w:tcPr>
            <w:tcW w:w="7025" w:type="dxa"/>
          </w:tcPr>
          <w:p w14:paraId="427BB9C8" w14:textId="742FE63E" w:rsidR="00D83574" w:rsidRPr="00122C6F" w:rsidRDefault="00D83574" w:rsidP="00D83574">
            <w:pPr>
              <w:spacing w:after="160" w:line="288" w:lineRule="auto"/>
              <w:cnfStyle w:val="000000100000" w:firstRow="0" w:lastRow="0" w:firstColumn="0" w:lastColumn="0" w:oddVBand="0" w:evenVBand="0" w:oddHBand="1" w:evenHBand="0" w:firstRowFirstColumn="0" w:firstRowLastColumn="0" w:lastRowFirstColumn="0" w:lastRowLastColumn="0"/>
            </w:pPr>
            <w:r>
              <w:t>In order to for a user to use information link easily</w:t>
            </w:r>
          </w:p>
        </w:tc>
      </w:tr>
    </w:tbl>
    <w:p w14:paraId="6F5B91F4" w14:textId="77777777" w:rsidR="00D83574" w:rsidRDefault="00D83574" w:rsidP="00D7335B"/>
    <w:tbl>
      <w:tblPr>
        <w:tblStyle w:val="GridTable5Dark-Accent1"/>
        <w:tblW w:w="9360" w:type="dxa"/>
        <w:tblLayout w:type="fixed"/>
        <w:tblLook w:val="0000" w:firstRow="0" w:lastRow="0" w:firstColumn="0" w:lastColumn="0" w:noHBand="0" w:noVBand="0"/>
      </w:tblPr>
      <w:tblGrid>
        <w:gridCol w:w="2335"/>
        <w:gridCol w:w="7025"/>
      </w:tblGrid>
      <w:tr w:rsidR="00D83574" w:rsidRPr="00122C6F" w14:paraId="2601B593" w14:textId="77777777" w:rsidTr="00FC3B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35" w:type="dxa"/>
            <w:shd w:val="clear" w:color="auto" w:fill="B1C0CD" w:themeFill="accent1" w:themeFillTint="99"/>
          </w:tcPr>
          <w:p w14:paraId="0FA83C03" w14:textId="77777777" w:rsidR="00D83574" w:rsidRPr="00122C6F" w:rsidRDefault="00D83574" w:rsidP="002B217E">
            <w:pPr>
              <w:spacing w:after="160" w:line="288" w:lineRule="auto"/>
              <w:rPr>
                <w:b/>
              </w:rPr>
            </w:pPr>
            <w:r w:rsidRPr="00122C6F">
              <w:rPr>
                <w:b/>
              </w:rPr>
              <w:t>Requirement Tag ID</w:t>
            </w:r>
          </w:p>
        </w:tc>
        <w:tc>
          <w:tcPr>
            <w:tcW w:w="7025" w:type="dxa"/>
            <w:shd w:val="clear" w:color="auto" w:fill="B1C0CD" w:themeFill="accent1" w:themeFillTint="99"/>
          </w:tcPr>
          <w:p w14:paraId="4412F304" w14:textId="2B12FD37" w:rsidR="00D83574" w:rsidRPr="00122C6F" w:rsidRDefault="00D83574" w:rsidP="002B217E">
            <w:pPr>
              <w:spacing w:after="160" w:line="288" w:lineRule="auto"/>
              <w:cnfStyle w:val="000000100000" w:firstRow="0" w:lastRow="0" w:firstColumn="0" w:lastColumn="0" w:oddVBand="0" w:evenVBand="0" w:oddHBand="1" w:evenHBand="0" w:firstRowFirstColumn="0" w:firstRowLastColumn="0" w:lastRowFirstColumn="0" w:lastRowLastColumn="0"/>
              <w:rPr>
                <w:b/>
              </w:rPr>
            </w:pPr>
            <w:r>
              <w:rPr>
                <w:b/>
              </w:rPr>
              <w:t>Response Time</w:t>
            </w:r>
          </w:p>
        </w:tc>
      </w:tr>
      <w:tr w:rsidR="00D83574" w:rsidRPr="00122C6F" w14:paraId="2DC9BA4B" w14:textId="77777777" w:rsidTr="00FC3B91">
        <w:trPr>
          <w:trHeight w:val="1520"/>
        </w:trPr>
        <w:tc>
          <w:tcPr>
            <w:cnfStyle w:val="000010000000" w:firstRow="0" w:lastRow="0" w:firstColumn="0" w:lastColumn="0" w:oddVBand="1" w:evenVBand="0" w:oddHBand="0" w:evenHBand="0" w:firstRowFirstColumn="0" w:firstRowLastColumn="0" w:lastRowFirstColumn="0" w:lastRowLastColumn="0"/>
            <w:tcW w:w="2335" w:type="dxa"/>
          </w:tcPr>
          <w:p w14:paraId="2A9F8911" w14:textId="77777777" w:rsidR="00D83574" w:rsidRPr="00122C6F" w:rsidRDefault="00D83574" w:rsidP="002B217E">
            <w:pPr>
              <w:spacing w:after="160" w:line="288" w:lineRule="auto"/>
            </w:pPr>
            <w:r>
              <w:t>Description</w:t>
            </w:r>
          </w:p>
        </w:tc>
        <w:tc>
          <w:tcPr>
            <w:tcW w:w="7025" w:type="dxa"/>
          </w:tcPr>
          <w:p w14:paraId="455A21A6" w14:textId="3C9C2245" w:rsidR="00D83574" w:rsidRPr="00122C6F" w:rsidRDefault="00D83574" w:rsidP="002B217E">
            <w:pPr>
              <w:spacing w:after="160" w:line="288" w:lineRule="auto"/>
              <w:cnfStyle w:val="000000000000" w:firstRow="0" w:lastRow="0" w:firstColumn="0" w:lastColumn="0" w:oddVBand="0" w:evenVBand="0" w:oddHBand="0" w:evenHBand="0" w:firstRowFirstColumn="0" w:firstRowLastColumn="0" w:lastRowFirstColumn="0" w:lastRowLastColumn="0"/>
            </w:pPr>
            <w:r>
              <w:t>The response time between any user interface request and completion of the response must be no longer than 20 seconds</w:t>
            </w:r>
          </w:p>
        </w:tc>
      </w:tr>
      <w:tr w:rsidR="00D83574" w:rsidRPr="00122C6F" w14:paraId="0C36DFD8" w14:textId="77777777" w:rsidTr="00FC3B91">
        <w:trPr>
          <w:cnfStyle w:val="000000100000" w:firstRow="0" w:lastRow="0" w:firstColumn="0" w:lastColumn="0" w:oddVBand="0" w:evenVBand="0" w:oddHBand="1" w:evenHBand="0" w:firstRowFirstColumn="0" w:firstRowLastColumn="0" w:lastRowFirstColumn="0" w:lastRowLastColumn="0"/>
          <w:trHeight w:val="530"/>
        </w:trPr>
        <w:tc>
          <w:tcPr>
            <w:cnfStyle w:val="000010000000" w:firstRow="0" w:lastRow="0" w:firstColumn="0" w:lastColumn="0" w:oddVBand="1" w:evenVBand="0" w:oddHBand="0" w:evenHBand="0" w:firstRowFirstColumn="0" w:firstRowLastColumn="0" w:lastRowFirstColumn="0" w:lastRowLastColumn="0"/>
            <w:tcW w:w="2335" w:type="dxa"/>
          </w:tcPr>
          <w:p w14:paraId="2EFC92AF" w14:textId="77777777" w:rsidR="00D83574" w:rsidRPr="00122C6F" w:rsidRDefault="00D83574" w:rsidP="002B217E">
            <w:pPr>
              <w:spacing w:after="160" w:line="288" w:lineRule="auto"/>
            </w:pPr>
            <w:r>
              <w:t>Rationale</w:t>
            </w:r>
          </w:p>
        </w:tc>
        <w:tc>
          <w:tcPr>
            <w:tcW w:w="7025" w:type="dxa"/>
          </w:tcPr>
          <w:p w14:paraId="2A940956" w14:textId="55D29E4D" w:rsidR="00D83574" w:rsidRPr="00122C6F" w:rsidRDefault="00D83574" w:rsidP="002B217E">
            <w:pPr>
              <w:spacing w:after="160" w:line="288" w:lineRule="auto"/>
              <w:cnfStyle w:val="000000100000" w:firstRow="0" w:lastRow="0" w:firstColumn="0" w:lastColumn="0" w:oddVBand="0" w:evenVBand="0" w:oddHBand="1" w:evenHBand="0" w:firstRowFirstColumn="0" w:firstRowLastColumn="0" w:lastRowFirstColumn="0" w:lastRowLastColumn="0"/>
            </w:pPr>
            <w:r>
              <w:t xml:space="preserve">The system should be quick and responsive to user commands and requests </w:t>
            </w:r>
            <w:r w:rsidR="00B74C8C">
              <w:t>so as not to slow down the user</w:t>
            </w:r>
          </w:p>
        </w:tc>
      </w:tr>
    </w:tbl>
    <w:p w14:paraId="3611E7BE" w14:textId="77777777" w:rsidR="00D83574" w:rsidRDefault="00D83574" w:rsidP="00D7335B"/>
    <w:p w14:paraId="7AF8142C" w14:textId="77777777" w:rsidR="00B74C8C" w:rsidRDefault="00B74C8C" w:rsidP="00D7335B"/>
    <w:p w14:paraId="1A2ADDB0" w14:textId="77777777" w:rsidR="00B74C8C" w:rsidRDefault="00B74C8C" w:rsidP="00D7335B"/>
    <w:p w14:paraId="79876C98" w14:textId="77777777" w:rsidR="00B74C8C" w:rsidRDefault="00B74C8C" w:rsidP="00D7335B"/>
    <w:p w14:paraId="5B5E043E" w14:textId="77777777" w:rsidR="00B74C8C" w:rsidRDefault="00B74C8C" w:rsidP="00D7335B"/>
    <w:tbl>
      <w:tblPr>
        <w:tblStyle w:val="GridTable5Dark-Accent1"/>
        <w:tblW w:w="9360" w:type="dxa"/>
        <w:tblLayout w:type="fixed"/>
        <w:tblLook w:val="0000" w:firstRow="0" w:lastRow="0" w:firstColumn="0" w:lastColumn="0" w:noHBand="0" w:noVBand="0"/>
      </w:tblPr>
      <w:tblGrid>
        <w:gridCol w:w="2155"/>
        <w:gridCol w:w="7205"/>
      </w:tblGrid>
      <w:tr w:rsidR="00B74C8C" w:rsidRPr="00122C6F" w14:paraId="1020852B" w14:textId="77777777" w:rsidTr="00FC3B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55" w:type="dxa"/>
            <w:shd w:val="clear" w:color="auto" w:fill="B1C0CD" w:themeFill="accent1" w:themeFillTint="99"/>
          </w:tcPr>
          <w:p w14:paraId="61177727" w14:textId="77777777" w:rsidR="00B74C8C" w:rsidRPr="00122C6F" w:rsidRDefault="00B74C8C" w:rsidP="002B217E">
            <w:pPr>
              <w:spacing w:after="160" w:line="288" w:lineRule="auto"/>
              <w:rPr>
                <w:b/>
              </w:rPr>
            </w:pPr>
            <w:r w:rsidRPr="00122C6F">
              <w:rPr>
                <w:b/>
              </w:rPr>
              <w:t>Requirement Tag ID</w:t>
            </w:r>
          </w:p>
        </w:tc>
        <w:tc>
          <w:tcPr>
            <w:tcW w:w="7205" w:type="dxa"/>
            <w:shd w:val="clear" w:color="auto" w:fill="B1C0CD" w:themeFill="accent1" w:themeFillTint="99"/>
          </w:tcPr>
          <w:p w14:paraId="5C42F792" w14:textId="77777777" w:rsidR="00B74C8C" w:rsidRPr="00122C6F" w:rsidRDefault="00B74C8C" w:rsidP="002B217E">
            <w:pPr>
              <w:spacing w:after="160" w:line="288" w:lineRule="auto"/>
              <w:cnfStyle w:val="000000100000" w:firstRow="0" w:lastRow="0" w:firstColumn="0" w:lastColumn="0" w:oddVBand="0" w:evenVBand="0" w:oddHBand="1" w:evenHBand="0" w:firstRowFirstColumn="0" w:firstRowLastColumn="0" w:lastRowFirstColumn="0" w:lastRowLastColumn="0"/>
              <w:rPr>
                <w:b/>
              </w:rPr>
            </w:pPr>
            <w:r>
              <w:rPr>
                <w:b/>
              </w:rPr>
              <w:t>Response Time</w:t>
            </w:r>
          </w:p>
        </w:tc>
      </w:tr>
      <w:tr w:rsidR="00B74C8C" w:rsidRPr="00122C6F" w14:paraId="582A3A5C" w14:textId="77777777" w:rsidTr="00FC3B91">
        <w:trPr>
          <w:trHeight w:val="1520"/>
        </w:trPr>
        <w:tc>
          <w:tcPr>
            <w:cnfStyle w:val="000010000000" w:firstRow="0" w:lastRow="0" w:firstColumn="0" w:lastColumn="0" w:oddVBand="1" w:evenVBand="0" w:oddHBand="0" w:evenHBand="0" w:firstRowFirstColumn="0" w:firstRowLastColumn="0" w:lastRowFirstColumn="0" w:lastRowLastColumn="0"/>
            <w:tcW w:w="2155" w:type="dxa"/>
          </w:tcPr>
          <w:p w14:paraId="4AA17007" w14:textId="77777777" w:rsidR="00B74C8C" w:rsidRPr="00122C6F" w:rsidRDefault="00B74C8C" w:rsidP="002B217E">
            <w:pPr>
              <w:spacing w:after="160" w:line="288" w:lineRule="auto"/>
            </w:pPr>
            <w:r>
              <w:t>Description</w:t>
            </w:r>
          </w:p>
        </w:tc>
        <w:tc>
          <w:tcPr>
            <w:tcW w:w="7205" w:type="dxa"/>
          </w:tcPr>
          <w:p w14:paraId="2E53993B" w14:textId="77777777" w:rsidR="00B74C8C" w:rsidRPr="00122C6F" w:rsidRDefault="00B74C8C" w:rsidP="002B217E">
            <w:pPr>
              <w:spacing w:after="160" w:line="288" w:lineRule="auto"/>
              <w:cnfStyle w:val="000000000000" w:firstRow="0" w:lastRow="0" w:firstColumn="0" w:lastColumn="0" w:oddVBand="0" w:evenVBand="0" w:oddHBand="0" w:evenHBand="0" w:firstRowFirstColumn="0" w:firstRowLastColumn="0" w:lastRowFirstColumn="0" w:lastRowLastColumn="0"/>
            </w:pPr>
            <w:r>
              <w:t>The response time between any user interface request and completion of the response must be no longer than 20 seconds</w:t>
            </w:r>
          </w:p>
        </w:tc>
      </w:tr>
      <w:tr w:rsidR="00B74C8C" w:rsidRPr="00122C6F" w14:paraId="3D337ABA" w14:textId="77777777" w:rsidTr="00FC3B91">
        <w:trPr>
          <w:cnfStyle w:val="000000100000" w:firstRow="0" w:lastRow="0" w:firstColumn="0" w:lastColumn="0" w:oddVBand="0" w:evenVBand="0" w:oddHBand="1" w:evenHBand="0" w:firstRowFirstColumn="0" w:firstRowLastColumn="0" w:lastRowFirstColumn="0" w:lastRowLastColumn="0"/>
          <w:trHeight w:val="530"/>
        </w:trPr>
        <w:tc>
          <w:tcPr>
            <w:cnfStyle w:val="000010000000" w:firstRow="0" w:lastRow="0" w:firstColumn="0" w:lastColumn="0" w:oddVBand="1" w:evenVBand="0" w:oddHBand="0" w:evenHBand="0" w:firstRowFirstColumn="0" w:firstRowLastColumn="0" w:lastRowFirstColumn="0" w:lastRowLastColumn="0"/>
            <w:tcW w:w="2155" w:type="dxa"/>
          </w:tcPr>
          <w:p w14:paraId="670DB1AA" w14:textId="77777777" w:rsidR="00B74C8C" w:rsidRPr="00122C6F" w:rsidRDefault="00B74C8C" w:rsidP="002B217E">
            <w:pPr>
              <w:spacing w:after="160" w:line="288" w:lineRule="auto"/>
            </w:pPr>
            <w:r>
              <w:t>Rationale</w:t>
            </w:r>
          </w:p>
        </w:tc>
        <w:tc>
          <w:tcPr>
            <w:tcW w:w="7205" w:type="dxa"/>
          </w:tcPr>
          <w:p w14:paraId="1365A339" w14:textId="77777777" w:rsidR="00B74C8C" w:rsidRPr="00122C6F" w:rsidRDefault="00B74C8C" w:rsidP="002B217E">
            <w:pPr>
              <w:spacing w:after="160" w:line="288" w:lineRule="auto"/>
              <w:cnfStyle w:val="000000100000" w:firstRow="0" w:lastRow="0" w:firstColumn="0" w:lastColumn="0" w:oddVBand="0" w:evenVBand="0" w:oddHBand="1" w:evenHBand="0" w:firstRowFirstColumn="0" w:firstRowLastColumn="0" w:lastRowFirstColumn="0" w:lastRowLastColumn="0"/>
            </w:pPr>
            <w:r>
              <w:t>The system should be quick and responsive to user commands and requests so as not to slow down the user</w:t>
            </w:r>
          </w:p>
        </w:tc>
      </w:tr>
    </w:tbl>
    <w:p w14:paraId="55F01EA6" w14:textId="77777777" w:rsidR="00B74C8C" w:rsidRDefault="00B74C8C" w:rsidP="00D7335B"/>
    <w:p w14:paraId="55B0EF71" w14:textId="77777777" w:rsidR="0005380D" w:rsidRDefault="0005380D" w:rsidP="00513049">
      <w:pPr>
        <w:pStyle w:val="Heading1"/>
      </w:pPr>
      <w:bookmarkStart w:id="1536" w:name="_Toc471289500"/>
      <w:bookmarkStart w:id="1537" w:name="_Toc471302027"/>
      <w:bookmarkStart w:id="1538" w:name="_Toc480721572"/>
      <w:r>
        <w:t>Data Protection and Information Security Requirements</w:t>
      </w:r>
      <w:bookmarkEnd w:id="1536"/>
      <w:bookmarkEnd w:id="1537"/>
      <w:bookmarkEnd w:id="1538"/>
    </w:p>
    <w:p w14:paraId="572B1C52" w14:textId="2CD768F7" w:rsidR="0091553A" w:rsidRDefault="0091553A" w:rsidP="0091553A">
      <w:pPr>
        <w:pStyle w:val="Heading2"/>
      </w:pPr>
      <w:bookmarkStart w:id="1539" w:name="_Toc471289501"/>
      <w:bookmarkStart w:id="1540" w:name="_Toc471302028"/>
      <w:bookmarkStart w:id="1541" w:name="_Toc480721573"/>
      <w:r>
        <w:t>Data storage</w:t>
      </w:r>
      <w:bookmarkEnd w:id="1539"/>
      <w:bookmarkEnd w:id="1540"/>
      <w:bookmarkEnd w:id="1541"/>
    </w:p>
    <w:p w14:paraId="6A613EB7" w14:textId="2810D103" w:rsidR="0091553A" w:rsidRDefault="0091553A" w:rsidP="00795020">
      <w:pPr>
        <w:pStyle w:val="ListParagraph"/>
        <w:numPr>
          <w:ilvl w:val="0"/>
          <w:numId w:val="35"/>
        </w:numPr>
      </w:pPr>
      <w:r>
        <w:t>Documents will be saved on company’s computer and stored in secured disk which will need password to access. All the documents will be updated daily and push to TFS</w:t>
      </w:r>
      <w:r w:rsidR="00ED4EAC">
        <w:t>’s</w:t>
      </w:r>
      <w:r>
        <w:t xml:space="preserve"> (Team Foundation Server</w:t>
      </w:r>
      <w:r w:rsidR="00ED4EAC">
        <w:t>)</w:t>
      </w:r>
      <w:r>
        <w:t xml:space="preserve"> repository.</w:t>
      </w:r>
    </w:p>
    <w:p w14:paraId="050E1875" w14:textId="20EFA180" w:rsidR="0091553A" w:rsidRDefault="0091553A" w:rsidP="00795020">
      <w:pPr>
        <w:pStyle w:val="ListParagraph"/>
        <w:numPr>
          <w:ilvl w:val="0"/>
          <w:numId w:val="35"/>
        </w:numPr>
      </w:pPr>
      <w:r>
        <w:t>Source code must be update</w:t>
      </w:r>
      <w:r w:rsidR="002703CB">
        <w:t>d</w:t>
      </w:r>
      <w:r>
        <w:t xml:space="preserve"> daily and sync</w:t>
      </w:r>
      <w:r w:rsidR="002703CB">
        <w:t>ed</w:t>
      </w:r>
      <w:r>
        <w:t xml:space="preserve"> between members. Source code will be stored on TFS’s repository.</w:t>
      </w:r>
    </w:p>
    <w:p w14:paraId="22CBC9A3" w14:textId="1FF12801" w:rsidR="002703CB" w:rsidRDefault="002703CB" w:rsidP="002703CB">
      <w:pPr>
        <w:pStyle w:val="Heading2"/>
      </w:pPr>
      <w:bookmarkStart w:id="1542" w:name="_Toc471289502"/>
      <w:bookmarkStart w:id="1543" w:name="_Toc471302029"/>
      <w:bookmarkStart w:id="1544" w:name="_Toc480721574"/>
      <w:r>
        <w:t>Data transmission</w:t>
      </w:r>
      <w:bookmarkEnd w:id="1542"/>
      <w:bookmarkEnd w:id="1543"/>
      <w:bookmarkEnd w:id="1544"/>
    </w:p>
    <w:p w14:paraId="2D439A1C" w14:textId="186AFA11" w:rsidR="002703CB" w:rsidRDefault="002703CB" w:rsidP="002703CB">
      <w:pPr>
        <w:ind w:left="360"/>
      </w:pPr>
      <w:r>
        <w:t>Data transmission will follow BOSCH’s policies.</w:t>
      </w:r>
    </w:p>
    <w:p w14:paraId="054A8F60" w14:textId="63CFF4D7" w:rsidR="002703CB" w:rsidRDefault="002703CB" w:rsidP="002703CB">
      <w:pPr>
        <w:ind w:left="360"/>
      </w:pPr>
      <w:r>
        <w:t>For secure data transmission the Bosch Group provides encryption software complying with international standards. Using this software messages are encrypted and signed digitally.</w:t>
      </w:r>
    </w:p>
    <w:p w14:paraId="208E87E7" w14:textId="4B57FDC7" w:rsidR="002703CB" w:rsidRDefault="005A7132" w:rsidP="002703CB">
      <w:pPr>
        <w:pStyle w:val="Heading2"/>
      </w:pPr>
      <w:bookmarkStart w:id="1545" w:name="_Toc471289503"/>
      <w:bookmarkStart w:id="1546" w:name="_Toc471302030"/>
      <w:bookmarkStart w:id="1547" w:name="_Toc480721575"/>
      <w:r>
        <w:t>I</w:t>
      </w:r>
      <w:r w:rsidR="002703CB">
        <w:t>nformation security requirements:</w:t>
      </w:r>
      <w:bookmarkEnd w:id="1545"/>
      <w:bookmarkEnd w:id="1546"/>
      <w:bookmarkEnd w:id="1547"/>
    </w:p>
    <w:p w14:paraId="291CEB7A" w14:textId="2B58EC89" w:rsidR="002703CB" w:rsidRDefault="002703CB" w:rsidP="002703CB">
      <w:pPr>
        <w:ind w:left="360"/>
      </w:pPr>
      <w:r>
        <w:t>For the</w:t>
      </w:r>
      <w:r w:rsidR="009F7416">
        <w:t xml:space="preserve"> </w:t>
      </w:r>
      <w:r>
        <w:t>information security must follow these requirements:</w:t>
      </w:r>
    </w:p>
    <w:p w14:paraId="421EDBBE" w14:textId="298DE824" w:rsidR="002703CB" w:rsidRDefault="006D5F35" w:rsidP="00795020">
      <w:pPr>
        <w:pStyle w:val="ListParagraph"/>
        <w:numPr>
          <w:ilvl w:val="0"/>
          <w:numId w:val="36"/>
        </w:numPr>
      </w:pPr>
      <w:r>
        <w:t>Data must be stored on secured disk company’</w:t>
      </w:r>
      <w:r w:rsidR="009F7416">
        <w:t>s desktop.</w:t>
      </w:r>
    </w:p>
    <w:p w14:paraId="1487672D" w14:textId="04F66DCC" w:rsidR="009F7416" w:rsidRDefault="009F7416" w:rsidP="00795020">
      <w:pPr>
        <w:pStyle w:val="ListParagraph"/>
        <w:numPr>
          <w:ilvl w:val="0"/>
          <w:numId w:val="36"/>
        </w:numPr>
      </w:pPr>
      <w:r>
        <w:t>Data should not be used outside Bosch’s system.</w:t>
      </w:r>
    </w:p>
    <w:p w14:paraId="503DE8F9" w14:textId="4241F48D" w:rsidR="00774A31" w:rsidRDefault="009F7416" w:rsidP="009F7416">
      <w:pPr>
        <w:ind w:left="360"/>
      </w:pPr>
      <w:r>
        <w:t xml:space="preserve">For </w:t>
      </w:r>
      <w:r w:rsidR="00AC7B7E">
        <w:t xml:space="preserve">individual and other information security for email, internet </w:t>
      </w:r>
      <w:r>
        <w:t>will follow Bosch’s policy.</w:t>
      </w:r>
    </w:p>
    <w:p w14:paraId="5E4370E2" w14:textId="2CCFA9BB" w:rsidR="00AC7B7E" w:rsidRPr="0091553A" w:rsidRDefault="00D05757" w:rsidP="00AC7B7E">
      <w:pPr>
        <w:ind w:left="360"/>
      </w:pPr>
      <w:r>
        <w:object w:dxaOrig="1531" w:dyaOrig="991" w14:anchorId="73FEC7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5pt" o:ole="">
            <v:imagedata r:id="rId30" o:title=""/>
          </v:shape>
          <o:OLEObject Type="Embed" ProgID="AcroExch.Document.DC" ShapeID="_x0000_i1025" DrawAspect="Icon" ObjectID="_1557159703" r:id="rId31"/>
        </w:object>
      </w:r>
      <w:r w:rsidR="00AC7B7E">
        <w:t xml:space="preserve">  </w:t>
      </w:r>
      <w:r w:rsidR="00AC7B7E">
        <w:object w:dxaOrig="1531" w:dyaOrig="991" w14:anchorId="35AF394F">
          <v:shape id="_x0000_i1026" type="#_x0000_t75" style="width:79.5pt;height:50.5pt" o:ole="">
            <v:imagedata r:id="rId32" o:title=""/>
          </v:shape>
          <o:OLEObject Type="Embed" ProgID="AcroExch.Document.DC" ShapeID="_x0000_i1026" DrawAspect="Icon" ObjectID="_1557159704" r:id="rId33"/>
        </w:object>
      </w:r>
    </w:p>
    <w:p w14:paraId="55B0EF73" w14:textId="15C786FB" w:rsidR="00B74617" w:rsidRDefault="00B74617" w:rsidP="0089592D"/>
    <w:p w14:paraId="55B0EF74" w14:textId="77777777" w:rsidR="0089592D" w:rsidRPr="00B74617" w:rsidRDefault="0089592D" w:rsidP="0089592D"/>
    <w:p w14:paraId="55B0EF75" w14:textId="77777777" w:rsidR="0005380D" w:rsidRDefault="0005380D" w:rsidP="00513049">
      <w:pPr>
        <w:pStyle w:val="Heading1"/>
      </w:pPr>
      <w:bookmarkStart w:id="1548" w:name="_Toc471289504"/>
      <w:bookmarkStart w:id="1549" w:name="_Toc471302031"/>
      <w:bookmarkStart w:id="1550" w:name="_Toc480721576"/>
      <w:r>
        <w:t>Software Acceptance Criteria</w:t>
      </w:r>
      <w:bookmarkEnd w:id="1548"/>
      <w:bookmarkEnd w:id="1549"/>
      <w:bookmarkEnd w:id="1550"/>
    </w:p>
    <w:p w14:paraId="55B0EF76" w14:textId="17ED65A0" w:rsidR="0089592D" w:rsidRPr="0089592D" w:rsidRDefault="00AD01F4" w:rsidP="0089592D">
      <w:r>
        <w:t>The</w:t>
      </w:r>
      <w:r w:rsidR="0089592D" w:rsidRPr="0089592D">
        <w:t xml:space="preserve"> Software Acceptance Criteria that will be used to validate the supplied Software product</w:t>
      </w:r>
    </w:p>
    <w:p w14:paraId="5848AE87" w14:textId="547E2A54" w:rsidR="0082365E" w:rsidRDefault="00810F98" w:rsidP="00795020">
      <w:pPr>
        <w:pStyle w:val="ListParagraph"/>
        <w:numPr>
          <w:ilvl w:val="0"/>
          <w:numId w:val="37"/>
        </w:numPr>
      </w:pPr>
      <w:r>
        <w:t>All e</w:t>
      </w:r>
      <w:r w:rsidR="009073EB">
        <w:t>ssential</w:t>
      </w:r>
      <w:r w:rsidR="0082365E">
        <w:t xml:space="preserve"> requirements must be completed and </w:t>
      </w:r>
      <w:r w:rsidR="000F19D7">
        <w:t>delivered</w:t>
      </w:r>
      <w:r w:rsidR="0082365E">
        <w:t xml:space="preserve"> on </w:t>
      </w:r>
      <w:r w:rsidR="00210364">
        <w:t>time</w:t>
      </w:r>
      <w:r w:rsidR="0082365E">
        <w:t>.</w:t>
      </w:r>
    </w:p>
    <w:p w14:paraId="0FB1B568" w14:textId="6D30BA8B" w:rsidR="0082365E" w:rsidRDefault="0082365E" w:rsidP="00795020">
      <w:pPr>
        <w:pStyle w:val="ListParagraph"/>
        <w:numPr>
          <w:ilvl w:val="0"/>
          <w:numId w:val="37"/>
        </w:numPr>
      </w:pPr>
      <w:r>
        <w:t>System must run stably without any technical failure.</w:t>
      </w:r>
    </w:p>
    <w:p w14:paraId="6E8CC1E3" w14:textId="16F361A3" w:rsidR="0082365E" w:rsidRDefault="001B21A7" w:rsidP="00795020">
      <w:pPr>
        <w:pStyle w:val="ListParagraph"/>
        <w:numPr>
          <w:ilvl w:val="0"/>
          <w:numId w:val="37"/>
        </w:numPr>
      </w:pPr>
      <w:r>
        <w:t>Software will follow Bosch’s intranet policy to ensure system security. Software using Spring security itself to prevent security vulnerabilities.</w:t>
      </w:r>
    </w:p>
    <w:p w14:paraId="48923A90" w14:textId="79F82BB7" w:rsidR="0082365E" w:rsidRDefault="0082365E" w:rsidP="00795020">
      <w:pPr>
        <w:pStyle w:val="ListParagraph"/>
        <w:numPr>
          <w:ilvl w:val="0"/>
          <w:numId w:val="37"/>
        </w:numPr>
      </w:pPr>
      <w:r>
        <w:t>Accuracy:</w:t>
      </w:r>
      <w:r w:rsidR="00F44A92">
        <w:t xml:space="preserve"> </w:t>
      </w:r>
    </w:p>
    <w:p w14:paraId="22058953" w14:textId="1FE84135" w:rsidR="00997187" w:rsidRDefault="00997187" w:rsidP="00795020">
      <w:pPr>
        <w:pStyle w:val="ListParagraph"/>
        <w:numPr>
          <w:ilvl w:val="2"/>
          <w:numId w:val="38"/>
        </w:numPr>
      </w:pPr>
      <w:r>
        <w:t>Report from test must be correct for each test suite.</w:t>
      </w:r>
    </w:p>
    <w:p w14:paraId="790B6F13" w14:textId="77777777" w:rsidR="00997187" w:rsidRDefault="00997187" w:rsidP="00795020">
      <w:pPr>
        <w:pStyle w:val="ListParagraph"/>
        <w:numPr>
          <w:ilvl w:val="2"/>
          <w:numId w:val="38"/>
        </w:numPr>
      </w:pPr>
      <w:r>
        <w:t>Real-time process will executed with delay.</w:t>
      </w:r>
    </w:p>
    <w:p w14:paraId="283E4A79" w14:textId="1346D864" w:rsidR="00997187" w:rsidRDefault="00997187" w:rsidP="00795020">
      <w:pPr>
        <w:pStyle w:val="ListParagraph"/>
        <w:numPr>
          <w:ilvl w:val="2"/>
          <w:numId w:val="38"/>
        </w:numPr>
      </w:pPr>
      <w:r>
        <w:t xml:space="preserve">Other functions must work stably with correctness. </w:t>
      </w:r>
    </w:p>
    <w:p w14:paraId="02CCC9D0" w14:textId="6D6B8D4A" w:rsidR="0082365E" w:rsidRDefault="00DF7D4E" w:rsidP="00795020">
      <w:pPr>
        <w:pStyle w:val="ListParagraph"/>
        <w:numPr>
          <w:ilvl w:val="0"/>
          <w:numId w:val="37"/>
        </w:numPr>
      </w:pPr>
      <w:r>
        <w:t xml:space="preserve">System will have clear coding with latest technologies and up-to-dated documents for further maintenance or development  </w:t>
      </w:r>
    </w:p>
    <w:p w14:paraId="065995ED" w14:textId="78B8D047" w:rsidR="0082365E" w:rsidRPr="0089592D" w:rsidRDefault="00DF7D4E" w:rsidP="00795020">
      <w:pPr>
        <w:pStyle w:val="ListParagraph"/>
        <w:numPr>
          <w:ilvl w:val="0"/>
          <w:numId w:val="37"/>
        </w:numPr>
      </w:pPr>
      <w:r>
        <w:t>System will have simple and clear interface with sensible arrangements to increase User Experience. System was also be made responsive to compatible with various devices.</w:t>
      </w:r>
    </w:p>
    <w:p w14:paraId="55B0EF77" w14:textId="77777777" w:rsidR="0005380D" w:rsidRDefault="0005380D" w:rsidP="00513049">
      <w:pPr>
        <w:pStyle w:val="Heading1"/>
      </w:pPr>
      <w:bookmarkStart w:id="1551" w:name="_Toc471289505"/>
      <w:bookmarkStart w:id="1552" w:name="_Toc471302032"/>
      <w:bookmarkStart w:id="1553" w:name="_Toc480721577"/>
      <w:r>
        <w:t>Deliverables</w:t>
      </w:r>
      <w:bookmarkEnd w:id="1551"/>
      <w:bookmarkEnd w:id="1552"/>
      <w:bookmarkEnd w:id="1553"/>
    </w:p>
    <w:p w14:paraId="55B0EF78" w14:textId="77777777" w:rsidR="0005380D" w:rsidRDefault="0005380D" w:rsidP="00513049">
      <w:pPr>
        <w:pStyle w:val="Heading2"/>
      </w:pPr>
      <w:bookmarkStart w:id="1554" w:name="_Toc471289506"/>
      <w:bookmarkStart w:id="1555" w:name="_Toc471302033"/>
      <w:bookmarkStart w:id="1556" w:name="_Toc480721578"/>
      <w:r>
        <w:t>List of Deliverables</w:t>
      </w:r>
      <w:bookmarkEnd w:id="1554"/>
      <w:bookmarkEnd w:id="1555"/>
      <w:bookmarkEnd w:id="1556"/>
    </w:p>
    <w:tbl>
      <w:tblPr>
        <w:tblStyle w:val="GridTable1Light-Accent5"/>
        <w:tblW w:w="8023" w:type="dxa"/>
        <w:tblLayout w:type="fixed"/>
        <w:tblLook w:val="00A0" w:firstRow="1" w:lastRow="0" w:firstColumn="1" w:lastColumn="0" w:noHBand="0" w:noVBand="0"/>
      </w:tblPr>
      <w:tblGrid>
        <w:gridCol w:w="728"/>
        <w:gridCol w:w="2436"/>
        <w:gridCol w:w="4859"/>
      </w:tblGrid>
      <w:tr w:rsidR="00CA7746" w:rsidRPr="00FC3B91" w14:paraId="55B0EF7E" w14:textId="77777777" w:rsidTr="00FC3B91">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28" w:type="dxa"/>
          </w:tcPr>
          <w:p w14:paraId="55B0EF7A" w14:textId="77777777" w:rsidR="00CA7746" w:rsidRPr="00CA7746" w:rsidRDefault="00CA7746" w:rsidP="00FC3B91">
            <w:r w:rsidRPr="00CA7746">
              <w:t>No.</w:t>
            </w:r>
          </w:p>
        </w:tc>
        <w:tc>
          <w:tcPr>
            <w:tcW w:w="2436" w:type="dxa"/>
          </w:tcPr>
          <w:p w14:paraId="55B0EF7B" w14:textId="77777777" w:rsidR="00CA7746" w:rsidRPr="00CA7746" w:rsidRDefault="00CA7746" w:rsidP="00FC3B91">
            <w:pPr>
              <w:cnfStyle w:val="100000000000" w:firstRow="1" w:lastRow="0" w:firstColumn="0" w:lastColumn="0" w:oddVBand="0" w:evenVBand="0" w:oddHBand="0" w:evenHBand="0" w:firstRowFirstColumn="0" w:firstRowLastColumn="0" w:lastRowFirstColumn="0" w:lastRowLastColumn="0"/>
            </w:pPr>
            <w:r w:rsidRPr="00CA7746">
              <w:t>Deliverables</w:t>
            </w:r>
          </w:p>
        </w:tc>
        <w:tc>
          <w:tcPr>
            <w:tcW w:w="4859" w:type="dxa"/>
          </w:tcPr>
          <w:p w14:paraId="55B0EF7D" w14:textId="4EE185DA" w:rsidR="00CA7746" w:rsidRPr="00CA7746" w:rsidRDefault="00CA7746" w:rsidP="00FC3B91">
            <w:pPr>
              <w:cnfStyle w:val="100000000000" w:firstRow="1" w:lastRow="0" w:firstColumn="0" w:lastColumn="0" w:oddVBand="0" w:evenVBand="0" w:oddHBand="0" w:evenHBand="0" w:firstRowFirstColumn="0" w:firstRowLastColumn="0" w:lastRowFirstColumn="0" w:lastRowLastColumn="0"/>
            </w:pPr>
            <w:r w:rsidRPr="00CA7746">
              <w:t>Schedule</w:t>
            </w:r>
          </w:p>
        </w:tc>
      </w:tr>
      <w:tr w:rsidR="00CA7746" w:rsidRPr="00FC3B91" w14:paraId="55B0EF82" w14:textId="77777777" w:rsidTr="00FC3B91">
        <w:trPr>
          <w:trHeight w:val="346"/>
        </w:trPr>
        <w:tc>
          <w:tcPr>
            <w:cnfStyle w:val="001000000000" w:firstRow="0" w:lastRow="0" w:firstColumn="1" w:lastColumn="0" w:oddVBand="0" w:evenVBand="0" w:oddHBand="0" w:evenHBand="0" w:firstRowFirstColumn="0" w:firstRowLastColumn="0" w:lastRowFirstColumn="0" w:lastRowLastColumn="0"/>
            <w:tcW w:w="728" w:type="dxa"/>
          </w:tcPr>
          <w:p w14:paraId="55B0EF7F" w14:textId="77777777" w:rsidR="00CA7746" w:rsidRPr="00CA7746" w:rsidRDefault="00CA7746" w:rsidP="00FC3B91">
            <w:r w:rsidRPr="00CA7746">
              <w:t>1</w:t>
            </w:r>
          </w:p>
        </w:tc>
        <w:tc>
          <w:tcPr>
            <w:tcW w:w="2436" w:type="dxa"/>
          </w:tcPr>
          <w:p w14:paraId="55B0EF80" w14:textId="003C3767"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Proposal</w:t>
            </w:r>
          </w:p>
        </w:tc>
        <w:tc>
          <w:tcPr>
            <w:tcW w:w="4859" w:type="dxa"/>
          </w:tcPr>
          <w:p w14:paraId="55B0EF81" w14:textId="1138865E"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10/12/2016</w:t>
            </w:r>
          </w:p>
        </w:tc>
      </w:tr>
      <w:tr w:rsidR="00CA7746" w:rsidRPr="00FC3B91" w14:paraId="55B0EF86" w14:textId="77777777" w:rsidTr="00FC3B91">
        <w:trPr>
          <w:trHeight w:val="346"/>
        </w:trPr>
        <w:tc>
          <w:tcPr>
            <w:cnfStyle w:val="001000000000" w:firstRow="0" w:lastRow="0" w:firstColumn="1" w:lastColumn="0" w:oddVBand="0" w:evenVBand="0" w:oddHBand="0" w:evenHBand="0" w:firstRowFirstColumn="0" w:firstRowLastColumn="0" w:lastRowFirstColumn="0" w:lastRowLastColumn="0"/>
            <w:tcW w:w="728" w:type="dxa"/>
          </w:tcPr>
          <w:p w14:paraId="55B0EF83" w14:textId="67ED54DD" w:rsidR="00CA7746" w:rsidRPr="00CA7746" w:rsidRDefault="00CC751A" w:rsidP="00FC3B91">
            <w:r>
              <w:t>2</w:t>
            </w:r>
          </w:p>
        </w:tc>
        <w:tc>
          <w:tcPr>
            <w:tcW w:w="2436" w:type="dxa"/>
          </w:tcPr>
          <w:p w14:paraId="55B0EF84" w14:textId="2F9D52C7" w:rsidR="00CA7746" w:rsidRPr="00CA7746" w:rsidRDefault="002560D8" w:rsidP="00FC3B91">
            <w:pPr>
              <w:cnfStyle w:val="000000000000" w:firstRow="0" w:lastRow="0" w:firstColumn="0" w:lastColumn="0" w:oddVBand="0" w:evenVBand="0" w:oddHBand="0" w:evenHBand="0" w:firstRowFirstColumn="0" w:firstRowLastColumn="0" w:lastRowFirstColumn="0" w:lastRowLastColumn="0"/>
            </w:pPr>
            <w:r>
              <w:t>Standards</w:t>
            </w:r>
          </w:p>
        </w:tc>
        <w:tc>
          <w:tcPr>
            <w:tcW w:w="4859" w:type="dxa"/>
          </w:tcPr>
          <w:p w14:paraId="55B0EF85" w14:textId="4671AFC7"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10/2</w:t>
            </w:r>
            <w:r w:rsidR="002560D8">
              <w:t>2</w:t>
            </w:r>
            <w:r>
              <w:t>/2016</w:t>
            </w:r>
          </w:p>
        </w:tc>
      </w:tr>
      <w:tr w:rsidR="00CA7746" w:rsidRPr="00FC3B91" w14:paraId="55B0EF8A" w14:textId="77777777" w:rsidTr="00FC3B91">
        <w:trPr>
          <w:trHeight w:val="338"/>
        </w:trPr>
        <w:tc>
          <w:tcPr>
            <w:cnfStyle w:val="001000000000" w:firstRow="0" w:lastRow="0" w:firstColumn="1" w:lastColumn="0" w:oddVBand="0" w:evenVBand="0" w:oddHBand="0" w:evenHBand="0" w:firstRowFirstColumn="0" w:firstRowLastColumn="0" w:lastRowFirstColumn="0" w:lastRowLastColumn="0"/>
            <w:tcW w:w="728" w:type="dxa"/>
          </w:tcPr>
          <w:p w14:paraId="55B0EF87" w14:textId="785D698D" w:rsidR="00CA7746" w:rsidRPr="00CA7746" w:rsidRDefault="00CC751A" w:rsidP="00FC3B91">
            <w:r>
              <w:t>3</w:t>
            </w:r>
          </w:p>
        </w:tc>
        <w:tc>
          <w:tcPr>
            <w:tcW w:w="2436" w:type="dxa"/>
          </w:tcPr>
          <w:p w14:paraId="55B0EF88" w14:textId="417D6174" w:rsidR="00CA7746" w:rsidRPr="00CA7746" w:rsidRDefault="002560D8" w:rsidP="00FC3B91">
            <w:pPr>
              <w:cnfStyle w:val="000000000000" w:firstRow="0" w:lastRow="0" w:firstColumn="0" w:lastColumn="0" w:oddVBand="0" w:evenVBand="0" w:oddHBand="0" w:evenHBand="0" w:firstRowFirstColumn="0" w:firstRowLastColumn="0" w:lastRowFirstColumn="0" w:lastRowLastColumn="0"/>
            </w:pPr>
            <w:r>
              <w:t>SRS</w:t>
            </w:r>
          </w:p>
        </w:tc>
        <w:tc>
          <w:tcPr>
            <w:tcW w:w="4859" w:type="dxa"/>
          </w:tcPr>
          <w:p w14:paraId="55B0EF89" w14:textId="1E646BC4"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10/2</w:t>
            </w:r>
            <w:r w:rsidR="002560D8">
              <w:t>4</w:t>
            </w:r>
            <w:r>
              <w:t>/2016</w:t>
            </w:r>
          </w:p>
        </w:tc>
      </w:tr>
      <w:tr w:rsidR="00CA7746" w:rsidRPr="00FC3B91" w14:paraId="55B0EF8E" w14:textId="77777777" w:rsidTr="00FC3B91">
        <w:trPr>
          <w:trHeight w:val="346"/>
        </w:trPr>
        <w:tc>
          <w:tcPr>
            <w:cnfStyle w:val="001000000000" w:firstRow="0" w:lastRow="0" w:firstColumn="1" w:lastColumn="0" w:oddVBand="0" w:evenVBand="0" w:oddHBand="0" w:evenHBand="0" w:firstRowFirstColumn="0" w:firstRowLastColumn="0" w:lastRowFirstColumn="0" w:lastRowLastColumn="0"/>
            <w:tcW w:w="728" w:type="dxa"/>
          </w:tcPr>
          <w:p w14:paraId="55B0EF8B" w14:textId="57884CAB" w:rsidR="00CA7746" w:rsidRPr="00CA7746" w:rsidRDefault="00CC751A" w:rsidP="00FC3B91">
            <w:r>
              <w:t>4</w:t>
            </w:r>
          </w:p>
        </w:tc>
        <w:tc>
          <w:tcPr>
            <w:tcW w:w="2436" w:type="dxa"/>
          </w:tcPr>
          <w:p w14:paraId="55B0EF8C" w14:textId="63323554"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Design</w:t>
            </w:r>
          </w:p>
        </w:tc>
        <w:tc>
          <w:tcPr>
            <w:tcW w:w="4859" w:type="dxa"/>
          </w:tcPr>
          <w:p w14:paraId="55B0EF8D" w14:textId="589B2111"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10/24/2016</w:t>
            </w:r>
          </w:p>
        </w:tc>
      </w:tr>
      <w:tr w:rsidR="00CA7746" w:rsidRPr="00FC3B91" w14:paraId="55B0EF92" w14:textId="77777777" w:rsidTr="00FC3B91">
        <w:trPr>
          <w:trHeight w:val="346"/>
        </w:trPr>
        <w:tc>
          <w:tcPr>
            <w:cnfStyle w:val="001000000000" w:firstRow="0" w:lastRow="0" w:firstColumn="1" w:lastColumn="0" w:oddVBand="0" w:evenVBand="0" w:oddHBand="0" w:evenHBand="0" w:firstRowFirstColumn="0" w:firstRowLastColumn="0" w:lastRowFirstColumn="0" w:lastRowLastColumn="0"/>
            <w:tcW w:w="728" w:type="dxa"/>
          </w:tcPr>
          <w:p w14:paraId="55B0EF8F" w14:textId="62A4568D" w:rsidR="00CA7746" w:rsidRPr="00CA7746" w:rsidRDefault="00CC751A" w:rsidP="00FC3B91">
            <w:r>
              <w:t>5</w:t>
            </w:r>
          </w:p>
        </w:tc>
        <w:tc>
          <w:tcPr>
            <w:tcW w:w="2436" w:type="dxa"/>
          </w:tcPr>
          <w:p w14:paraId="55B0EF90" w14:textId="6E7575B9"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Prototype</w:t>
            </w:r>
          </w:p>
        </w:tc>
        <w:tc>
          <w:tcPr>
            <w:tcW w:w="4859" w:type="dxa"/>
          </w:tcPr>
          <w:p w14:paraId="55B0EF91" w14:textId="55BCB92C" w:rsidR="00CA7746" w:rsidRPr="00CA7746" w:rsidRDefault="00CC751A" w:rsidP="00FC3B91">
            <w:pPr>
              <w:cnfStyle w:val="000000000000" w:firstRow="0" w:lastRow="0" w:firstColumn="0" w:lastColumn="0" w:oddVBand="0" w:evenVBand="0" w:oddHBand="0" w:evenHBand="0" w:firstRowFirstColumn="0" w:firstRowLastColumn="0" w:lastRowFirstColumn="0" w:lastRowLastColumn="0"/>
            </w:pPr>
            <w:r>
              <w:t>10/24/2016</w:t>
            </w:r>
          </w:p>
        </w:tc>
      </w:tr>
      <w:tr w:rsidR="00CA7746" w:rsidRPr="00FC3B91" w14:paraId="55B0EF9A" w14:textId="77777777" w:rsidTr="00FC3B91">
        <w:trPr>
          <w:trHeight w:val="346"/>
        </w:trPr>
        <w:tc>
          <w:tcPr>
            <w:cnfStyle w:val="001000000000" w:firstRow="0" w:lastRow="0" w:firstColumn="1" w:lastColumn="0" w:oddVBand="0" w:evenVBand="0" w:oddHBand="0" w:evenHBand="0" w:firstRowFirstColumn="0" w:firstRowLastColumn="0" w:lastRowFirstColumn="0" w:lastRowLastColumn="0"/>
            <w:tcW w:w="728" w:type="dxa"/>
          </w:tcPr>
          <w:p w14:paraId="55B0EF97" w14:textId="220D45A1" w:rsidR="00CA7746" w:rsidRPr="00CA7746" w:rsidRDefault="00FC3B91" w:rsidP="00FC3B91">
            <w:r>
              <w:t>6</w:t>
            </w:r>
          </w:p>
        </w:tc>
        <w:tc>
          <w:tcPr>
            <w:tcW w:w="2436" w:type="dxa"/>
          </w:tcPr>
          <w:p w14:paraId="55B0EF98" w14:textId="66FCC566" w:rsidR="00CA7746" w:rsidRPr="00CA7746" w:rsidRDefault="00EF3844" w:rsidP="00FC3B91">
            <w:pPr>
              <w:cnfStyle w:val="000000000000" w:firstRow="0" w:lastRow="0" w:firstColumn="0" w:lastColumn="0" w:oddVBand="0" w:evenVBand="0" w:oddHBand="0" w:evenHBand="0" w:firstRowFirstColumn="0" w:firstRowLastColumn="0" w:lastRowFirstColumn="0" w:lastRowLastColumn="0"/>
            </w:pPr>
            <w:r>
              <w:t>Code</w:t>
            </w:r>
          </w:p>
        </w:tc>
        <w:tc>
          <w:tcPr>
            <w:tcW w:w="4859" w:type="dxa"/>
          </w:tcPr>
          <w:p w14:paraId="55B0EF99" w14:textId="78F730EA" w:rsidR="00CA7746" w:rsidRPr="00CA7746" w:rsidRDefault="00EF3844" w:rsidP="00FC3B91">
            <w:pPr>
              <w:cnfStyle w:val="000000000000" w:firstRow="0" w:lastRow="0" w:firstColumn="0" w:lastColumn="0" w:oddVBand="0" w:evenVBand="0" w:oddHBand="0" w:evenHBand="0" w:firstRowFirstColumn="0" w:firstRowLastColumn="0" w:lastRowFirstColumn="0" w:lastRowLastColumn="0"/>
            </w:pPr>
            <w:r>
              <w:t>6/1/2017</w:t>
            </w:r>
          </w:p>
        </w:tc>
      </w:tr>
      <w:tr w:rsidR="00CA7746" w:rsidRPr="00FC3B91" w14:paraId="55B0EF9E" w14:textId="77777777" w:rsidTr="00FC3B91">
        <w:trPr>
          <w:trHeight w:val="244"/>
        </w:trPr>
        <w:tc>
          <w:tcPr>
            <w:cnfStyle w:val="001000000000" w:firstRow="0" w:lastRow="0" w:firstColumn="1" w:lastColumn="0" w:oddVBand="0" w:evenVBand="0" w:oddHBand="0" w:evenHBand="0" w:firstRowFirstColumn="0" w:firstRowLastColumn="0" w:lastRowFirstColumn="0" w:lastRowLastColumn="0"/>
            <w:tcW w:w="728" w:type="dxa"/>
          </w:tcPr>
          <w:p w14:paraId="55B0EF9B" w14:textId="74288FED" w:rsidR="00CA7746" w:rsidRPr="00CA7746" w:rsidRDefault="00FC3B91" w:rsidP="00FC3B91">
            <w:r>
              <w:t>7</w:t>
            </w:r>
          </w:p>
        </w:tc>
        <w:tc>
          <w:tcPr>
            <w:tcW w:w="2436" w:type="dxa"/>
          </w:tcPr>
          <w:p w14:paraId="55B0EF9C" w14:textId="07904EC3" w:rsidR="00CA7746" w:rsidRPr="00CA7746" w:rsidRDefault="00EF3844" w:rsidP="00FC3B91">
            <w:pPr>
              <w:cnfStyle w:val="000000000000" w:firstRow="0" w:lastRow="0" w:firstColumn="0" w:lastColumn="0" w:oddVBand="0" w:evenVBand="0" w:oddHBand="0" w:evenHBand="0" w:firstRowFirstColumn="0" w:firstRowLastColumn="0" w:lastRowFirstColumn="0" w:lastRowLastColumn="0"/>
            </w:pPr>
            <w:r>
              <w:t>Test plan</w:t>
            </w:r>
          </w:p>
        </w:tc>
        <w:tc>
          <w:tcPr>
            <w:tcW w:w="4859" w:type="dxa"/>
          </w:tcPr>
          <w:p w14:paraId="55B0EF9D" w14:textId="199DB54E" w:rsidR="00CA7746" w:rsidRPr="00CA7746" w:rsidRDefault="00EF3844" w:rsidP="00FC3B91">
            <w:pPr>
              <w:cnfStyle w:val="000000000000" w:firstRow="0" w:lastRow="0" w:firstColumn="0" w:lastColumn="0" w:oddVBand="0" w:evenVBand="0" w:oddHBand="0" w:evenHBand="0" w:firstRowFirstColumn="0" w:firstRowLastColumn="0" w:lastRowFirstColumn="0" w:lastRowLastColumn="0"/>
            </w:pPr>
            <w:r>
              <w:t>At the beginning of each sprint</w:t>
            </w:r>
          </w:p>
        </w:tc>
      </w:tr>
      <w:tr w:rsidR="00EF3844" w:rsidRPr="00FC3B91" w14:paraId="51B8BE5D" w14:textId="77777777" w:rsidTr="00FC3B91">
        <w:trPr>
          <w:trHeight w:val="199"/>
        </w:trPr>
        <w:tc>
          <w:tcPr>
            <w:cnfStyle w:val="001000000000" w:firstRow="0" w:lastRow="0" w:firstColumn="1" w:lastColumn="0" w:oddVBand="0" w:evenVBand="0" w:oddHBand="0" w:evenHBand="0" w:firstRowFirstColumn="0" w:firstRowLastColumn="0" w:lastRowFirstColumn="0" w:lastRowLastColumn="0"/>
            <w:tcW w:w="728" w:type="dxa"/>
          </w:tcPr>
          <w:p w14:paraId="66E19A97" w14:textId="2430421A" w:rsidR="00EF3844" w:rsidRDefault="00FC3B91" w:rsidP="00CA7746">
            <w:r>
              <w:t>8</w:t>
            </w:r>
          </w:p>
        </w:tc>
        <w:tc>
          <w:tcPr>
            <w:tcW w:w="2436" w:type="dxa"/>
          </w:tcPr>
          <w:p w14:paraId="77F4935B" w14:textId="71DD9444" w:rsidR="00EF3844" w:rsidRDefault="00EF3844" w:rsidP="00CA7746">
            <w:pPr>
              <w:cnfStyle w:val="000000000000" w:firstRow="0" w:lastRow="0" w:firstColumn="0" w:lastColumn="0" w:oddVBand="0" w:evenVBand="0" w:oddHBand="0" w:evenHBand="0" w:firstRowFirstColumn="0" w:firstRowLastColumn="0" w:lastRowFirstColumn="0" w:lastRowLastColumn="0"/>
            </w:pPr>
            <w:r>
              <w:t>Go live</w:t>
            </w:r>
          </w:p>
        </w:tc>
        <w:tc>
          <w:tcPr>
            <w:tcW w:w="4859" w:type="dxa"/>
          </w:tcPr>
          <w:p w14:paraId="7CC5F79A" w14:textId="5C8DEF82" w:rsidR="00EF3844" w:rsidRDefault="00EF3844" w:rsidP="00CA7746">
            <w:pPr>
              <w:cnfStyle w:val="000000000000" w:firstRow="0" w:lastRow="0" w:firstColumn="0" w:lastColumn="0" w:oddVBand="0" w:evenVBand="0" w:oddHBand="0" w:evenHBand="0" w:firstRowFirstColumn="0" w:firstRowLastColumn="0" w:lastRowFirstColumn="0" w:lastRowLastColumn="0"/>
            </w:pPr>
            <w:r>
              <w:t>6/2/2017</w:t>
            </w:r>
          </w:p>
        </w:tc>
      </w:tr>
      <w:tr w:rsidR="00EF3844" w:rsidRPr="00FC3B91" w14:paraId="3AD4FA21" w14:textId="77777777" w:rsidTr="00FC3B91">
        <w:trPr>
          <w:trHeight w:val="192"/>
        </w:trPr>
        <w:tc>
          <w:tcPr>
            <w:cnfStyle w:val="001000000000" w:firstRow="0" w:lastRow="0" w:firstColumn="1" w:lastColumn="0" w:oddVBand="0" w:evenVBand="0" w:oddHBand="0" w:evenHBand="0" w:firstRowFirstColumn="0" w:firstRowLastColumn="0" w:lastRowFirstColumn="0" w:lastRowLastColumn="0"/>
            <w:tcW w:w="728" w:type="dxa"/>
          </w:tcPr>
          <w:p w14:paraId="44D255BD" w14:textId="60A2E532" w:rsidR="00EF3844" w:rsidRDefault="00FC3B91" w:rsidP="00CA7746">
            <w:r>
              <w:t>9</w:t>
            </w:r>
          </w:p>
        </w:tc>
        <w:tc>
          <w:tcPr>
            <w:tcW w:w="2436" w:type="dxa"/>
          </w:tcPr>
          <w:p w14:paraId="543015E4" w14:textId="4C106B0B" w:rsidR="00EF3844" w:rsidRDefault="00EF3844" w:rsidP="00CA7746">
            <w:pPr>
              <w:cnfStyle w:val="000000000000" w:firstRow="0" w:lastRow="0" w:firstColumn="0" w:lastColumn="0" w:oddVBand="0" w:evenVBand="0" w:oddHBand="0" w:evenHBand="0" w:firstRowFirstColumn="0" w:firstRowLastColumn="0" w:lastRowFirstColumn="0" w:lastRowLastColumn="0"/>
            </w:pPr>
            <w:r>
              <w:t>Technical Document</w:t>
            </w:r>
          </w:p>
        </w:tc>
        <w:tc>
          <w:tcPr>
            <w:tcW w:w="4859" w:type="dxa"/>
          </w:tcPr>
          <w:p w14:paraId="53C4AAB0" w14:textId="2CE7705F" w:rsidR="00EF3844" w:rsidRDefault="00EF3844" w:rsidP="00CA7746">
            <w:pPr>
              <w:cnfStyle w:val="000000000000" w:firstRow="0" w:lastRow="0" w:firstColumn="0" w:lastColumn="0" w:oddVBand="0" w:evenVBand="0" w:oddHBand="0" w:evenHBand="0" w:firstRowFirstColumn="0" w:firstRowLastColumn="0" w:lastRowFirstColumn="0" w:lastRowLastColumn="0"/>
            </w:pPr>
            <w:r>
              <w:t>6/1/2017</w:t>
            </w:r>
          </w:p>
        </w:tc>
      </w:tr>
      <w:tr w:rsidR="00EF3844" w:rsidRPr="00FC3B91" w14:paraId="3C830EF8" w14:textId="77777777" w:rsidTr="00FC3B91">
        <w:trPr>
          <w:trHeight w:val="199"/>
        </w:trPr>
        <w:tc>
          <w:tcPr>
            <w:cnfStyle w:val="001000000000" w:firstRow="0" w:lastRow="0" w:firstColumn="1" w:lastColumn="0" w:oddVBand="0" w:evenVBand="0" w:oddHBand="0" w:evenHBand="0" w:firstRowFirstColumn="0" w:firstRowLastColumn="0" w:lastRowFirstColumn="0" w:lastRowLastColumn="0"/>
            <w:tcW w:w="728" w:type="dxa"/>
          </w:tcPr>
          <w:p w14:paraId="4525B1C1" w14:textId="68805D15" w:rsidR="00EF3844" w:rsidRDefault="00FC3B91" w:rsidP="00FC3B91">
            <w:r>
              <w:t>10</w:t>
            </w:r>
          </w:p>
        </w:tc>
        <w:tc>
          <w:tcPr>
            <w:tcW w:w="2436" w:type="dxa"/>
          </w:tcPr>
          <w:p w14:paraId="5221113A" w14:textId="5D992472" w:rsidR="00EF3844" w:rsidRDefault="00EF3844" w:rsidP="00CA7746">
            <w:pPr>
              <w:cnfStyle w:val="000000000000" w:firstRow="0" w:lastRow="0" w:firstColumn="0" w:lastColumn="0" w:oddVBand="0" w:evenVBand="0" w:oddHBand="0" w:evenHBand="0" w:firstRowFirstColumn="0" w:firstRowLastColumn="0" w:lastRowFirstColumn="0" w:lastRowLastColumn="0"/>
            </w:pPr>
            <w:r>
              <w:t>Training plan</w:t>
            </w:r>
          </w:p>
        </w:tc>
        <w:tc>
          <w:tcPr>
            <w:tcW w:w="4859" w:type="dxa"/>
          </w:tcPr>
          <w:p w14:paraId="599ECF49" w14:textId="6F50EA86" w:rsidR="00EF3844" w:rsidRDefault="00EF3844" w:rsidP="00CA7746">
            <w:pPr>
              <w:cnfStyle w:val="000000000000" w:firstRow="0" w:lastRow="0" w:firstColumn="0" w:lastColumn="0" w:oddVBand="0" w:evenVBand="0" w:oddHBand="0" w:evenHBand="0" w:firstRowFirstColumn="0" w:firstRowLastColumn="0" w:lastRowFirstColumn="0" w:lastRowLastColumn="0"/>
            </w:pPr>
            <w:r>
              <w:t>6/1/2017</w:t>
            </w:r>
          </w:p>
        </w:tc>
      </w:tr>
      <w:tr w:rsidR="00EF3844" w:rsidRPr="00FC3B91" w14:paraId="06AF273A" w14:textId="77777777" w:rsidTr="00FC3B91">
        <w:trPr>
          <w:trHeight w:val="192"/>
        </w:trPr>
        <w:tc>
          <w:tcPr>
            <w:cnfStyle w:val="001000000000" w:firstRow="0" w:lastRow="0" w:firstColumn="1" w:lastColumn="0" w:oddVBand="0" w:evenVBand="0" w:oddHBand="0" w:evenHBand="0" w:firstRowFirstColumn="0" w:firstRowLastColumn="0" w:lastRowFirstColumn="0" w:lastRowLastColumn="0"/>
            <w:tcW w:w="728" w:type="dxa"/>
          </w:tcPr>
          <w:p w14:paraId="21E4A7E8" w14:textId="331E4566" w:rsidR="00EF3844" w:rsidRDefault="00FC3B91" w:rsidP="00CA7746">
            <w:r>
              <w:t>11</w:t>
            </w:r>
          </w:p>
        </w:tc>
        <w:tc>
          <w:tcPr>
            <w:tcW w:w="2436" w:type="dxa"/>
          </w:tcPr>
          <w:p w14:paraId="5C0A3B68" w14:textId="5417AEA9" w:rsidR="00EF3844" w:rsidRDefault="000C4DB9" w:rsidP="00CA7746">
            <w:pPr>
              <w:cnfStyle w:val="000000000000" w:firstRow="0" w:lastRow="0" w:firstColumn="0" w:lastColumn="0" w:oddVBand="0" w:evenVBand="0" w:oddHBand="0" w:evenHBand="0" w:firstRowFirstColumn="0" w:firstRowLastColumn="0" w:lastRowFirstColumn="0" w:lastRowLastColumn="0"/>
            </w:pPr>
            <w:r>
              <w:t>Project documents</w:t>
            </w:r>
          </w:p>
        </w:tc>
        <w:tc>
          <w:tcPr>
            <w:tcW w:w="4859" w:type="dxa"/>
          </w:tcPr>
          <w:p w14:paraId="0F95F39A" w14:textId="71A4212B" w:rsidR="00EF3844" w:rsidRDefault="00EF3844" w:rsidP="00CA7746">
            <w:pPr>
              <w:cnfStyle w:val="000000000000" w:firstRow="0" w:lastRow="0" w:firstColumn="0" w:lastColumn="0" w:oddVBand="0" w:evenVBand="0" w:oddHBand="0" w:evenHBand="0" w:firstRowFirstColumn="0" w:firstRowLastColumn="0" w:lastRowFirstColumn="0" w:lastRowLastColumn="0"/>
            </w:pPr>
            <w:r>
              <w:t>6/5/2017</w:t>
            </w:r>
          </w:p>
        </w:tc>
      </w:tr>
    </w:tbl>
    <w:p w14:paraId="55B0EFA0" w14:textId="77777777" w:rsidR="0005380D" w:rsidRDefault="0005380D" w:rsidP="00513049">
      <w:pPr>
        <w:pStyle w:val="Heading2"/>
      </w:pPr>
      <w:bookmarkStart w:id="1557" w:name="_Toc471289507"/>
      <w:bookmarkStart w:id="1558" w:name="_Toc471302034"/>
      <w:bookmarkStart w:id="1559" w:name="_Toc480721579"/>
      <w:r>
        <w:t>Installation Support</w:t>
      </w:r>
      <w:bookmarkEnd w:id="1557"/>
      <w:bookmarkEnd w:id="1558"/>
      <w:bookmarkEnd w:id="1559"/>
    </w:p>
    <w:p w14:paraId="55B0EFA1" w14:textId="65D96D7E" w:rsidR="00CA7746" w:rsidRDefault="00C0423E" w:rsidP="00CA7746">
      <w:r w:rsidRPr="00C0423E">
        <w:t>Identify the support to be provided by RB</w:t>
      </w:r>
      <w:r w:rsidR="002705E6">
        <w:t>VH</w:t>
      </w:r>
      <w:r w:rsidRPr="00C0423E">
        <w:t xml:space="preserve"> in installing the Software.</w:t>
      </w:r>
    </w:p>
    <w:p w14:paraId="02FEF501" w14:textId="243FFB98" w:rsidR="002C2731" w:rsidRPr="00CA7746" w:rsidRDefault="002C2731" w:rsidP="00CA7746">
      <w:r>
        <w:t>RBVH shall allow the project team to install packages mentioned in the operational requirements on the</w:t>
      </w:r>
      <w:r w:rsidR="008F253D">
        <w:t xml:space="preserve"> PCs which RBVH provides.</w:t>
      </w:r>
    </w:p>
    <w:p w14:paraId="55B0EFA2" w14:textId="630EF390" w:rsidR="0005380D" w:rsidRDefault="0005380D" w:rsidP="00513049">
      <w:pPr>
        <w:pStyle w:val="Heading2"/>
      </w:pPr>
      <w:bookmarkStart w:id="1560" w:name="_Toc471289508"/>
      <w:bookmarkStart w:id="1561" w:name="_Toc471302035"/>
      <w:bookmarkStart w:id="1562" w:name="_Toc480721580"/>
      <w:r>
        <w:t>Delivery</w:t>
      </w:r>
      <w:bookmarkEnd w:id="1560"/>
      <w:bookmarkEnd w:id="1561"/>
      <w:bookmarkEnd w:id="1562"/>
    </w:p>
    <w:p w14:paraId="67982D2F" w14:textId="33F85905" w:rsidR="00255F05" w:rsidRDefault="00774ED3" w:rsidP="009C7B59">
      <w:r>
        <w:t xml:space="preserve">• </w:t>
      </w:r>
      <w:r w:rsidR="00255F05">
        <w:t>Medium of delivery</w:t>
      </w:r>
    </w:p>
    <w:p w14:paraId="55B0EFA4" w14:textId="625D8286" w:rsidR="009C7B59" w:rsidRDefault="00255F05" w:rsidP="00255F05">
      <w:pPr>
        <w:pStyle w:val="ListParagraph"/>
        <w:numPr>
          <w:ilvl w:val="0"/>
          <w:numId w:val="28"/>
        </w:numPr>
      </w:pPr>
      <w:r>
        <w:t>Documents will be uploaded on the Bosch ILM (internal configuration management system).</w:t>
      </w:r>
      <w:r w:rsidR="009C7B59">
        <w:t xml:space="preserve"> </w:t>
      </w:r>
    </w:p>
    <w:p w14:paraId="54C69C0D" w14:textId="6D9B97B0" w:rsidR="00255F05" w:rsidRDefault="00255F05" w:rsidP="00255F05">
      <w:pPr>
        <w:pStyle w:val="ListParagraph"/>
        <w:numPr>
          <w:ilvl w:val="0"/>
          <w:numId w:val="28"/>
        </w:numPr>
      </w:pPr>
      <w:r>
        <w:t>The product code will stored on the Team Foundation Service of Bosch.</w:t>
      </w:r>
    </w:p>
    <w:p w14:paraId="55B0EFA5" w14:textId="3B4AE0C6" w:rsidR="009C7B59" w:rsidRDefault="00774ED3" w:rsidP="009C7B59">
      <w:r>
        <w:t xml:space="preserve">• </w:t>
      </w:r>
      <w:r w:rsidR="006954B2">
        <w:t>Characteristics</w:t>
      </w:r>
    </w:p>
    <w:p w14:paraId="083E0726" w14:textId="679A6899" w:rsidR="006954B2" w:rsidRDefault="006954B2" w:rsidP="006954B2">
      <w:pPr>
        <w:pStyle w:val="ListParagraph"/>
        <w:numPr>
          <w:ilvl w:val="0"/>
          <w:numId w:val="28"/>
        </w:numPr>
      </w:pPr>
      <w:r>
        <w:t>Documents will follow Microsoft format and common extensions.</w:t>
      </w:r>
    </w:p>
    <w:p w14:paraId="3FA11B6F" w14:textId="1848A0CD" w:rsidR="006954B2" w:rsidRDefault="0016438B" w:rsidP="006954B2">
      <w:pPr>
        <w:pStyle w:val="ListParagraph"/>
        <w:numPr>
          <w:ilvl w:val="0"/>
          <w:numId w:val="28"/>
        </w:numPr>
      </w:pPr>
      <w:r>
        <w:t>The code of the application shall not be compressed.</w:t>
      </w:r>
    </w:p>
    <w:p w14:paraId="27E506F5" w14:textId="051199AE" w:rsidR="0016438B" w:rsidRDefault="0016438B" w:rsidP="006954B2">
      <w:pPr>
        <w:pStyle w:val="ListParagraph"/>
        <w:numPr>
          <w:ilvl w:val="0"/>
          <w:numId w:val="28"/>
        </w:numPr>
      </w:pPr>
      <w:r>
        <w:t xml:space="preserve">The deploy file of the </w:t>
      </w:r>
      <w:r w:rsidR="006F113B">
        <w:t>PTD</w:t>
      </w:r>
      <w:r>
        <w:t xml:space="preserve"> must be *.war or *.ear.</w:t>
      </w:r>
    </w:p>
    <w:p w14:paraId="27E97DF7" w14:textId="1D1920B6" w:rsidR="00360750" w:rsidRDefault="00774ED3" w:rsidP="00825BE2">
      <w:r>
        <w:t xml:space="preserve">• </w:t>
      </w:r>
      <w:r w:rsidR="009C7B59">
        <w:t>Replication</w:t>
      </w:r>
    </w:p>
    <w:p w14:paraId="1D9C3925" w14:textId="3AA0C2F3" w:rsidR="00360750" w:rsidRPr="009C7B59" w:rsidRDefault="00825BE2" w:rsidP="007E432A">
      <w:pPr>
        <w:pStyle w:val="ListParagraph"/>
        <w:numPr>
          <w:ilvl w:val="0"/>
          <w:numId w:val="28"/>
        </w:numPr>
      </w:pPr>
      <w:r>
        <w:t>Backup shall be provided by Bosch’s CI.</w:t>
      </w:r>
    </w:p>
    <w:p w14:paraId="55B0EFA7" w14:textId="798D3F37" w:rsidR="0005380D" w:rsidRDefault="0005380D" w:rsidP="00513049">
      <w:pPr>
        <w:pStyle w:val="Heading1"/>
      </w:pPr>
      <w:bookmarkStart w:id="1563" w:name="_Toc471289509"/>
      <w:bookmarkStart w:id="1564" w:name="_Toc471302036"/>
      <w:bookmarkStart w:id="1565" w:name="_Toc480721581"/>
      <w:r>
        <w:t>Requirements Acceptance Statement</w:t>
      </w:r>
      <w:bookmarkEnd w:id="1563"/>
      <w:bookmarkEnd w:id="1564"/>
      <w:bookmarkEnd w:id="1565"/>
    </w:p>
    <w:p w14:paraId="6372014C" w14:textId="5F73F870" w:rsidR="00190B69" w:rsidRPr="00E54966" w:rsidRDefault="00190B69" w:rsidP="00E54966">
      <w:r>
        <w:t xml:space="preserve">The RBVH representative and the project team accepts the </w:t>
      </w:r>
      <w:r w:rsidR="00A55DB5">
        <w:t>SRS</w:t>
      </w:r>
      <w:r>
        <w:t xml:space="preserve"> and agree to be bound by all </w:t>
      </w:r>
      <w:r w:rsidR="00A55DB5">
        <w:t xml:space="preserve">the </w:t>
      </w:r>
      <w:r w:rsidR="005104F7">
        <w:t xml:space="preserve">above </w:t>
      </w:r>
      <w:r w:rsidR="00A55DB5">
        <w:t>mentioned requirements.</w:t>
      </w:r>
    </w:p>
    <w:p w14:paraId="55B0EFA9" w14:textId="77777777" w:rsidR="00036615" w:rsidRPr="00036615" w:rsidRDefault="00861D29" w:rsidP="00861D29">
      <w:pPr>
        <w:pStyle w:val="Heading1"/>
      </w:pPr>
      <w:bookmarkStart w:id="1566" w:name="_Toc471289510"/>
      <w:bookmarkStart w:id="1567" w:name="_Toc471302037"/>
      <w:bookmarkStart w:id="1568" w:name="_Toc480721582"/>
      <w:r w:rsidRPr="00861D29">
        <w:t>Annexure</w:t>
      </w:r>
      <w:bookmarkEnd w:id="1566"/>
      <w:bookmarkEnd w:id="1567"/>
      <w:bookmarkEnd w:id="1568"/>
    </w:p>
    <w:p w14:paraId="55B0EFAA" w14:textId="77777777" w:rsidR="00306216" w:rsidRDefault="00306216" w:rsidP="00306216">
      <w:r>
        <w:t>The supporting information makes the SRS easier to use.  It includes:</w:t>
      </w:r>
    </w:p>
    <w:p w14:paraId="55B0EFAB" w14:textId="77777777" w:rsidR="00306216" w:rsidRDefault="00306216" w:rsidP="00306216">
      <w:r>
        <w:t>•</w:t>
      </w:r>
      <w:r>
        <w:tab/>
        <w:t>Index</w:t>
      </w:r>
    </w:p>
    <w:p w14:paraId="55B0EFAC" w14:textId="77777777" w:rsidR="00306216" w:rsidRDefault="00306216" w:rsidP="00306216">
      <w:r>
        <w:t>•</w:t>
      </w:r>
      <w:r>
        <w:tab/>
        <w:t>Appendices</w:t>
      </w:r>
    </w:p>
    <w:p w14:paraId="55B0EFAD" w14:textId="77777777" w:rsidR="00306216" w:rsidRDefault="00306216" w:rsidP="00306216">
      <w:r>
        <w:t>The Appendices are not always considered part of the actual requirements specification and are not always necessary.  They may include:</w:t>
      </w:r>
    </w:p>
    <w:p w14:paraId="55B0EFAE" w14:textId="77777777" w:rsidR="00306216" w:rsidRDefault="00306216" w:rsidP="00306216">
      <w:r>
        <w:tab/>
        <w:t>(a)  Sample I/O formats, descriptions of cost analysis studies, results of user surveys</w:t>
      </w:r>
    </w:p>
    <w:p w14:paraId="55B0EFAF" w14:textId="77777777" w:rsidR="00306216" w:rsidRDefault="00306216" w:rsidP="00306216">
      <w:r>
        <w:tab/>
        <w:t>(b)  Supporting or background information that can help the readers of the SRS</w:t>
      </w:r>
    </w:p>
    <w:p w14:paraId="55B0EFB0" w14:textId="77777777" w:rsidR="00306216" w:rsidRDefault="00306216" w:rsidP="00306216">
      <w:r>
        <w:tab/>
        <w:t>(c)  A description of the problems to be solved by the software</w:t>
      </w:r>
    </w:p>
    <w:p w14:paraId="55B0EFB1" w14:textId="77777777" w:rsidR="00306216" w:rsidRDefault="00306216" w:rsidP="00306216">
      <w:r>
        <w:t xml:space="preserve">     (d)  Special packaging instructions for the code and the media to meet security, export, initial loading, or other requirements</w:t>
      </w:r>
    </w:p>
    <w:p w14:paraId="55B0EFB2" w14:textId="77777777" w:rsidR="00036615" w:rsidRDefault="00306216" w:rsidP="00306216">
      <w:r>
        <w:t>When Appendices are included, the SRS should explicitly state whether or not the Appendices are to be considered part of the requirements.</w:t>
      </w:r>
    </w:p>
    <w:p w14:paraId="55B0EFB3" w14:textId="77777777" w:rsidR="00861D29" w:rsidRDefault="00861D29" w:rsidP="00861D29">
      <w:pPr>
        <w:pStyle w:val="Heading2"/>
      </w:pPr>
      <w:bookmarkStart w:id="1569" w:name="_Toc471289511"/>
      <w:bookmarkStart w:id="1570" w:name="_Toc471302038"/>
      <w:bookmarkStart w:id="1571" w:name="_Toc480721583"/>
      <w:r>
        <w:t>References</w:t>
      </w:r>
      <w:bookmarkEnd w:id="1569"/>
      <w:bookmarkEnd w:id="1570"/>
      <w:bookmarkEnd w:id="1571"/>
    </w:p>
    <w:p w14:paraId="55B0EFB4" w14:textId="77777777" w:rsidR="00861D29" w:rsidRDefault="00861D29" w:rsidP="00861D29">
      <w:r>
        <w:t>In this subsection:</w:t>
      </w:r>
    </w:p>
    <w:p w14:paraId="55B0EFB5" w14:textId="77777777" w:rsidR="00861D29" w:rsidRDefault="00861D29" w:rsidP="00861D29">
      <w:r>
        <w:t>(1)  Provide a complete list of all documents referenced elsewhere in the SRS</w:t>
      </w:r>
    </w:p>
    <w:p w14:paraId="55B0EFB6" w14:textId="77777777" w:rsidR="00861D29" w:rsidRDefault="00861D29" w:rsidP="00861D29">
      <w:r>
        <w:t>(2)  Identify each document by title, report number (if applicable), date, and publishing organization</w:t>
      </w:r>
    </w:p>
    <w:p w14:paraId="55B0EFB7" w14:textId="77777777" w:rsidR="00861D29" w:rsidRDefault="00861D29" w:rsidP="00861D29">
      <w:r>
        <w:t>(3)</w:t>
      </w:r>
      <w:r>
        <w:tab/>
        <w:t>Specify the sources from which the references can be obtained.</w:t>
      </w:r>
    </w:p>
    <w:p w14:paraId="55B0EFB8" w14:textId="77777777" w:rsidR="00861D29" w:rsidRDefault="00861D29" w:rsidP="00861D29">
      <w:r>
        <w:t>This information can be provided by reference to an appendix or to another document.  If your application uses specific protocols or RFC’s, then reference them here so designers know where to find them.</w:t>
      </w:r>
    </w:p>
    <w:p w14:paraId="55B0EFB9" w14:textId="77777777" w:rsidR="005B6CC9" w:rsidRDefault="005B6CC9" w:rsidP="005B6CC9"/>
    <w:p w14:paraId="55B0EFBA" w14:textId="77777777" w:rsidR="005B6CC9" w:rsidRDefault="005B6CC9" w:rsidP="005B6CC9">
      <w:pPr>
        <w:pStyle w:val="TableHeading"/>
      </w:pPr>
      <w:r w:rsidRPr="005B6CC9">
        <w:t>REFERENCES</w:t>
      </w:r>
    </w:p>
    <w:tbl>
      <w:tblPr>
        <w:tblStyle w:val="FinancialTable"/>
        <w:tblW w:w="4983" w:type="pct"/>
        <w:tblLook w:val="04A0" w:firstRow="1" w:lastRow="0" w:firstColumn="1" w:lastColumn="0" w:noHBand="0" w:noVBand="1"/>
        <w:tblDescription w:val="Sample table"/>
      </w:tblPr>
      <w:tblGrid>
        <w:gridCol w:w="628"/>
        <w:gridCol w:w="2701"/>
        <w:gridCol w:w="1084"/>
        <w:gridCol w:w="1078"/>
        <w:gridCol w:w="1261"/>
        <w:gridCol w:w="2015"/>
      </w:tblGrid>
      <w:tr w:rsidR="00AA44CA" w14:paraId="55B0EFC1" w14:textId="77777777" w:rsidTr="00AA44C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58" w:type="pct"/>
            <w:tcBorders>
              <w:top w:val="nil"/>
              <w:left w:val="nil"/>
              <w:bottom w:val="single" w:sz="4" w:space="0" w:color="D9D9D9" w:themeColor="background1" w:themeShade="D9"/>
              <w:right w:val="nil"/>
            </w:tcBorders>
          </w:tcPr>
          <w:p w14:paraId="55B0EFBB" w14:textId="77777777" w:rsidR="00AA44CA" w:rsidRDefault="00AA44CA" w:rsidP="009B17DE">
            <w:r>
              <w:t>No.</w:t>
            </w:r>
          </w:p>
        </w:tc>
        <w:tc>
          <w:tcPr>
            <w:tcW w:w="1541" w:type="pct"/>
            <w:tcBorders>
              <w:top w:val="nil"/>
              <w:left w:val="nil"/>
              <w:bottom w:val="single" w:sz="4" w:space="0" w:color="D9D9D9" w:themeColor="background1" w:themeShade="D9"/>
              <w:right w:val="nil"/>
            </w:tcBorders>
            <w:hideMark/>
          </w:tcPr>
          <w:p w14:paraId="55B0EFBC" w14:textId="77777777" w:rsidR="00AA44CA" w:rsidRDefault="00AA44CA" w:rsidP="009B17DE">
            <w:pPr>
              <w:cnfStyle w:val="100000000000" w:firstRow="1" w:lastRow="0" w:firstColumn="0" w:lastColumn="0" w:oddVBand="0" w:evenVBand="0" w:oddHBand="0" w:evenHBand="0" w:firstRowFirstColumn="0" w:firstRowLastColumn="0" w:lastRowFirstColumn="0" w:lastRowLastColumn="0"/>
            </w:pPr>
            <w:r>
              <w:t>Title</w:t>
            </w:r>
          </w:p>
        </w:tc>
        <w:tc>
          <w:tcPr>
            <w:tcW w:w="618" w:type="pct"/>
            <w:tcBorders>
              <w:top w:val="nil"/>
              <w:left w:val="nil"/>
              <w:bottom w:val="single" w:sz="4" w:space="0" w:color="D9D9D9" w:themeColor="background1" w:themeShade="D9"/>
              <w:right w:val="nil"/>
            </w:tcBorders>
            <w:hideMark/>
          </w:tcPr>
          <w:p w14:paraId="55B0EFBD" w14:textId="77777777" w:rsidR="00AA44CA" w:rsidRDefault="00AA44CA" w:rsidP="009B17DE">
            <w:pPr>
              <w:cnfStyle w:val="100000000000" w:firstRow="1" w:lastRow="0" w:firstColumn="0" w:lastColumn="0" w:oddVBand="0" w:evenVBand="0" w:oddHBand="0" w:evenHBand="0" w:firstRowFirstColumn="0" w:firstRowLastColumn="0" w:lastRowFirstColumn="0" w:lastRowLastColumn="0"/>
            </w:pPr>
            <w:r>
              <w:t>Version</w:t>
            </w:r>
          </w:p>
        </w:tc>
        <w:tc>
          <w:tcPr>
            <w:tcW w:w="615" w:type="pct"/>
            <w:tcBorders>
              <w:top w:val="nil"/>
              <w:left w:val="nil"/>
              <w:bottom w:val="single" w:sz="4" w:space="0" w:color="D9D9D9" w:themeColor="background1" w:themeShade="D9"/>
              <w:right w:val="nil"/>
            </w:tcBorders>
            <w:hideMark/>
          </w:tcPr>
          <w:p w14:paraId="55B0EFBE" w14:textId="77777777" w:rsidR="00AA44CA" w:rsidRDefault="00AA44CA" w:rsidP="009B17DE">
            <w:pPr>
              <w:cnfStyle w:val="100000000000" w:firstRow="1" w:lastRow="0" w:firstColumn="0" w:lastColumn="0" w:oddVBand="0" w:evenVBand="0" w:oddHBand="0" w:evenHBand="0" w:firstRowFirstColumn="0" w:firstRowLastColumn="0" w:lastRowFirstColumn="0" w:lastRowLastColumn="0"/>
            </w:pPr>
            <w:r>
              <w:t>Author</w:t>
            </w:r>
          </w:p>
        </w:tc>
        <w:tc>
          <w:tcPr>
            <w:tcW w:w="719" w:type="pct"/>
            <w:tcBorders>
              <w:top w:val="nil"/>
              <w:left w:val="nil"/>
              <w:bottom w:val="single" w:sz="4" w:space="0" w:color="D9D9D9" w:themeColor="background1" w:themeShade="D9"/>
              <w:right w:val="nil"/>
            </w:tcBorders>
          </w:tcPr>
          <w:p w14:paraId="55B0EFBF" w14:textId="77777777" w:rsidR="00AA44CA" w:rsidRDefault="00AA44CA" w:rsidP="009B17DE">
            <w:pPr>
              <w:cnfStyle w:val="100000000000" w:firstRow="1" w:lastRow="0" w:firstColumn="0" w:lastColumn="0" w:oddVBand="0" w:evenVBand="0" w:oddHBand="0" w:evenHBand="0" w:firstRowFirstColumn="0" w:firstRowLastColumn="0" w:lastRowFirstColumn="0" w:lastRowLastColumn="0"/>
            </w:pPr>
            <w:r>
              <w:t>Date</w:t>
            </w:r>
          </w:p>
        </w:tc>
        <w:tc>
          <w:tcPr>
            <w:tcW w:w="1149" w:type="pct"/>
            <w:tcBorders>
              <w:top w:val="nil"/>
              <w:left w:val="nil"/>
              <w:bottom w:val="single" w:sz="4" w:space="0" w:color="D9D9D9" w:themeColor="background1" w:themeShade="D9"/>
              <w:right w:val="nil"/>
            </w:tcBorders>
          </w:tcPr>
          <w:p w14:paraId="55B0EFC0" w14:textId="77777777" w:rsidR="00AA44CA" w:rsidRDefault="00AA44CA" w:rsidP="009B17DE">
            <w:pPr>
              <w:cnfStyle w:val="100000000000" w:firstRow="1" w:lastRow="0" w:firstColumn="0" w:lastColumn="0" w:oddVBand="0" w:evenVBand="0" w:oddHBand="0" w:evenHBand="0" w:firstRowFirstColumn="0" w:firstRowLastColumn="0" w:lastRowFirstColumn="0" w:lastRowLastColumn="0"/>
            </w:pPr>
            <w:r>
              <w:t>Source/Location</w:t>
            </w:r>
          </w:p>
        </w:tc>
      </w:tr>
      <w:tr w:rsidR="00AA44CA" w14:paraId="55B0EFC8" w14:textId="77777777" w:rsidTr="00AA44CA">
        <w:trPr>
          <w:trHeight w:val="323"/>
        </w:trPr>
        <w:tc>
          <w:tcPr>
            <w:cnfStyle w:val="001000000000" w:firstRow="0" w:lastRow="0" w:firstColumn="1" w:lastColumn="0" w:oddVBand="0" w:evenVBand="0" w:oddHBand="0" w:evenHBand="0" w:firstRowFirstColumn="0" w:firstRowLastColumn="0" w:lastRowFirstColumn="0" w:lastRowLastColumn="0"/>
            <w:tcW w:w="358" w:type="pct"/>
            <w:tcBorders>
              <w:top w:val="dotted" w:sz="8" w:space="0" w:color="7E97AD" w:themeColor="accent1"/>
              <w:left w:val="nil"/>
              <w:bottom w:val="single" w:sz="4" w:space="0" w:color="D9D9D9" w:themeColor="background1" w:themeShade="D9"/>
              <w:right w:val="nil"/>
            </w:tcBorders>
          </w:tcPr>
          <w:p w14:paraId="55B0EFC2" w14:textId="77777777" w:rsidR="00AA44CA" w:rsidRDefault="00AA44CA" w:rsidP="00AA44CA">
            <w:r>
              <w:t>1</w:t>
            </w:r>
          </w:p>
        </w:tc>
        <w:tc>
          <w:tcPr>
            <w:tcW w:w="1541" w:type="pct"/>
            <w:tcBorders>
              <w:top w:val="dotted" w:sz="8" w:space="0" w:color="7E97AD" w:themeColor="accent1"/>
              <w:left w:val="nil"/>
              <w:bottom w:val="single" w:sz="4" w:space="0" w:color="D9D9D9" w:themeColor="background1" w:themeShade="D9"/>
              <w:right w:val="nil"/>
            </w:tcBorders>
          </w:tcPr>
          <w:p w14:paraId="55B0EFC3" w14:textId="2388CEB5" w:rsidR="00AA44CA" w:rsidRDefault="00266331" w:rsidP="00AA44CA">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Java coding standards</w:t>
            </w:r>
          </w:p>
        </w:tc>
        <w:tc>
          <w:tcPr>
            <w:tcW w:w="618" w:type="pct"/>
            <w:tcBorders>
              <w:top w:val="dotted" w:sz="8" w:space="0" w:color="7E97AD" w:themeColor="accent1"/>
              <w:left w:val="nil"/>
              <w:bottom w:val="single" w:sz="4" w:space="0" w:color="D9D9D9" w:themeColor="background1" w:themeShade="D9"/>
              <w:right w:val="nil"/>
            </w:tcBorders>
          </w:tcPr>
          <w:p w14:paraId="55B0EFC4" w14:textId="77777777" w:rsidR="00AA44CA" w:rsidRDefault="00AA44CA" w:rsidP="00AA44CA">
            <w:pPr>
              <w:pStyle w:val="TableTextDecimal"/>
              <w:tabs>
                <w:tab w:val="clear" w:pos="1252"/>
              </w:tabs>
              <w:ind w:left="107" w:firstLine="37"/>
              <w:cnfStyle w:val="000000000000" w:firstRow="0" w:lastRow="0" w:firstColumn="0" w:lastColumn="0" w:oddVBand="0" w:evenVBand="0" w:oddHBand="0" w:evenHBand="0" w:firstRowFirstColumn="0" w:firstRowLastColumn="0" w:lastRowFirstColumn="0" w:lastRowLastColumn="0"/>
            </w:pPr>
            <w:r>
              <w:t>1.0</w:t>
            </w:r>
          </w:p>
        </w:tc>
        <w:tc>
          <w:tcPr>
            <w:tcW w:w="615" w:type="pct"/>
            <w:tcBorders>
              <w:top w:val="dotted" w:sz="8" w:space="0" w:color="7E97AD" w:themeColor="accent1"/>
              <w:left w:val="nil"/>
              <w:bottom w:val="single" w:sz="4" w:space="0" w:color="D9D9D9" w:themeColor="background1" w:themeShade="D9"/>
              <w:right w:val="nil"/>
            </w:tcBorders>
          </w:tcPr>
          <w:p w14:paraId="55B0EFC5" w14:textId="4F801CD7" w:rsidR="00AA44CA" w:rsidRDefault="00266331" w:rsidP="009B17DE">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Bosch</w:t>
            </w:r>
          </w:p>
        </w:tc>
        <w:tc>
          <w:tcPr>
            <w:tcW w:w="719" w:type="pct"/>
            <w:tcBorders>
              <w:top w:val="dotted" w:sz="8" w:space="0" w:color="7E97AD" w:themeColor="accent1"/>
              <w:left w:val="nil"/>
              <w:bottom w:val="single" w:sz="4" w:space="0" w:color="D9D9D9" w:themeColor="background1" w:themeShade="D9"/>
              <w:right w:val="nil"/>
            </w:tcBorders>
          </w:tcPr>
          <w:p w14:paraId="55B0EFC6" w14:textId="0E3C6A88" w:rsidR="00AA44CA" w:rsidRDefault="00FC3B91" w:rsidP="009B17DE">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10.1</w:t>
            </w:r>
            <w:r w:rsidR="00AA44CA">
              <w:t>.2016</w:t>
            </w:r>
          </w:p>
        </w:tc>
        <w:tc>
          <w:tcPr>
            <w:tcW w:w="1149" w:type="pct"/>
            <w:tcBorders>
              <w:top w:val="dotted" w:sz="8" w:space="0" w:color="7E97AD" w:themeColor="accent1"/>
              <w:left w:val="nil"/>
              <w:bottom w:val="single" w:sz="4" w:space="0" w:color="D9D9D9" w:themeColor="background1" w:themeShade="D9"/>
              <w:right w:val="nil"/>
            </w:tcBorders>
          </w:tcPr>
          <w:p w14:paraId="55B0EFC7" w14:textId="731DE1F0" w:rsidR="00AA44CA" w:rsidRDefault="00266331" w:rsidP="009B17DE">
            <w:pPr>
              <w:pStyle w:val="TableTextDecimal"/>
              <w:tabs>
                <w:tab w:val="clear" w:pos="1252"/>
              </w:tabs>
              <w:cnfStyle w:val="000000000000" w:firstRow="0" w:lastRow="0" w:firstColumn="0" w:lastColumn="0" w:oddVBand="0" w:evenVBand="0" w:oddHBand="0" w:evenHBand="0" w:firstRowFirstColumn="0" w:firstRowLastColumn="0" w:lastRowFirstColumn="0" w:lastRowLastColumn="0"/>
            </w:pPr>
            <w:r>
              <w:t>ProView</w:t>
            </w:r>
          </w:p>
        </w:tc>
      </w:tr>
      <w:tr w:rsidR="00AA44CA" w14:paraId="55B0EFCF" w14:textId="77777777" w:rsidTr="00AA44CA">
        <w:trPr>
          <w:trHeight w:val="323"/>
        </w:trPr>
        <w:tc>
          <w:tcPr>
            <w:cnfStyle w:val="001000000000" w:firstRow="0" w:lastRow="0" w:firstColumn="1" w:lastColumn="0" w:oddVBand="0" w:evenVBand="0" w:oddHBand="0" w:evenHBand="0" w:firstRowFirstColumn="0" w:firstRowLastColumn="0" w:lastRowFirstColumn="0" w:lastRowLastColumn="0"/>
            <w:tcW w:w="358" w:type="pct"/>
            <w:tcBorders>
              <w:top w:val="single" w:sz="4" w:space="0" w:color="D9D9D9" w:themeColor="background1" w:themeShade="D9"/>
              <w:left w:val="nil"/>
              <w:bottom w:val="single" w:sz="4" w:space="0" w:color="D9D9D9" w:themeColor="background1" w:themeShade="D9"/>
              <w:right w:val="nil"/>
            </w:tcBorders>
          </w:tcPr>
          <w:p w14:paraId="55B0EFC9" w14:textId="77777777" w:rsidR="00AA44CA" w:rsidRDefault="00AA44CA" w:rsidP="009B17DE"/>
        </w:tc>
        <w:tc>
          <w:tcPr>
            <w:tcW w:w="1541" w:type="pct"/>
            <w:tcBorders>
              <w:top w:val="single" w:sz="4" w:space="0" w:color="D9D9D9" w:themeColor="background1" w:themeShade="D9"/>
              <w:left w:val="nil"/>
              <w:bottom w:val="single" w:sz="4" w:space="0" w:color="D9D9D9" w:themeColor="background1" w:themeShade="D9"/>
              <w:right w:val="nil"/>
            </w:tcBorders>
          </w:tcPr>
          <w:p w14:paraId="55B0EFCA"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618" w:type="pct"/>
            <w:tcBorders>
              <w:top w:val="single" w:sz="4" w:space="0" w:color="D9D9D9" w:themeColor="background1" w:themeShade="D9"/>
              <w:left w:val="nil"/>
              <w:bottom w:val="single" w:sz="4" w:space="0" w:color="D9D9D9" w:themeColor="background1" w:themeShade="D9"/>
              <w:right w:val="nil"/>
            </w:tcBorders>
          </w:tcPr>
          <w:p w14:paraId="55B0EFCB"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615" w:type="pct"/>
            <w:tcBorders>
              <w:top w:val="single" w:sz="4" w:space="0" w:color="D9D9D9" w:themeColor="background1" w:themeShade="D9"/>
              <w:left w:val="nil"/>
              <w:bottom w:val="single" w:sz="4" w:space="0" w:color="D9D9D9" w:themeColor="background1" w:themeShade="D9"/>
              <w:right w:val="nil"/>
            </w:tcBorders>
          </w:tcPr>
          <w:p w14:paraId="55B0EFCC"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719" w:type="pct"/>
            <w:tcBorders>
              <w:top w:val="single" w:sz="4" w:space="0" w:color="D9D9D9" w:themeColor="background1" w:themeShade="D9"/>
              <w:left w:val="nil"/>
              <w:bottom w:val="single" w:sz="4" w:space="0" w:color="D9D9D9" w:themeColor="background1" w:themeShade="D9"/>
              <w:right w:val="nil"/>
            </w:tcBorders>
          </w:tcPr>
          <w:p w14:paraId="55B0EFCD"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1149" w:type="pct"/>
            <w:tcBorders>
              <w:top w:val="single" w:sz="4" w:space="0" w:color="D9D9D9" w:themeColor="background1" w:themeShade="D9"/>
              <w:left w:val="nil"/>
              <w:bottom w:val="single" w:sz="4" w:space="0" w:color="D9D9D9" w:themeColor="background1" w:themeShade="D9"/>
              <w:right w:val="nil"/>
            </w:tcBorders>
          </w:tcPr>
          <w:p w14:paraId="55B0EFCE"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r>
      <w:tr w:rsidR="00AA44CA" w14:paraId="55B0EFD6" w14:textId="77777777" w:rsidTr="00AA44CA">
        <w:trPr>
          <w:trHeight w:val="323"/>
        </w:trPr>
        <w:tc>
          <w:tcPr>
            <w:cnfStyle w:val="001000000000" w:firstRow="0" w:lastRow="0" w:firstColumn="1" w:lastColumn="0" w:oddVBand="0" w:evenVBand="0" w:oddHBand="0" w:evenHBand="0" w:firstRowFirstColumn="0" w:firstRowLastColumn="0" w:lastRowFirstColumn="0" w:lastRowLastColumn="0"/>
            <w:tcW w:w="358" w:type="pct"/>
            <w:tcBorders>
              <w:top w:val="single" w:sz="4" w:space="0" w:color="D9D9D9" w:themeColor="background1" w:themeShade="D9"/>
              <w:left w:val="nil"/>
              <w:bottom w:val="single" w:sz="4" w:space="0" w:color="D9D9D9" w:themeColor="background1" w:themeShade="D9"/>
              <w:right w:val="nil"/>
            </w:tcBorders>
          </w:tcPr>
          <w:p w14:paraId="55B0EFD0" w14:textId="77777777" w:rsidR="00AA44CA" w:rsidRDefault="00AA44CA" w:rsidP="009B17DE"/>
        </w:tc>
        <w:tc>
          <w:tcPr>
            <w:tcW w:w="1541" w:type="pct"/>
            <w:tcBorders>
              <w:top w:val="single" w:sz="4" w:space="0" w:color="D9D9D9" w:themeColor="background1" w:themeShade="D9"/>
              <w:left w:val="nil"/>
              <w:bottom w:val="single" w:sz="4" w:space="0" w:color="D9D9D9" w:themeColor="background1" w:themeShade="D9"/>
              <w:right w:val="nil"/>
            </w:tcBorders>
          </w:tcPr>
          <w:p w14:paraId="55B0EFD1"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618" w:type="pct"/>
            <w:tcBorders>
              <w:top w:val="single" w:sz="4" w:space="0" w:color="D9D9D9" w:themeColor="background1" w:themeShade="D9"/>
              <w:left w:val="nil"/>
              <w:bottom w:val="single" w:sz="4" w:space="0" w:color="D9D9D9" w:themeColor="background1" w:themeShade="D9"/>
              <w:right w:val="nil"/>
            </w:tcBorders>
          </w:tcPr>
          <w:p w14:paraId="55B0EFD2"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615" w:type="pct"/>
            <w:tcBorders>
              <w:top w:val="single" w:sz="4" w:space="0" w:color="D9D9D9" w:themeColor="background1" w:themeShade="D9"/>
              <w:left w:val="nil"/>
              <w:bottom w:val="single" w:sz="4" w:space="0" w:color="D9D9D9" w:themeColor="background1" w:themeShade="D9"/>
              <w:right w:val="nil"/>
            </w:tcBorders>
          </w:tcPr>
          <w:p w14:paraId="55B0EFD3"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719" w:type="pct"/>
            <w:tcBorders>
              <w:top w:val="single" w:sz="4" w:space="0" w:color="D9D9D9" w:themeColor="background1" w:themeShade="D9"/>
              <w:left w:val="nil"/>
              <w:bottom w:val="single" w:sz="4" w:space="0" w:color="D9D9D9" w:themeColor="background1" w:themeShade="D9"/>
              <w:right w:val="nil"/>
            </w:tcBorders>
          </w:tcPr>
          <w:p w14:paraId="55B0EFD4"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1149" w:type="pct"/>
            <w:tcBorders>
              <w:top w:val="single" w:sz="4" w:space="0" w:color="D9D9D9" w:themeColor="background1" w:themeShade="D9"/>
              <w:left w:val="nil"/>
              <w:bottom w:val="single" w:sz="4" w:space="0" w:color="D9D9D9" w:themeColor="background1" w:themeShade="D9"/>
              <w:right w:val="nil"/>
            </w:tcBorders>
          </w:tcPr>
          <w:p w14:paraId="55B0EFD5"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r>
      <w:tr w:rsidR="00AA44CA" w14:paraId="55B0EFDD" w14:textId="77777777" w:rsidTr="00AA44CA">
        <w:trPr>
          <w:trHeight w:val="323"/>
        </w:trPr>
        <w:tc>
          <w:tcPr>
            <w:cnfStyle w:val="001000000000" w:firstRow="0" w:lastRow="0" w:firstColumn="1" w:lastColumn="0" w:oddVBand="0" w:evenVBand="0" w:oddHBand="0" w:evenHBand="0" w:firstRowFirstColumn="0" w:firstRowLastColumn="0" w:lastRowFirstColumn="0" w:lastRowLastColumn="0"/>
            <w:tcW w:w="358" w:type="pct"/>
            <w:tcBorders>
              <w:top w:val="single" w:sz="4" w:space="0" w:color="D9D9D9" w:themeColor="background1" w:themeShade="D9"/>
              <w:left w:val="nil"/>
              <w:bottom w:val="nil"/>
              <w:right w:val="nil"/>
            </w:tcBorders>
          </w:tcPr>
          <w:p w14:paraId="55B0EFD7" w14:textId="77777777" w:rsidR="00AA44CA" w:rsidRDefault="00AA44CA" w:rsidP="009B17DE"/>
        </w:tc>
        <w:tc>
          <w:tcPr>
            <w:tcW w:w="1541" w:type="pct"/>
            <w:tcBorders>
              <w:top w:val="single" w:sz="4" w:space="0" w:color="D9D9D9" w:themeColor="background1" w:themeShade="D9"/>
              <w:left w:val="nil"/>
              <w:bottom w:val="nil"/>
              <w:right w:val="nil"/>
            </w:tcBorders>
          </w:tcPr>
          <w:p w14:paraId="55B0EFD8"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618" w:type="pct"/>
            <w:tcBorders>
              <w:top w:val="single" w:sz="4" w:space="0" w:color="D9D9D9" w:themeColor="background1" w:themeShade="D9"/>
              <w:left w:val="nil"/>
              <w:bottom w:val="nil"/>
              <w:right w:val="nil"/>
            </w:tcBorders>
          </w:tcPr>
          <w:p w14:paraId="55B0EFD9"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615" w:type="pct"/>
            <w:tcBorders>
              <w:top w:val="single" w:sz="4" w:space="0" w:color="D9D9D9" w:themeColor="background1" w:themeShade="D9"/>
              <w:left w:val="nil"/>
              <w:bottom w:val="nil"/>
              <w:right w:val="nil"/>
            </w:tcBorders>
          </w:tcPr>
          <w:p w14:paraId="55B0EFDA"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719" w:type="pct"/>
            <w:tcBorders>
              <w:top w:val="single" w:sz="4" w:space="0" w:color="D9D9D9" w:themeColor="background1" w:themeShade="D9"/>
              <w:left w:val="nil"/>
              <w:bottom w:val="nil"/>
              <w:right w:val="nil"/>
            </w:tcBorders>
          </w:tcPr>
          <w:p w14:paraId="55B0EFDB"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1149" w:type="pct"/>
            <w:tcBorders>
              <w:top w:val="single" w:sz="4" w:space="0" w:color="D9D9D9" w:themeColor="background1" w:themeShade="D9"/>
              <w:left w:val="nil"/>
              <w:bottom w:val="nil"/>
              <w:right w:val="nil"/>
            </w:tcBorders>
          </w:tcPr>
          <w:p w14:paraId="55B0EFDC" w14:textId="77777777" w:rsidR="00AA44CA" w:rsidRDefault="00AA44CA" w:rsidP="009B17DE">
            <w:pPr>
              <w:pStyle w:val="TableTextDecimal"/>
              <w:cnfStyle w:val="000000000000" w:firstRow="0" w:lastRow="0" w:firstColumn="0" w:lastColumn="0" w:oddVBand="0" w:evenVBand="0" w:oddHBand="0" w:evenHBand="0" w:firstRowFirstColumn="0" w:firstRowLastColumn="0" w:lastRowFirstColumn="0" w:lastRowLastColumn="0"/>
            </w:pPr>
          </w:p>
        </w:tc>
      </w:tr>
    </w:tbl>
    <w:p w14:paraId="55B0EFDE" w14:textId="77777777" w:rsidR="005B6CC9" w:rsidRDefault="005B6CC9" w:rsidP="00861D29"/>
    <w:p w14:paraId="55B0EFDF" w14:textId="77777777" w:rsidR="00861D29" w:rsidRPr="00036615" w:rsidRDefault="00861D29" w:rsidP="00306216"/>
    <w:sectPr w:rsidR="00861D29" w:rsidRPr="00036615" w:rsidSect="00A31BA2">
      <w:headerReference w:type="default" r:id="rId34"/>
      <w:footerReference w:type="default" r:id="rId35"/>
      <w:pgSz w:w="11907" w:h="16839" w:code="9"/>
      <w:pgMar w:top="1890" w:right="1555" w:bottom="1800" w:left="1555" w:header="720" w:footer="57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72345" w14:textId="77777777" w:rsidR="00025629" w:rsidRDefault="00025629">
      <w:pPr>
        <w:spacing w:after="0" w:line="240" w:lineRule="auto"/>
      </w:pPr>
      <w:r>
        <w:separator/>
      </w:r>
    </w:p>
  </w:endnote>
  <w:endnote w:type="continuationSeparator" w:id="0">
    <w:p w14:paraId="53EEA538" w14:textId="77777777" w:rsidR="00025629" w:rsidRDefault="00025629">
      <w:pPr>
        <w:spacing w:after="0" w:line="240" w:lineRule="auto"/>
      </w:pPr>
      <w:r>
        <w:continuationSeparator/>
      </w:r>
    </w:p>
  </w:endnote>
  <w:endnote w:type="continuationNotice" w:id="1">
    <w:p w14:paraId="4D40AC71" w14:textId="77777777" w:rsidR="00025629" w:rsidRDefault="0002562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0EFFA" w14:textId="77777777" w:rsidR="00025629" w:rsidRDefault="00025629">
    <w:pPr>
      <w:pStyle w:val="Footer"/>
      <w:jc w:val="center"/>
      <w:rPr>
        <w:color w:val="7E97AD" w:themeColor="accent1"/>
      </w:rPr>
    </w:pPr>
    <w:r>
      <w:rPr>
        <w:color w:val="7E97AD" w:themeColor="accent1"/>
      </w:rPr>
      <w:t xml:space="preserve">Page </w:t>
    </w:r>
    <w:r>
      <w:rPr>
        <w:color w:val="7E97AD" w:themeColor="accent1"/>
      </w:rPr>
      <w:fldChar w:fldCharType="begin"/>
    </w:r>
    <w:r>
      <w:rPr>
        <w:color w:val="7E97AD" w:themeColor="accent1"/>
      </w:rPr>
      <w:instrText xml:space="preserve"> PAGE  \* Arabic  \* MERGEFORMAT </w:instrText>
    </w:r>
    <w:r>
      <w:rPr>
        <w:color w:val="7E97AD" w:themeColor="accent1"/>
      </w:rPr>
      <w:fldChar w:fldCharType="separate"/>
    </w:r>
    <w:r w:rsidR="00A41349">
      <w:rPr>
        <w:noProof/>
        <w:color w:val="7E97AD" w:themeColor="accent1"/>
      </w:rPr>
      <w:t>4</w:t>
    </w:r>
    <w:r>
      <w:rPr>
        <w:color w:val="7E97AD" w:themeColor="accent1"/>
      </w:rPr>
      <w:fldChar w:fldCharType="end"/>
    </w:r>
    <w:r>
      <w:rPr>
        <w:color w:val="7E97AD" w:themeColor="accent1"/>
      </w:rPr>
      <w:t xml:space="preserve"> of </w:t>
    </w:r>
    <w:r>
      <w:rPr>
        <w:color w:val="7E97AD" w:themeColor="accent1"/>
      </w:rPr>
      <w:fldChar w:fldCharType="begin"/>
    </w:r>
    <w:r>
      <w:rPr>
        <w:color w:val="7E97AD" w:themeColor="accent1"/>
      </w:rPr>
      <w:instrText xml:space="preserve"> NUMPAGES  \* Arabic  \* MERGEFORMAT </w:instrText>
    </w:r>
    <w:r>
      <w:rPr>
        <w:color w:val="7E97AD" w:themeColor="accent1"/>
      </w:rPr>
      <w:fldChar w:fldCharType="separate"/>
    </w:r>
    <w:r w:rsidR="00A41349">
      <w:rPr>
        <w:noProof/>
        <w:color w:val="7E97AD" w:themeColor="accent1"/>
      </w:rPr>
      <w:t>70</w:t>
    </w:r>
    <w:r>
      <w:rPr>
        <w:color w:val="7E97AD" w:themeColor="accent1"/>
      </w:rPr>
      <w:fldChar w:fldCharType="end"/>
    </w:r>
  </w:p>
  <w:p w14:paraId="55B0EFFB" w14:textId="77777777" w:rsidR="00025629" w:rsidRDefault="000256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C125D" w14:textId="77777777" w:rsidR="00025629" w:rsidRDefault="00025629">
      <w:pPr>
        <w:spacing w:after="0" w:line="240" w:lineRule="auto"/>
      </w:pPr>
      <w:r>
        <w:separator/>
      </w:r>
    </w:p>
  </w:footnote>
  <w:footnote w:type="continuationSeparator" w:id="0">
    <w:p w14:paraId="589FDE0C" w14:textId="77777777" w:rsidR="00025629" w:rsidRDefault="00025629">
      <w:pPr>
        <w:spacing w:after="0" w:line="240" w:lineRule="auto"/>
      </w:pPr>
      <w:r>
        <w:continuationSeparator/>
      </w:r>
    </w:p>
  </w:footnote>
  <w:footnote w:type="continuationNotice" w:id="1">
    <w:p w14:paraId="5C619C15" w14:textId="77777777" w:rsidR="00025629" w:rsidRDefault="00025629">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0EFF6" w14:textId="77777777" w:rsidR="00025629" w:rsidRDefault="00025629" w:rsidP="000E3A5B">
    <w:pPr>
      <w:pStyle w:val="Header"/>
      <w:jc w:val="center"/>
      <w:rPr>
        <w:b/>
      </w:rPr>
    </w:pPr>
    <w:r w:rsidRPr="00E12579">
      <w:rPr>
        <w:b/>
        <w:noProof/>
        <w:lang w:eastAsia="en-US"/>
      </w:rPr>
      <w:drawing>
        <wp:anchor distT="0" distB="0" distL="114300" distR="114300" simplePos="0" relativeHeight="251658245" behindDoc="0" locked="0" layoutInCell="0" hidden="0" allowOverlap="1" wp14:anchorId="55B0F004" wp14:editId="55B0F005">
          <wp:simplePos x="0" y="0"/>
          <wp:positionH relativeFrom="margin">
            <wp:posOffset>4380645</wp:posOffset>
          </wp:positionH>
          <wp:positionV relativeFrom="paragraph">
            <wp:posOffset>-161290</wp:posOffset>
          </wp:positionV>
          <wp:extent cx="1354455" cy="482600"/>
          <wp:effectExtent l="0" t="0" r="0" b="0"/>
          <wp:wrapThrough wrapText="bothSides">
            <wp:wrapPolygon edited="0">
              <wp:start x="0" y="0"/>
              <wp:lineTo x="0" y="20463"/>
              <wp:lineTo x="21266" y="20463"/>
              <wp:lineTo x="21266" y="0"/>
              <wp:lineTo x="0" y="0"/>
            </wp:wrapPolygon>
          </wp:wrapThrough>
          <wp:docPr id="1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1354455" cy="48260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lang w:eastAsia="en-US"/>
      </w:rPr>
      <w:drawing>
        <wp:anchor distT="0" distB="0" distL="114300" distR="114300" simplePos="0" relativeHeight="251658244" behindDoc="0" locked="0" layoutInCell="0" hidden="0" allowOverlap="1" wp14:anchorId="55B0F006" wp14:editId="55B0F007">
          <wp:simplePos x="0" y="0"/>
          <wp:positionH relativeFrom="margin">
            <wp:posOffset>153670</wp:posOffset>
          </wp:positionH>
          <wp:positionV relativeFrom="paragraph">
            <wp:posOffset>-102870</wp:posOffset>
          </wp:positionV>
          <wp:extent cx="760730" cy="504190"/>
          <wp:effectExtent l="0" t="0" r="1270" b="0"/>
          <wp:wrapThrough wrapText="bothSides">
            <wp:wrapPolygon edited="0">
              <wp:start x="1082" y="0"/>
              <wp:lineTo x="0" y="9793"/>
              <wp:lineTo x="0" y="19587"/>
              <wp:lineTo x="541" y="20403"/>
              <wp:lineTo x="21095" y="20403"/>
              <wp:lineTo x="21095" y="0"/>
              <wp:lineTo x="1082" y="0"/>
            </wp:wrapPolygon>
          </wp:wrapThrough>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760730" cy="50419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rPr>
      <w:t>SRS</w:t>
    </w:r>
    <w:r>
      <w:rPr>
        <w:b/>
      </w:rPr>
      <w:t xml:space="preserve"> - Performance Testing Dashboard</w:t>
    </w:r>
  </w:p>
  <w:p w14:paraId="55B0EFF7" w14:textId="07BD8618" w:rsidR="00025629" w:rsidRDefault="00025629" w:rsidP="000E3A5B">
    <w:pPr>
      <w:tabs>
        <w:tab w:val="left" w:pos="1530"/>
      </w:tabs>
      <w:spacing w:after="0" w:line="240" w:lineRule="auto"/>
      <w:jc w:val="center"/>
    </w:pPr>
    <w:r>
      <w:t>Version 1.1</w:t>
    </w:r>
  </w:p>
  <w:p w14:paraId="55B0EFF8" w14:textId="77777777" w:rsidR="00025629" w:rsidRPr="0084553D" w:rsidRDefault="00025629" w:rsidP="000E3A5B">
    <w:pPr>
      <w:pStyle w:val="Header"/>
    </w:pPr>
  </w:p>
  <w:p w14:paraId="55B0EFF9" w14:textId="77777777" w:rsidR="00025629" w:rsidRPr="00EB5A03" w:rsidRDefault="00025629" w:rsidP="00EB5A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5" w15:restartNumberingAfterBreak="0">
    <w:nsid w:val="012B6A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4892E3B"/>
    <w:multiLevelType w:val="hybridMultilevel"/>
    <w:tmpl w:val="84BEE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8E76A3"/>
    <w:multiLevelType w:val="hybridMultilevel"/>
    <w:tmpl w:val="3BF2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E3719"/>
    <w:multiLevelType w:val="hybridMultilevel"/>
    <w:tmpl w:val="E5489658"/>
    <w:lvl w:ilvl="0" w:tplc="EDBE565A">
      <w:start w:val="1"/>
      <w:numFmt w:val="decimal"/>
      <w:lvlText w:val="%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71ACB"/>
    <w:multiLevelType w:val="hybridMultilevel"/>
    <w:tmpl w:val="164A9280"/>
    <w:lvl w:ilvl="0" w:tplc="EA042560">
      <w:start w:val="1"/>
      <w:numFmt w:val="decimal"/>
      <w:lvlText w:val="%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FF25EE"/>
    <w:multiLevelType w:val="hybridMultilevel"/>
    <w:tmpl w:val="B764EE86"/>
    <w:lvl w:ilvl="0" w:tplc="0302C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8A6958"/>
    <w:multiLevelType w:val="hybridMultilevel"/>
    <w:tmpl w:val="5776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C66DA2"/>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392B99"/>
    <w:multiLevelType w:val="hybridMultilevel"/>
    <w:tmpl w:val="962CBBAC"/>
    <w:lvl w:ilvl="0" w:tplc="EB1407B4">
      <w:numFmt w:val="bullet"/>
      <w:lvlText w:val="-"/>
      <w:lvlJc w:val="left"/>
      <w:pPr>
        <w:ind w:left="91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4" w15:restartNumberingAfterBreak="0">
    <w:nsid w:val="137B115D"/>
    <w:multiLevelType w:val="multilevel"/>
    <w:tmpl w:val="ADF415D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4791939"/>
    <w:multiLevelType w:val="hybridMultilevel"/>
    <w:tmpl w:val="CCBCBE22"/>
    <w:lvl w:ilvl="0" w:tplc="59ACB694">
      <w:numFmt w:val="bullet"/>
      <w:lvlText w:val="-"/>
      <w:lvlJc w:val="left"/>
      <w:pPr>
        <w:ind w:left="720" w:hanging="360"/>
      </w:pPr>
      <w:rPr>
        <w:rFonts w:ascii="Cambria" w:eastAsiaTheme="minorHAnsi"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5C6E40"/>
    <w:multiLevelType w:val="hybridMultilevel"/>
    <w:tmpl w:val="BF96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D7B2AD8"/>
    <w:multiLevelType w:val="hybridMultilevel"/>
    <w:tmpl w:val="766443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E7078FB"/>
    <w:multiLevelType w:val="hybridMultilevel"/>
    <w:tmpl w:val="32147E0C"/>
    <w:lvl w:ilvl="0" w:tplc="57F25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C3A73"/>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150DB"/>
    <w:multiLevelType w:val="hybridMultilevel"/>
    <w:tmpl w:val="4BEC0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25477B4"/>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643702"/>
    <w:multiLevelType w:val="hybridMultilevel"/>
    <w:tmpl w:val="F374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C770E2"/>
    <w:multiLevelType w:val="hybridMultilevel"/>
    <w:tmpl w:val="CB2A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F5D42"/>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204074"/>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D60637"/>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4D2487"/>
    <w:multiLevelType w:val="hybridMultilevel"/>
    <w:tmpl w:val="0E5E8F9A"/>
    <w:lvl w:ilvl="0" w:tplc="59ACB694">
      <w:numFmt w:val="bullet"/>
      <w:lvlText w:val="-"/>
      <w:lvlJc w:val="left"/>
      <w:pPr>
        <w:ind w:left="720" w:hanging="360"/>
      </w:pPr>
      <w:rPr>
        <w:rFonts w:ascii="Cambria" w:eastAsiaTheme="minorHAnsi"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D1AB8"/>
    <w:multiLevelType w:val="hybridMultilevel"/>
    <w:tmpl w:val="D07CC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270159C"/>
    <w:multiLevelType w:val="hybridMultilevel"/>
    <w:tmpl w:val="4A309C04"/>
    <w:lvl w:ilvl="0" w:tplc="94F2A668">
      <w:start w:val="1"/>
      <w:numFmt w:val="decimal"/>
      <w:lvlText w:val="%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9F3F43"/>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AA7C9E"/>
    <w:multiLevelType w:val="hybridMultilevel"/>
    <w:tmpl w:val="04988846"/>
    <w:lvl w:ilvl="0" w:tplc="FD7C2FDC">
      <w:start w:val="1"/>
      <w:numFmt w:val="decimal"/>
      <w:lvlText w:val="%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3B1C84"/>
    <w:multiLevelType w:val="hybridMultilevel"/>
    <w:tmpl w:val="51B05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4551E4"/>
    <w:multiLevelType w:val="hybridMultilevel"/>
    <w:tmpl w:val="766443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A0F62CF"/>
    <w:multiLevelType w:val="hybridMultilevel"/>
    <w:tmpl w:val="FC26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417432"/>
    <w:multiLevelType w:val="hybridMultilevel"/>
    <w:tmpl w:val="E46E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3D1D4B"/>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8D2A2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0BD259C"/>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62420"/>
    <w:multiLevelType w:val="hybridMultilevel"/>
    <w:tmpl w:val="2BE417F8"/>
    <w:lvl w:ilvl="0" w:tplc="453ED706">
      <w:start w:val="1"/>
      <w:numFmt w:val="decimal"/>
      <w:lvlText w:val="%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940BCD"/>
    <w:multiLevelType w:val="hybridMultilevel"/>
    <w:tmpl w:val="AF86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321DC6"/>
    <w:multiLevelType w:val="hybridMultilevel"/>
    <w:tmpl w:val="C26C3346"/>
    <w:lvl w:ilvl="0" w:tplc="59ACB694">
      <w:numFmt w:val="bullet"/>
      <w:lvlText w:val="-"/>
      <w:lvlJc w:val="left"/>
      <w:pPr>
        <w:ind w:left="720" w:hanging="360"/>
      </w:pPr>
      <w:rPr>
        <w:rFonts w:ascii="Cambria" w:eastAsiaTheme="minorHAnsi"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CA520F"/>
    <w:multiLevelType w:val="hybridMultilevel"/>
    <w:tmpl w:val="C482272A"/>
    <w:lvl w:ilvl="0" w:tplc="4B3CC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1AE0E42"/>
    <w:multiLevelType w:val="hybridMultilevel"/>
    <w:tmpl w:val="3FD6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40B36"/>
    <w:multiLevelType w:val="hybridMultilevel"/>
    <w:tmpl w:val="AA228E6A"/>
    <w:lvl w:ilvl="0" w:tplc="D722DDF6">
      <w:start w:val="1"/>
      <w:numFmt w:val="decimal"/>
      <w:lvlText w:val="%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0F017E"/>
    <w:multiLevelType w:val="hybridMultilevel"/>
    <w:tmpl w:val="CE2C0834"/>
    <w:lvl w:ilvl="0" w:tplc="F42AA31A">
      <w:start w:val="1"/>
      <w:numFmt w:val="decimal"/>
      <w:lvlText w:val="%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4C7145"/>
    <w:multiLevelType w:val="hybridMultilevel"/>
    <w:tmpl w:val="766443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E6E49C3"/>
    <w:multiLevelType w:val="hybridMultilevel"/>
    <w:tmpl w:val="F9CA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550E14"/>
    <w:multiLevelType w:val="hybridMultilevel"/>
    <w:tmpl w:val="6532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AC2DFA"/>
    <w:multiLevelType w:val="hybridMultilevel"/>
    <w:tmpl w:val="766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CF68E6"/>
    <w:multiLevelType w:val="hybridMultilevel"/>
    <w:tmpl w:val="321CCC68"/>
    <w:lvl w:ilvl="0" w:tplc="8C1EEE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766938"/>
    <w:multiLevelType w:val="hybridMultilevel"/>
    <w:tmpl w:val="96687E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1F3850"/>
    <w:multiLevelType w:val="hybridMultilevel"/>
    <w:tmpl w:val="F21810C0"/>
    <w:lvl w:ilvl="0" w:tplc="F8DCC47E">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3"/>
  </w:num>
  <w:num w:numId="3">
    <w:abstractNumId w:val="2"/>
  </w:num>
  <w:num w:numId="4">
    <w:abstractNumId w:val="1"/>
  </w:num>
  <w:num w:numId="5">
    <w:abstractNumId w:val="0"/>
  </w:num>
  <w:num w:numId="6">
    <w:abstractNumId w:val="17"/>
  </w:num>
  <w:num w:numId="7">
    <w:abstractNumId w:val="24"/>
  </w:num>
  <w:num w:numId="8">
    <w:abstractNumId w:val="14"/>
  </w:num>
  <w:num w:numId="9">
    <w:abstractNumId w:val="12"/>
  </w:num>
  <w:num w:numId="10">
    <w:abstractNumId w:val="50"/>
  </w:num>
  <w:num w:numId="11">
    <w:abstractNumId w:val="11"/>
  </w:num>
  <w:num w:numId="12">
    <w:abstractNumId w:val="40"/>
  </w:num>
  <w:num w:numId="13">
    <w:abstractNumId w:val="22"/>
  </w:num>
  <w:num w:numId="14">
    <w:abstractNumId w:val="27"/>
  </w:num>
  <w:num w:numId="15">
    <w:abstractNumId w:val="20"/>
  </w:num>
  <w:num w:numId="16">
    <w:abstractNumId w:val="28"/>
  </w:num>
  <w:num w:numId="17">
    <w:abstractNumId w:val="32"/>
  </w:num>
  <w:num w:numId="18">
    <w:abstractNumId w:val="45"/>
  </w:num>
  <w:num w:numId="19">
    <w:abstractNumId w:val="26"/>
  </w:num>
  <w:num w:numId="20">
    <w:abstractNumId w:val="6"/>
  </w:num>
  <w:num w:numId="21">
    <w:abstractNumId w:val="16"/>
  </w:num>
  <w:num w:numId="22">
    <w:abstractNumId w:val="30"/>
  </w:num>
  <w:num w:numId="23">
    <w:abstractNumId w:val="54"/>
  </w:num>
  <w:num w:numId="24">
    <w:abstractNumId w:val="47"/>
  </w:num>
  <w:num w:numId="25">
    <w:abstractNumId w:val="8"/>
  </w:num>
  <w:num w:numId="26">
    <w:abstractNumId w:val="9"/>
  </w:num>
  <w:num w:numId="27">
    <w:abstractNumId w:val="41"/>
  </w:num>
  <w:num w:numId="28">
    <w:abstractNumId w:val="43"/>
  </w:num>
  <w:num w:numId="29">
    <w:abstractNumId w:val="36"/>
  </w:num>
  <w:num w:numId="30">
    <w:abstractNumId w:val="34"/>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1"/>
  </w:num>
  <w:num w:numId="37">
    <w:abstractNumId w:val="25"/>
  </w:num>
  <w:num w:numId="38">
    <w:abstractNumId w:val="5"/>
  </w:num>
  <w:num w:numId="39">
    <w:abstractNumId w:val="7"/>
  </w:num>
  <w:num w:numId="40">
    <w:abstractNumId w:val="42"/>
  </w:num>
  <w:num w:numId="41">
    <w:abstractNumId w:val="49"/>
  </w:num>
  <w:num w:numId="42">
    <w:abstractNumId w:val="39"/>
  </w:num>
  <w:num w:numId="43">
    <w:abstractNumId w:val="51"/>
  </w:num>
  <w:num w:numId="44">
    <w:abstractNumId w:val="38"/>
  </w:num>
  <w:num w:numId="45">
    <w:abstractNumId w:val="37"/>
  </w:num>
  <w:num w:numId="46">
    <w:abstractNumId w:val="15"/>
  </w:num>
  <w:num w:numId="47">
    <w:abstractNumId w:val="29"/>
  </w:num>
  <w:num w:numId="48">
    <w:abstractNumId w:val="53"/>
  </w:num>
  <w:num w:numId="49">
    <w:abstractNumId w:val="52"/>
  </w:num>
  <w:num w:numId="50">
    <w:abstractNumId w:val="44"/>
  </w:num>
  <w:num w:numId="51">
    <w:abstractNumId w:val="19"/>
  </w:num>
  <w:num w:numId="52">
    <w:abstractNumId w:val="46"/>
  </w:num>
  <w:num w:numId="53">
    <w:abstractNumId w:val="33"/>
  </w:num>
  <w:num w:numId="54">
    <w:abstractNumId w:val="31"/>
  </w:num>
  <w:num w:numId="55">
    <w:abstractNumId w:val="10"/>
  </w:num>
  <w:num w:numId="56">
    <w:abstractNumId w:val="13"/>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XED-TERM Le Huynh Anh Tuan (RBVH/ETI14)">
    <w15:presenceInfo w15:providerId="None" w15:userId="FIXED-TERM Le Huynh Anh Tuan (RBVH/ETI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characterSpacingControl w:val="doNotCompress"/>
  <w:hdrShapeDefaults>
    <o:shapedefaults v:ext="edit" spidmax="491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3D"/>
    <w:rsid w:val="00006AC5"/>
    <w:rsid w:val="00010917"/>
    <w:rsid w:val="00011964"/>
    <w:rsid w:val="000156A3"/>
    <w:rsid w:val="00015CD5"/>
    <w:rsid w:val="00023176"/>
    <w:rsid w:val="00024409"/>
    <w:rsid w:val="0002546E"/>
    <w:rsid w:val="00025629"/>
    <w:rsid w:val="00025C1F"/>
    <w:rsid w:val="000302A7"/>
    <w:rsid w:val="000354B2"/>
    <w:rsid w:val="00035509"/>
    <w:rsid w:val="00036165"/>
    <w:rsid w:val="00036615"/>
    <w:rsid w:val="00040A69"/>
    <w:rsid w:val="000469CE"/>
    <w:rsid w:val="0005380D"/>
    <w:rsid w:val="000664F3"/>
    <w:rsid w:val="00066B5A"/>
    <w:rsid w:val="000720AA"/>
    <w:rsid w:val="000726C5"/>
    <w:rsid w:val="00074F04"/>
    <w:rsid w:val="00090374"/>
    <w:rsid w:val="000941B4"/>
    <w:rsid w:val="00096376"/>
    <w:rsid w:val="000A2A64"/>
    <w:rsid w:val="000A3CF5"/>
    <w:rsid w:val="000A4995"/>
    <w:rsid w:val="000B40D1"/>
    <w:rsid w:val="000B4686"/>
    <w:rsid w:val="000C14A4"/>
    <w:rsid w:val="000C1B63"/>
    <w:rsid w:val="000C21F4"/>
    <w:rsid w:val="000C4DB9"/>
    <w:rsid w:val="000C6459"/>
    <w:rsid w:val="000C7D24"/>
    <w:rsid w:val="000E3580"/>
    <w:rsid w:val="000E39DD"/>
    <w:rsid w:val="000E3A5B"/>
    <w:rsid w:val="000E5BB9"/>
    <w:rsid w:val="000E796F"/>
    <w:rsid w:val="000F19D7"/>
    <w:rsid w:val="00103530"/>
    <w:rsid w:val="001110C5"/>
    <w:rsid w:val="00122C6F"/>
    <w:rsid w:val="00130B00"/>
    <w:rsid w:val="0013279B"/>
    <w:rsid w:val="0014441D"/>
    <w:rsid w:val="00150D8A"/>
    <w:rsid w:val="001530B4"/>
    <w:rsid w:val="0016089A"/>
    <w:rsid w:val="0016438B"/>
    <w:rsid w:val="0016550E"/>
    <w:rsid w:val="001674C5"/>
    <w:rsid w:val="001739DE"/>
    <w:rsid w:val="00174804"/>
    <w:rsid w:val="00177E9D"/>
    <w:rsid w:val="00183111"/>
    <w:rsid w:val="00190B69"/>
    <w:rsid w:val="0019701B"/>
    <w:rsid w:val="001A425D"/>
    <w:rsid w:val="001A47B8"/>
    <w:rsid w:val="001A4EA1"/>
    <w:rsid w:val="001A672F"/>
    <w:rsid w:val="001B21A7"/>
    <w:rsid w:val="001B2659"/>
    <w:rsid w:val="001B54A0"/>
    <w:rsid w:val="001B566E"/>
    <w:rsid w:val="001C13A1"/>
    <w:rsid w:val="001C6DE6"/>
    <w:rsid w:val="001D16FA"/>
    <w:rsid w:val="001D4224"/>
    <w:rsid w:val="001D7481"/>
    <w:rsid w:val="001E1840"/>
    <w:rsid w:val="001E6178"/>
    <w:rsid w:val="001F21A4"/>
    <w:rsid w:val="001F2868"/>
    <w:rsid w:val="001F6E13"/>
    <w:rsid w:val="00201816"/>
    <w:rsid w:val="00204315"/>
    <w:rsid w:val="00210364"/>
    <w:rsid w:val="0021258E"/>
    <w:rsid w:val="002166F9"/>
    <w:rsid w:val="00216A9A"/>
    <w:rsid w:val="00217D57"/>
    <w:rsid w:val="00221B3F"/>
    <w:rsid w:val="00227A44"/>
    <w:rsid w:val="002305B6"/>
    <w:rsid w:val="002310AD"/>
    <w:rsid w:val="00240C53"/>
    <w:rsid w:val="00240E43"/>
    <w:rsid w:val="00246A27"/>
    <w:rsid w:val="00247098"/>
    <w:rsid w:val="00255F05"/>
    <w:rsid w:val="002560D8"/>
    <w:rsid w:val="00260822"/>
    <w:rsid w:val="002612D8"/>
    <w:rsid w:val="0026180D"/>
    <w:rsid w:val="00262060"/>
    <w:rsid w:val="00266331"/>
    <w:rsid w:val="002703CB"/>
    <w:rsid w:val="002705E6"/>
    <w:rsid w:val="00270F92"/>
    <w:rsid w:val="00272447"/>
    <w:rsid w:val="00275348"/>
    <w:rsid w:val="002758E5"/>
    <w:rsid w:val="002808DC"/>
    <w:rsid w:val="0028235A"/>
    <w:rsid w:val="00287832"/>
    <w:rsid w:val="002A524E"/>
    <w:rsid w:val="002B0B81"/>
    <w:rsid w:val="002B217E"/>
    <w:rsid w:val="002B3DEE"/>
    <w:rsid w:val="002B5FAB"/>
    <w:rsid w:val="002C0A84"/>
    <w:rsid w:val="002C1C1D"/>
    <w:rsid w:val="002C1C37"/>
    <w:rsid w:val="002C2731"/>
    <w:rsid w:val="002D725C"/>
    <w:rsid w:val="002E32C0"/>
    <w:rsid w:val="002E7C18"/>
    <w:rsid w:val="002F02AC"/>
    <w:rsid w:val="002F20C3"/>
    <w:rsid w:val="002F2ECF"/>
    <w:rsid w:val="002F5B2B"/>
    <w:rsid w:val="002F688F"/>
    <w:rsid w:val="00300ADE"/>
    <w:rsid w:val="00305E8A"/>
    <w:rsid w:val="00306216"/>
    <w:rsid w:val="00306BDB"/>
    <w:rsid w:val="00307968"/>
    <w:rsid w:val="00310D1C"/>
    <w:rsid w:val="003218F7"/>
    <w:rsid w:val="00324082"/>
    <w:rsid w:val="00325A17"/>
    <w:rsid w:val="00330710"/>
    <w:rsid w:val="003345E3"/>
    <w:rsid w:val="00343EE4"/>
    <w:rsid w:val="0034768F"/>
    <w:rsid w:val="00354CBB"/>
    <w:rsid w:val="00357551"/>
    <w:rsid w:val="00360750"/>
    <w:rsid w:val="003610A3"/>
    <w:rsid w:val="00374B74"/>
    <w:rsid w:val="00390617"/>
    <w:rsid w:val="00390DB9"/>
    <w:rsid w:val="0039738B"/>
    <w:rsid w:val="003B0A2A"/>
    <w:rsid w:val="003B4BB2"/>
    <w:rsid w:val="003B4E6B"/>
    <w:rsid w:val="003C11B9"/>
    <w:rsid w:val="003C2890"/>
    <w:rsid w:val="003C32F2"/>
    <w:rsid w:val="003D2757"/>
    <w:rsid w:val="003D4AB7"/>
    <w:rsid w:val="003F29C9"/>
    <w:rsid w:val="003F6689"/>
    <w:rsid w:val="00400E48"/>
    <w:rsid w:val="00411890"/>
    <w:rsid w:val="00442B09"/>
    <w:rsid w:val="00444285"/>
    <w:rsid w:val="00445029"/>
    <w:rsid w:val="0045511B"/>
    <w:rsid w:val="00462CF2"/>
    <w:rsid w:val="00470CC0"/>
    <w:rsid w:val="0047470B"/>
    <w:rsid w:val="00476B35"/>
    <w:rsid w:val="004817F0"/>
    <w:rsid w:val="004834D8"/>
    <w:rsid w:val="00486EE1"/>
    <w:rsid w:val="004B012C"/>
    <w:rsid w:val="004B0752"/>
    <w:rsid w:val="004B1F72"/>
    <w:rsid w:val="004B347C"/>
    <w:rsid w:val="004B5A3B"/>
    <w:rsid w:val="004D143A"/>
    <w:rsid w:val="004D143C"/>
    <w:rsid w:val="004D1861"/>
    <w:rsid w:val="004D2BE8"/>
    <w:rsid w:val="004F0ADB"/>
    <w:rsid w:val="004F1ADA"/>
    <w:rsid w:val="004F53AF"/>
    <w:rsid w:val="00502EF7"/>
    <w:rsid w:val="00502F11"/>
    <w:rsid w:val="00507391"/>
    <w:rsid w:val="005104F7"/>
    <w:rsid w:val="00510C3D"/>
    <w:rsid w:val="005126D5"/>
    <w:rsid w:val="00513049"/>
    <w:rsid w:val="005305C2"/>
    <w:rsid w:val="00532875"/>
    <w:rsid w:val="00543637"/>
    <w:rsid w:val="00553B8A"/>
    <w:rsid w:val="005540AC"/>
    <w:rsid w:val="00554EF2"/>
    <w:rsid w:val="005650CF"/>
    <w:rsid w:val="00566B33"/>
    <w:rsid w:val="00571F39"/>
    <w:rsid w:val="00572319"/>
    <w:rsid w:val="00591E7F"/>
    <w:rsid w:val="005926A7"/>
    <w:rsid w:val="005A0B5B"/>
    <w:rsid w:val="005A57AC"/>
    <w:rsid w:val="005A7132"/>
    <w:rsid w:val="005A7E1C"/>
    <w:rsid w:val="005B2B44"/>
    <w:rsid w:val="005B6CC9"/>
    <w:rsid w:val="005C4D53"/>
    <w:rsid w:val="005D4724"/>
    <w:rsid w:val="005E4A42"/>
    <w:rsid w:val="005E7777"/>
    <w:rsid w:val="005F23FC"/>
    <w:rsid w:val="005F409F"/>
    <w:rsid w:val="005F4D32"/>
    <w:rsid w:val="00603786"/>
    <w:rsid w:val="00606882"/>
    <w:rsid w:val="00607FCA"/>
    <w:rsid w:val="0061646D"/>
    <w:rsid w:val="0062317E"/>
    <w:rsid w:val="00630FDA"/>
    <w:rsid w:val="00633AC1"/>
    <w:rsid w:val="00643C49"/>
    <w:rsid w:val="0064747F"/>
    <w:rsid w:val="00652A06"/>
    <w:rsid w:val="006601E6"/>
    <w:rsid w:val="00660A22"/>
    <w:rsid w:val="0067292D"/>
    <w:rsid w:val="00674C97"/>
    <w:rsid w:val="006827E5"/>
    <w:rsid w:val="0068574E"/>
    <w:rsid w:val="00686FCB"/>
    <w:rsid w:val="00691F51"/>
    <w:rsid w:val="00693165"/>
    <w:rsid w:val="006954B2"/>
    <w:rsid w:val="00695E54"/>
    <w:rsid w:val="006A0A3C"/>
    <w:rsid w:val="006B7051"/>
    <w:rsid w:val="006C04BB"/>
    <w:rsid w:val="006D5F35"/>
    <w:rsid w:val="006E4768"/>
    <w:rsid w:val="006E5694"/>
    <w:rsid w:val="006E5840"/>
    <w:rsid w:val="006F113B"/>
    <w:rsid w:val="006F26E9"/>
    <w:rsid w:val="006F6EEC"/>
    <w:rsid w:val="00713801"/>
    <w:rsid w:val="00715835"/>
    <w:rsid w:val="00722677"/>
    <w:rsid w:val="00727CB2"/>
    <w:rsid w:val="007368E7"/>
    <w:rsid w:val="00742690"/>
    <w:rsid w:val="00750877"/>
    <w:rsid w:val="007531E7"/>
    <w:rsid w:val="007544CF"/>
    <w:rsid w:val="00755167"/>
    <w:rsid w:val="00762132"/>
    <w:rsid w:val="00765976"/>
    <w:rsid w:val="007741DB"/>
    <w:rsid w:val="00774A31"/>
    <w:rsid w:val="00774ED3"/>
    <w:rsid w:val="0077736F"/>
    <w:rsid w:val="00780D54"/>
    <w:rsid w:val="00790E91"/>
    <w:rsid w:val="00795020"/>
    <w:rsid w:val="007954E6"/>
    <w:rsid w:val="007A72AA"/>
    <w:rsid w:val="007C2395"/>
    <w:rsid w:val="007D13C7"/>
    <w:rsid w:val="007D24C5"/>
    <w:rsid w:val="007D2FEC"/>
    <w:rsid w:val="007D3DE0"/>
    <w:rsid w:val="007E35EE"/>
    <w:rsid w:val="007E432A"/>
    <w:rsid w:val="007F04C6"/>
    <w:rsid w:val="007F3C79"/>
    <w:rsid w:val="00804FA6"/>
    <w:rsid w:val="00810F98"/>
    <w:rsid w:val="00815786"/>
    <w:rsid w:val="0082365E"/>
    <w:rsid w:val="00825BE2"/>
    <w:rsid w:val="00826451"/>
    <w:rsid w:val="00833658"/>
    <w:rsid w:val="00834389"/>
    <w:rsid w:val="0084427B"/>
    <w:rsid w:val="0084553D"/>
    <w:rsid w:val="0084769E"/>
    <w:rsid w:val="00850567"/>
    <w:rsid w:val="008520AA"/>
    <w:rsid w:val="00861D29"/>
    <w:rsid w:val="0086482C"/>
    <w:rsid w:val="0086637E"/>
    <w:rsid w:val="00867A4C"/>
    <w:rsid w:val="008729C7"/>
    <w:rsid w:val="00875794"/>
    <w:rsid w:val="0088496F"/>
    <w:rsid w:val="00884C57"/>
    <w:rsid w:val="00887E53"/>
    <w:rsid w:val="008918E9"/>
    <w:rsid w:val="0089351A"/>
    <w:rsid w:val="0089592D"/>
    <w:rsid w:val="00895F74"/>
    <w:rsid w:val="008A5F13"/>
    <w:rsid w:val="008C2B9E"/>
    <w:rsid w:val="008C5996"/>
    <w:rsid w:val="008C7C5D"/>
    <w:rsid w:val="008F253D"/>
    <w:rsid w:val="008F69CB"/>
    <w:rsid w:val="00900A0D"/>
    <w:rsid w:val="00901A62"/>
    <w:rsid w:val="009047B1"/>
    <w:rsid w:val="0090528C"/>
    <w:rsid w:val="009073EB"/>
    <w:rsid w:val="0091460D"/>
    <w:rsid w:val="0091553A"/>
    <w:rsid w:val="0093629C"/>
    <w:rsid w:val="00950CC1"/>
    <w:rsid w:val="00951D9B"/>
    <w:rsid w:val="009646F3"/>
    <w:rsid w:val="0096668E"/>
    <w:rsid w:val="00967A9C"/>
    <w:rsid w:val="00970F19"/>
    <w:rsid w:val="00971F7B"/>
    <w:rsid w:val="00972452"/>
    <w:rsid w:val="00981F48"/>
    <w:rsid w:val="00984383"/>
    <w:rsid w:val="0099511D"/>
    <w:rsid w:val="00997187"/>
    <w:rsid w:val="009A0643"/>
    <w:rsid w:val="009A1452"/>
    <w:rsid w:val="009B17DE"/>
    <w:rsid w:val="009B5A56"/>
    <w:rsid w:val="009B635F"/>
    <w:rsid w:val="009C6845"/>
    <w:rsid w:val="009C7B59"/>
    <w:rsid w:val="009D2805"/>
    <w:rsid w:val="009D424E"/>
    <w:rsid w:val="009D4627"/>
    <w:rsid w:val="009F4A52"/>
    <w:rsid w:val="009F5B34"/>
    <w:rsid w:val="009F66C5"/>
    <w:rsid w:val="009F7416"/>
    <w:rsid w:val="00A01350"/>
    <w:rsid w:val="00A069B3"/>
    <w:rsid w:val="00A20D90"/>
    <w:rsid w:val="00A2271C"/>
    <w:rsid w:val="00A31BA2"/>
    <w:rsid w:val="00A32B16"/>
    <w:rsid w:val="00A41349"/>
    <w:rsid w:val="00A52438"/>
    <w:rsid w:val="00A55DB5"/>
    <w:rsid w:val="00A66503"/>
    <w:rsid w:val="00A721B5"/>
    <w:rsid w:val="00A76146"/>
    <w:rsid w:val="00A76225"/>
    <w:rsid w:val="00A806A6"/>
    <w:rsid w:val="00A8667C"/>
    <w:rsid w:val="00A93BC6"/>
    <w:rsid w:val="00A967D0"/>
    <w:rsid w:val="00AA2A78"/>
    <w:rsid w:val="00AA44CA"/>
    <w:rsid w:val="00AB4F8D"/>
    <w:rsid w:val="00AC7B7E"/>
    <w:rsid w:val="00AD01F4"/>
    <w:rsid w:val="00AD44F9"/>
    <w:rsid w:val="00AE2431"/>
    <w:rsid w:val="00AE3022"/>
    <w:rsid w:val="00B028C4"/>
    <w:rsid w:val="00B040D3"/>
    <w:rsid w:val="00B0410B"/>
    <w:rsid w:val="00B044FD"/>
    <w:rsid w:val="00B06428"/>
    <w:rsid w:val="00B1666B"/>
    <w:rsid w:val="00B24936"/>
    <w:rsid w:val="00B317C1"/>
    <w:rsid w:val="00B36713"/>
    <w:rsid w:val="00B42209"/>
    <w:rsid w:val="00B42BFB"/>
    <w:rsid w:val="00B43B9C"/>
    <w:rsid w:val="00B4543E"/>
    <w:rsid w:val="00B45467"/>
    <w:rsid w:val="00B46511"/>
    <w:rsid w:val="00B4753A"/>
    <w:rsid w:val="00B5028E"/>
    <w:rsid w:val="00B60A78"/>
    <w:rsid w:val="00B74617"/>
    <w:rsid w:val="00B74C8C"/>
    <w:rsid w:val="00B90115"/>
    <w:rsid w:val="00B95246"/>
    <w:rsid w:val="00BA6A75"/>
    <w:rsid w:val="00BB413E"/>
    <w:rsid w:val="00BC4C77"/>
    <w:rsid w:val="00BC54E2"/>
    <w:rsid w:val="00BC625D"/>
    <w:rsid w:val="00BE4FB3"/>
    <w:rsid w:val="00BE68C2"/>
    <w:rsid w:val="00C0219B"/>
    <w:rsid w:val="00C0423E"/>
    <w:rsid w:val="00C10113"/>
    <w:rsid w:val="00C1229B"/>
    <w:rsid w:val="00C135A2"/>
    <w:rsid w:val="00C1463F"/>
    <w:rsid w:val="00C25FD6"/>
    <w:rsid w:val="00C3414F"/>
    <w:rsid w:val="00C41329"/>
    <w:rsid w:val="00C52318"/>
    <w:rsid w:val="00C5470C"/>
    <w:rsid w:val="00C56381"/>
    <w:rsid w:val="00C57A41"/>
    <w:rsid w:val="00C640C3"/>
    <w:rsid w:val="00C65BD7"/>
    <w:rsid w:val="00C66385"/>
    <w:rsid w:val="00C67EB0"/>
    <w:rsid w:val="00C7049E"/>
    <w:rsid w:val="00C723FB"/>
    <w:rsid w:val="00C72E74"/>
    <w:rsid w:val="00C734E4"/>
    <w:rsid w:val="00C815CF"/>
    <w:rsid w:val="00C82285"/>
    <w:rsid w:val="00C832CE"/>
    <w:rsid w:val="00C86BF5"/>
    <w:rsid w:val="00C87D45"/>
    <w:rsid w:val="00C910E8"/>
    <w:rsid w:val="00C95AFD"/>
    <w:rsid w:val="00CA298C"/>
    <w:rsid w:val="00CA7746"/>
    <w:rsid w:val="00CC21ED"/>
    <w:rsid w:val="00CC751A"/>
    <w:rsid w:val="00CD4EAF"/>
    <w:rsid w:val="00CE7704"/>
    <w:rsid w:val="00CF7E84"/>
    <w:rsid w:val="00D012E2"/>
    <w:rsid w:val="00D05757"/>
    <w:rsid w:val="00D114DF"/>
    <w:rsid w:val="00D11B21"/>
    <w:rsid w:val="00D123B6"/>
    <w:rsid w:val="00D16B54"/>
    <w:rsid w:val="00D22486"/>
    <w:rsid w:val="00D47BA9"/>
    <w:rsid w:val="00D50C7B"/>
    <w:rsid w:val="00D56981"/>
    <w:rsid w:val="00D62BE7"/>
    <w:rsid w:val="00D650BE"/>
    <w:rsid w:val="00D67136"/>
    <w:rsid w:val="00D70DEA"/>
    <w:rsid w:val="00D7335B"/>
    <w:rsid w:val="00D75AB1"/>
    <w:rsid w:val="00D82702"/>
    <w:rsid w:val="00D83574"/>
    <w:rsid w:val="00D862DF"/>
    <w:rsid w:val="00D9176A"/>
    <w:rsid w:val="00D91A80"/>
    <w:rsid w:val="00D92D9A"/>
    <w:rsid w:val="00DA0B04"/>
    <w:rsid w:val="00DA5C78"/>
    <w:rsid w:val="00DB3F33"/>
    <w:rsid w:val="00DF0BE0"/>
    <w:rsid w:val="00DF1E78"/>
    <w:rsid w:val="00DF357C"/>
    <w:rsid w:val="00DF7CA1"/>
    <w:rsid w:val="00DF7D4E"/>
    <w:rsid w:val="00E0285E"/>
    <w:rsid w:val="00E03A54"/>
    <w:rsid w:val="00E170C7"/>
    <w:rsid w:val="00E37340"/>
    <w:rsid w:val="00E453A5"/>
    <w:rsid w:val="00E54966"/>
    <w:rsid w:val="00E56086"/>
    <w:rsid w:val="00E56558"/>
    <w:rsid w:val="00E56860"/>
    <w:rsid w:val="00E56A6D"/>
    <w:rsid w:val="00E56CC7"/>
    <w:rsid w:val="00E67F6F"/>
    <w:rsid w:val="00E71383"/>
    <w:rsid w:val="00E77565"/>
    <w:rsid w:val="00E81210"/>
    <w:rsid w:val="00E90782"/>
    <w:rsid w:val="00E9354A"/>
    <w:rsid w:val="00E93C99"/>
    <w:rsid w:val="00E94256"/>
    <w:rsid w:val="00EB5A03"/>
    <w:rsid w:val="00EB5E77"/>
    <w:rsid w:val="00EB6148"/>
    <w:rsid w:val="00EC4620"/>
    <w:rsid w:val="00EC767E"/>
    <w:rsid w:val="00ED4685"/>
    <w:rsid w:val="00ED4EAC"/>
    <w:rsid w:val="00ED617B"/>
    <w:rsid w:val="00ED6230"/>
    <w:rsid w:val="00EE2ED9"/>
    <w:rsid w:val="00EE73B5"/>
    <w:rsid w:val="00EF3844"/>
    <w:rsid w:val="00F045C3"/>
    <w:rsid w:val="00F0646E"/>
    <w:rsid w:val="00F06949"/>
    <w:rsid w:val="00F155E9"/>
    <w:rsid w:val="00F2100A"/>
    <w:rsid w:val="00F2192C"/>
    <w:rsid w:val="00F22018"/>
    <w:rsid w:val="00F261D8"/>
    <w:rsid w:val="00F2782E"/>
    <w:rsid w:val="00F37A15"/>
    <w:rsid w:val="00F410B8"/>
    <w:rsid w:val="00F44A92"/>
    <w:rsid w:val="00F45170"/>
    <w:rsid w:val="00F465A2"/>
    <w:rsid w:val="00F526B6"/>
    <w:rsid w:val="00F537CB"/>
    <w:rsid w:val="00F55E34"/>
    <w:rsid w:val="00F56FF8"/>
    <w:rsid w:val="00F72100"/>
    <w:rsid w:val="00F77805"/>
    <w:rsid w:val="00F77E9B"/>
    <w:rsid w:val="00F805F9"/>
    <w:rsid w:val="00F850E9"/>
    <w:rsid w:val="00F92299"/>
    <w:rsid w:val="00F9706B"/>
    <w:rsid w:val="00FA0B3F"/>
    <w:rsid w:val="00FA4A1D"/>
    <w:rsid w:val="00FC3B91"/>
    <w:rsid w:val="00FC43CF"/>
    <w:rsid w:val="00FC4856"/>
    <w:rsid w:val="00FD3E80"/>
    <w:rsid w:val="00FE0EF7"/>
    <w:rsid w:val="00FE4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9153"/>
    <o:shapelayout v:ext="edit">
      <o:idmap v:ext="edit" data="1"/>
    </o:shapelayout>
  </w:shapeDefaults>
  <w:decimalSymbol w:val="."/>
  <w:listSeparator w:val=","/>
  <w14:docId w14:val="55B0E9AF"/>
  <w15:docId w15:val="{04F7A8A0-7A5E-4EFA-83AF-3A1759DB4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F39"/>
    <w:rPr>
      <w:kern w:val="20"/>
    </w:rPr>
  </w:style>
  <w:style w:type="paragraph" w:styleId="Heading1">
    <w:name w:val="heading 1"/>
    <w:basedOn w:val="Normal"/>
    <w:next w:val="Normal"/>
    <w:link w:val="Heading1Char"/>
    <w:uiPriority w:val="1"/>
    <w:qFormat/>
    <w:pPr>
      <w:pageBreakBefore/>
      <w:numPr>
        <w:numId w:val="8"/>
      </w:numPr>
      <w:spacing w:before="0" w:after="360" w:line="240" w:lineRule="auto"/>
      <w:ind w:right="-360"/>
      <w:outlineLvl w:val="0"/>
    </w:pPr>
    <w:rPr>
      <w:sz w:val="36"/>
    </w:rPr>
  </w:style>
  <w:style w:type="paragraph" w:styleId="Heading2">
    <w:name w:val="heading 2"/>
    <w:basedOn w:val="Normal"/>
    <w:next w:val="Normal"/>
    <w:link w:val="Heading2Char"/>
    <w:uiPriority w:val="1"/>
    <w:unhideWhenUsed/>
    <w:qFormat/>
    <w:pPr>
      <w:keepNext/>
      <w:keepLines/>
      <w:numPr>
        <w:ilvl w:val="1"/>
        <w:numId w:val="8"/>
      </w:numPr>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numPr>
        <w:ilvl w:val="2"/>
        <w:numId w:val="8"/>
      </w:numPr>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unhideWhenUsed/>
    <w:qFormat/>
    <w:pPr>
      <w:keepNext/>
      <w:keepLines/>
      <w:numPr>
        <w:ilvl w:val="3"/>
        <w:numId w:val="8"/>
      </w:numPr>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unhideWhenUsed/>
    <w:pPr>
      <w:spacing w:after="120"/>
      <w:ind w:left="360"/>
    </w:pPr>
  </w:style>
  <w:style w:type="character" w:customStyle="1" w:styleId="BodyTextIndentChar">
    <w:name w:val="Body Text Indent Char"/>
    <w:basedOn w:val="DefaultParagraphFont"/>
    <w:link w:val="BodyTextIndent"/>
    <w:uiPriority w:val="99"/>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7"/>
      </w:numPr>
      <w:contextualSpacing/>
    </w:pPr>
  </w:style>
  <w:style w:type="paragraph" w:styleId="ListNumber2">
    <w:name w:val="List Number 2"/>
    <w:basedOn w:val="Normal"/>
    <w:uiPriority w:val="1"/>
    <w:unhideWhenUsed/>
    <w:qFormat/>
    <w:pPr>
      <w:numPr>
        <w:ilvl w:val="1"/>
        <w:numId w:val="7"/>
      </w:numPr>
      <w:contextualSpacing/>
    </w:pPr>
  </w:style>
  <w:style w:type="paragraph" w:styleId="ListNumber3">
    <w:name w:val="List Number 3"/>
    <w:basedOn w:val="Normal"/>
    <w:uiPriority w:val="18"/>
    <w:unhideWhenUsed/>
    <w:qFormat/>
    <w:pPr>
      <w:numPr>
        <w:ilvl w:val="2"/>
        <w:numId w:val="7"/>
      </w:numPr>
      <w:contextualSpacing/>
    </w:pPr>
  </w:style>
  <w:style w:type="paragraph" w:styleId="ListNumber4">
    <w:name w:val="List Number 4"/>
    <w:basedOn w:val="Normal"/>
    <w:uiPriority w:val="18"/>
    <w:semiHidden/>
    <w:unhideWhenUsed/>
    <w:pPr>
      <w:numPr>
        <w:ilvl w:val="3"/>
        <w:numId w:val="7"/>
      </w:numPr>
      <w:contextualSpacing/>
    </w:pPr>
  </w:style>
  <w:style w:type="paragraph" w:styleId="ListNumber5">
    <w:name w:val="List Number 5"/>
    <w:basedOn w:val="Normal"/>
    <w:uiPriority w:val="18"/>
    <w:semiHidden/>
    <w:unhideWhenUsed/>
    <w:pPr>
      <w:numPr>
        <w:ilvl w:val="4"/>
        <w:numId w:val="7"/>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6"/>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ListTable3-Accent1">
    <w:name w:val="List Table 3 Accent 1"/>
    <w:basedOn w:val="TableNormal"/>
    <w:uiPriority w:val="48"/>
    <w:rsid w:val="000C7D24"/>
    <w:pPr>
      <w:spacing w:after="0" w:line="240" w:lineRule="auto"/>
    </w:pPr>
    <w:tblPr>
      <w:tblStyleRowBandSize w:val="1"/>
      <w:tblStyleColBandSize w:val="1"/>
      <w:tblBorders>
        <w:top w:val="single" w:sz="4" w:space="0" w:color="7E97AD" w:themeColor="accent1"/>
        <w:left w:val="single" w:sz="4" w:space="0" w:color="7E97AD" w:themeColor="accent1"/>
        <w:bottom w:val="single" w:sz="4" w:space="0" w:color="7E97AD" w:themeColor="accent1"/>
        <w:right w:val="single" w:sz="4" w:space="0" w:color="7E97AD" w:themeColor="accent1"/>
      </w:tblBorders>
    </w:tblPr>
    <w:tblStylePr w:type="firstRow">
      <w:rPr>
        <w:b/>
        <w:bCs/>
        <w:color w:val="FFFFFF" w:themeColor="background1"/>
      </w:rPr>
      <w:tblPr/>
      <w:tcPr>
        <w:shd w:val="clear" w:color="auto" w:fill="7E97AD" w:themeFill="accent1"/>
      </w:tcPr>
    </w:tblStylePr>
    <w:tblStylePr w:type="lastRow">
      <w:rPr>
        <w:b/>
        <w:bCs/>
      </w:rPr>
      <w:tblPr/>
      <w:tcPr>
        <w:tcBorders>
          <w:top w:val="double" w:sz="4" w:space="0" w:color="7E97A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97AD" w:themeColor="accent1"/>
          <w:right w:val="single" w:sz="4" w:space="0" w:color="7E97AD" w:themeColor="accent1"/>
        </w:tcBorders>
      </w:tcPr>
    </w:tblStylePr>
    <w:tblStylePr w:type="band1Horz">
      <w:tblPr/>
      <w:tcPr>
        <w:tcBorders>
          <w:top w:val="single" w:sz="4" w:space="0" w:color="7E97AD" w:themeColor="accent1"/>
          <w:bottom w:val="single" w:sz="4" w:space="0" w:color="7E97A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97AD" w:themeColor="accent1"/>
          <w:left w:val="nil"/>
        </w:tcBorders>
      </w:tcPr>
    </w:tblStylePr>
    <w:tblStylePr w:type="swCell">
      <w:tblPr/>
      <w:tcPr>
        <w:tcBorders>
          <w:top w:val="double" w:sz="4" w:space="0" w:color="7E97AD" w:themeColor="accent1"/>
          <w:right w:val="nil"/>
        </w:tcBorders>
      </w:tcPr>
    </w:tblStylePr>
  </w:style>
  <w:style w:type="table" w:styleId="GridTable1Light-Accent1">
    <w:name w:val="Grid Table 1 Light Accent 1"/>
    <w:basedOn w:val="TableNormal"/>
    <w:uiPriority w:val="46"/>
    <w:rsid w:val="000C7D24"/>
    <w:pPr>
      <w:spacing w:after="0" w:line="240" w:lineRule="auto"/>
    </w:pPr>
    <w:tblPr>
      <w:tblStyleRowBandSize w:val="1"/>
      <w:tblStyleColBandSize w:val="1"/>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0E39DD"/>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styleId="GridTable5Dark-Accent1">
    <w:name w:val="Grid Table 5 Dark Accent 1"/>
    <w:basedOn w:val="TableNormal"/>
    <w:uiPriority w:val="50"/>
    <w:rsid w:val="000E39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97A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97A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97A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97AD" w:themeFill="accent1"/>
      </w:tcPr>
    </w:tblStylePr>
    <w:tblStylePr w:type="band1Vert">
      <w:tblPr/>
      <w:tcPr>
        <w:shd w:val="clear" w:color="auto" w:fill="CBD5DE" w:themeFill="accent1" w:themeFillTint="66"/>
      </w:tcPr>
    </w:tblStylePr>
    <w:tblStylePr w:type="band1Horz">
      <w:tblPr/>
      <w:tcPr>
        <w:shd w:val="clear" w:color="auto" w:fill="CBD5DE" w:themeFill="accent1" w:themeFillTint="66"/>
      </w:tcPr>
    </w:tblStylePr>
  </w:style>
  <w:style w:type="table" w:styleId="GridTable6Colorful-Accent1">
    <w:name w:val="Grid Table 6 Colorful Accent 1"/>
    <w:basedOn w:val="TableNormal"/>
    <w:uiPriority w:val="51"/>
    <w:rsid w:val="000E39DD"/>
    <w:pPr>
      <w:spacing w:after="0" w:line="240" w:lineRule="auto"/>
    </w:pPr>
    <w:rPr>
      <w:color w:val="577188" w:themeColor="accent1" w:themeShade="BF"/>
    </w:r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4" w:space="0" w:color="B1C0CD" w:themeColor="accent1" w:themeTint="99"/>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GridTable1Light-Accent5">
    <w:name w:val="Grid Table 1 Light Accent 5"/>
    <w:basedOn w:val="TableNormal"/>
    <w:uiPriority w:val="46"/>
    <w:rsid w:val="00246A27"/>
    <w:pPr>
      <w:spacing w:after="0" w:line="240" w:lineRule="auto"/>
    </w:pPr>
    <w:tblPr>
      <w:tblStyleRowBandSize w:val="1"/>
      <w:tblStyleColBandSize w:val="1"/>
      <w:tblBorders>
        <w:top w:val="single" w:sz="4" w:space="0" w:color="C1C9CB" w:themeColor="accent5" w:themeTint="66"/>
        <w:left w:val="single" w:sz="4" w:space="0" w:color="C1C9CB" w:themeColor="accent5" w:themeTint="66"/>
        <w:bottom w:val="single" w:sz="4" w:space="0" w:color="C1C9CB" w:themeColor="accent5" w:themeTint="66"/>
        <w:right w:val="single" w:sz="4" w:space="0" w:color="C1C9CB" w:themeColor="accent5" w:themeTint="66"/>
        <w:insideH w:val="single" w:sz="4" w:space="0" w:color="C1C9CB" w:themeColor="accent5" w:themeTint="66"/>
        <w:insideV w:val="single" w:sz="4" w:space="0" w:color="C1C9CB" w:themeColor="accent5" w:themeTint="66"/>
      </w:tblBorders>
    </w:tblPr>
    <w:tblStylePr w:type="firstRow">
      <w:rPr>
        <w:b/>
        <w:bCs/>
      </w:rPr>
      <w:tblPr/>
      <w:tcPr>
        <w:tcBorders>
          <w:bottom w:val="single" w:sz="12" w:space="0" w:color="A2AEB1" w:themeColor="accent5" w:themeTint="99"/>
        </w:tcBorders>
      </w:tcPr>
    </w:tblStylePr>
    <w:tblStylePr w:type="lastRow">
      <w:rPr>
        <w:b/>
        <w:bCs/>
      </w:rPr>
      <w:tblPr/>
      <w:tcPr>
        <w:tcBorders>
          <w:top w:val="double" w:sz="2" w:space="0" w:color="A2AEB1"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33AC1"/>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ListTable2-Accent1">
    <w:name w:val="List Table 2 Accent 1"/>
    <w:basedOn w:val="TableNormal"/>
    <w:uiPriority w:val="47"/>
    <w:rsid w:val="00633AC1"/>
    <w:pPr>
      <w:spacing w:after="0" w:line="240" w:lineRule="auto"/>
    </w:pPr>
    <w:tblPr>
      <w:tblStyleRowBandSize w:val="1"/>
      <w:tblStyleColBandSize w:val="1"/>
      <w:tblBorders>
        <w:top w:val="single" w:sz="4" w:space="0" w:color="B1C0CD" w:themeColor="accent1" w:themeTint="99"/>
        <w:bottom w:val="single" w:sz="4" w:space="0" w:color="B1C0CD" w:themeColor="accent1" w:themeTint="99"/>
        <w:insideH w:val="single" w:sz="4" w:space="0" w:color="B1C0C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GridTable1Light">
    <w:name w:val="Grid Table 1 Light"/>
    <w:basedOn w:val="TableNormal"/>
    <w:uiPriority w:val="46"/>
    <w:rsid w:val="00390DB9"/>
    <w:pPr>
      <w:spacing w:before="0" w:after="0" w:line="240" w:lineRule="auto"/>
    </w:pPr>
    <w:rPr>
      <w:color w:val="auto"/>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354CBB"/>
    <w:pPr>
      <w:autoSpaceDE w:val="0"/>
      <w:autoSpaceDN w:val="0"/>
      <w:adjustRightInd w:val="0"/>
      <w:spacing w:before="0" w:after="0" w:line="240" w:lineRule="auto"/>
    </w:pPr>
    <w:rPr>
      <w:rFonts w:ascii="Tahoma" w:hAnsi="Tahoma" w:cs="Tahoma"/>
      <w:color w:val="000000"/>
      <w:sz w:val="24"/>
      <w:szCs w:val="24"/>
      <w:lang w:eastAsia="en-US"/>
    </w:rPr>
  </w:style>
  <w:style w:type="table" w:styleId="PlainTable1">
    <w:name w:val="Plain Table 1"/>
    <w:basedOn w:val="TableNormal"/>
    <w:uiPriority w:val="40"/>
    <w:rsid w:val="002B0B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2B0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453275">
      <w:bodyDiv w:val="1"/>
      <w:marLeft w:val="0"/>
      <w:marRight w:val="0"/>
      <w:marTop w:val="0"/>
      <w:marBottom w:val="0"/>
      <w:divBdr>
        <w:top w:val="none" w:sz="0" w:space="0" w:color="auto"/>
        <w:left w:val="none" w:sz="0" w:space="0" w:color="auto"/>
        <w:bottom w:val="none" w:sz="0" w:space="0" w:color="auto"/>
        <w:right w:val="none" w:sz="0" w:space="0" w:color="auto"/>
      </w:divBdr>
    </w:div>
    <w:div w:id="374473628">
      <w:bodyDiv w:val="1"/>
      <w:marLeft w:val="0"/>
      <w:marRight w:val="0"/>
      <w:marTop w:val="0"/>
      <w:marBottom w:val="0"/>
      <w:divBdr>
        <w:top w:val="none" w:sz="0" w:space="0" w:color="auto"/>
        <w:left w:val="none" w:sz="0" w:space="0" w:color="auto"/>
        <w:bottom w:val="none" w:sz="0" w:space="0" w:color="auto"/>
        <w:right w:val="none" w:sz="0" w:space="0" w:color="auto"/>
      </w:divBdr>
    </w:div>
    <w:div w:id="459230951">
      <w:bodyDiv w:val="1"/>
      <w:marLeft w:val="0"/>
      <w:marRight w:val="0"/>
      <w:marTop w:val="0"/>
      <w:marBottom w:val="0"/>
      <w:divBdr>
        <w:top w:val="none" w:sz="0" w:space="0" w:color="auto"/>
        <w:left w:val="none" w:sz="0" w:space="0" w:color="auto"/>
        <w:bottom w:val="none" w:sz="0" w:space="0" w:color="auto"/>
        <w:right w:val="none" w:sz="0" w:space="0" w:color="auto"/>
      </w:divBdr>
    </w:div>
    <w:div w:id="495610575">
      <w:bodyDiv w:val="1"/>
      <w:marLeft w:val="0"/>
      <w:marRight w:val="0"/>
      <w:marTop w:val="0"/>
      <w:marBottom w:val="0"/>
      <w:divBdr>
        <w:top w:val="none" w:sz="0" w:space="0" w:color="auto"/>
        <w:left w:val="none" w:sz="0" w:space="0" w:color="auto"/>
        <w:bottom w:val="none" w:sz="0" w:space="0" w:color="auto"/>
        <w:right w:val="none" w:sz="0" w:space="0" w:color="auto"/>
      </w:divBdr>
      <w:divsChild>
        <w:div w:id="9629302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57359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5801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740566142">
      <w:bodyDiv w:val="1"/>
      <w:marLeft w:val="0"/>
      <w:marRight w:val="0"/>
      <w:marTop w:val="0"/>
      <w:marBottom w:val="0"/>
      <w:divBdr>
        <w:top w:val="none" w:sz="0" w:space="0" w:color="auto"/>
        <w:left w:val="none" w:sz="0" w:space="0" w:color="auto"/>
        <w:bottom w:val="none" w:sz="0" w:space="0" w:color="auto"/>
        <w:right w:val="none" w:sz="0" w:space="0" w:color="auto"/>
      </w:divBdr>
    </w:div>
    <w:div w:id="829713457">
      <w:bodyDiv w:val="1"/>
      <w:marLeft w:val="0"/>
      <w:marRight w:val="0"/>
      <w:marTop w:val="0"/>
      <w:marBottom w:val="0"/>
      <w:divBdr>
        <w:top w:val="none" w:sz="0" w:space="0" w:color="auto"/>
        <w:left w:val="none" w:sz="0" w:space="0" w:color="auto"/>
        <w:bottom w:val="none" w:sz="0" w:space="0" w:color="auto"/>
        <w:right w:val="none" w:sz="0" w:space="0" w:color="auto"/>
      </w:divBdr>
      <w:divsChild>
        <w:div w:id="33399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977417651">
          <w:blockQuote w:val="1"/>
          <w:marLeft w:val="720"/>
          <w:marRight w:val="720"/>
          <w:marTop w:val="100"/>
          <w:marBottom w:val="100"/>
          <w:divBdr>
            <w:top w:val="none" w:sz="0" w:space="0" w:color="auto"/>
            <w:left w:val="none" w:sz="0" w:space="0" w:color="auto"/>
            <w:bottom w:val="none" w:sz="0" w:space="0" w:color="auto"/>
            <w:right w:val="none" w:sz="0" w:space="0" w:color="auto"/>
          </w:divBdr>
        </w:div>
        <w:div w:id="767695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84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84744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2809">
      <w:bodyDiv w:val="1"/>
      <w:marLeft w:val="0"/>
      <w:marRight w:val="0"/>
      <w:marTop w:val="0"/>
      <w:marBottom w:val="0"/>
      <w:divBdr>
        <w:top w:val="none" w:sz="0" w:space="0" w:color="auto"/>
        <w:left w:val="none" w:sz="0" w:space="0" w:color="auto"/>
        <w:bottom w:val="none" w:sz="0" w:space="0" w:color="auto"/>
        <w:right w:val="none" w:sz="0" w:space="0" w:color="auto"/>
      </w:divBdr>
    </w:div>
    <w:div w:id="1341197181">
      <w:bodyDiv w:val="1"/>
      <w:marLeft w:val="0"/>
      <w:marRight w:val="0"/>
      <w:marTop w:val="0"/>
      <w:marBottom w:val="0"/>
      <w:divBdr>
        <w:top w:val="none" w:sz="0" w:space="0" w:color="auto"/>
        <w:left w:val="none" w:sz="0" w:space="0" w:color="auto"/>
        <w:bottom w:val="none" w:sz="0" w:space="0" w:color="auto"/>
        <w:right w:val="none" w:sz="0" w:space="0" w:color="auto"/>
      </w:divBdr>
      <w:divsChild>
        <w:div w:id="389352557">
          <w:marLeft w:val="0"/>
          <w:marRight w:val="0"/>
          <w:marTop w:val="0"/>
          <w:marBottom w:val="0"/>
          <w:divBdr>
            <w:top w:val="none" w:sz="0" w:space="0" w:color="auto"/>
            <w:left w:val="none" w:sz="0" w:space="0" w:color="auto"/>
            <w:bottom w:val="none" w:sz="0" w:space="0" w:color="auto"/>
            <w:right w:val="none" w:sz="0" w:space="0" w:color="auto"/>
          </w:divBdr>
        </w:div>
      </w:divsChild>
    </w:div>
    <w:div w:id="1368289400">
      <w:bodyDiv w:val="1"/>
      <w:marLeft w:val="0"/>
      <w:marRight w:val="0"/>
      <w:marTop w:val="0"/>
      <w:marBottom w:val="0"/>
      <w:divBdr>
        <w:top w:val="none" w:sz="0" w:space="0" w:color="auto"/>
        <w:left w:val="none" w:sz="0" w:space="0" w:color="auto"/>
        <w:bottom w:val="none" w:sz="0" w:space="0" w:color="auto"/>
        <w:right w:val="none" w:sz="0" w:space="0" w:color="auto"/>
      </w:divBdr>
      <w:divsChild>
        <w:div w:id="263340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926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25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569356">
      <w:bodyDiv w:val="1"/>
      <w:marLeft w:val="0"/>
      <w:marRight w:val="0"/>
      <w:marTop w:val="0"/>
      <w:marBottom w:val="0"/>
      <w:divBdr>
        <w:top w:val="none" w:sz="0" w:space="0" w:color="auto"/>
        <w:left w:val="none" w:sz="0" w:space="0" w:color="auto"/>
        <w:bottom w:val="none" w:sz="0" w:space="0" w:color="auto"/>
        <w:right w:val="none" w:sz="0" w:space="0" w:color="auto"/>
      </w:divBdr>
    </w:div>
    <w:div w:id="1677884654">
      <w:bodyDiv w:val="1"/>
      <w:marLeft w:val="0"/>
      <w:marRight w:val="0"/>
      <w:marTop w:val="0"/>
      <w:marBottom w:val="0"/>
      <w:divBdr>
        <w:top w:val="none" w:sz="0" w:space="0" w:color="auto"/>
        <w:left w:val="none" w:sz="0" w:space="0" w:color="auto"/>
        <w:bottom w:val="none" w:sz="0" w:space="0" w:color="auto"/>
        <w:right w:val="none" w:sz="0" w:space="0" w:color="auto"/>
      </w:divBdr>
    </w:div>
    <w:div w:id="212133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hyperlink" Target="https://www.apache.org/licenses/LICENSE-2.0"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hyperlink" Target="http://www.oracle.com/technetwork/java/javase/terms/license/index.html" TargetMode="External"/><Relationship Id="rId33" Type="http://schemas.openxmlformats.org/officeDocument/2006/relationships/oleObject" Target="embeddings/oleObject2.bin"/><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github.com/twbs/bootstrap/blob/v4-dev/LICENSE" TargetMode="External"/><Relationship Id="rId32" Type="http://schemas.openxmlformats.org/officeDocument/2006/relationships/image" Target="media/image12.emf"/><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github.com/almasaeed2010/AdminLTE/blob/master/LICENSE" TargetMode="External"/><Relationship Id="rId28" Type="http://schemas.openxmlformats.org/officeDocument/2006/relationships/hyperlink" Target="https://www.eclipse.org/legal/epl-v10.html" TargetMode="External"/><Relationship Id="rId36"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apache.org/licenses/LICENSE-2.0" TargetMode="External"/><Relationship Id="rId30" Type="http://schemas.openxmlformats.org/officeDocument/2006/relationships/image" Target="media/image11.emf"/><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CB362491C30403EA3205BDD73F3705D"/>
        <w:category>
          <w:name w:val="General"/>
          <w:gallery w:val="placeholder"/>
        </w:category>
        <w:types>
          <w:type w:val="bbPlcHdr"/>
        </w:types>
        <w:behaviors>
          <w:behavior w:val="content"/>
        </w:behaviors>
        <w:guid w:val="{56E24482-5CB3-4A7B-A505-B030FC819DDC}"/>
      </w:docPartPr>
      <w:docPartBody>
        <w:p w:rsidR="00271A72" w:rsidRDefault="008E2AE0">
          <w:pPr>
            <w:pStyle w:val="DCB362491C30403EA3205BDD73F3705D"/>
          </w:pPr>
          <w:r>
            <w:t>Annual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084"/>
    <w:rsid w:val="001605EA"/>
    <w:rsid w:val="00271A72"/>
    <w:rsid w:val="00324783"/>
    <w:rsid w:val="00391084"/>
    <w:rsid w:val="003D1C16"/>
    <w:rsid w:val="004300A3"/>
    <w:rsid w:val="00454B06"/>
    <w:rsid w:val="00675307"/>
    <w:rsid w:val="00726720"/>
    <w:rsid w:val="008B4B62"/>
    <w:rsid w:val="008E2AE0"/>
    <w:rsid w:val="00A51711"/>
    <w:rsid w:val="00B95E59"/>
    <w:rsid w:val="00BF721F"/>
    <w:rsid w:val="00C87D3E"/>
    <w:rsid w:val="00CE7158"/>
    <w:rsid w:val="00D848F1"/>
    <w:rsid w:val="00D91A7D"/>
    <w:rsid w:val="00D979B9"/>
    <w:rsid w:val="00EA57A0"/>
    <w:rsid w:val="00EB1D03"/>
    <w:rsid w:val="00EB74AF"/>
    <w:rsid w:val="00F6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56BAB9127844D3B151065D31DD0F15">
    <w:name w:val="6956BAB9127844D3B151065D31DD0F15"/>
  </w:style>
  <w:style w:type="paragraph" w:customStyle="1" w:styleId="0864744D0ADD4AAD990BBDAF5F6E9A47">
    <w:name w:val="0864744D0ADD4AAD990BBDAF5F6E9A47"/>
  </w:style>
  <w:style w:type="paragraph" w:customStyle="1" w:styleId="109F2E1E3758476CA400AA22711A478C">
    <w:name w:val="109F2E1E3758476CA400AA22711A478C"/>
  </w:style>
  <w:style w:type="paragraph" w:customStyle="1" w:styleId="17E7E268C4B44DBD89EBE0494B3E2F4B">
    <w:name w:val="17E7E268C4B44DBD89EBE0494B3E2F4B"/>
  </w:style>
  <w:style w:type="paragraph" w:customStyle="1" w:styleId="F3420B484D9E4D989F3D0CE024F47633">
    <w:name w:val="F3420B484D9E4D989F3D0CE024F47633"/>
  </w:style>
  <w:style w:type="paragraph" w:customStyle="1" w:styleId="1F0A113E548843949FDF75EC239984E6">
    <w:name w:val="1F0A113E548843949FDF75EC239984E6"/>
  </w:style>
  <w:style w:type="paragraph" w:customStyle="1" w:styleId="5E6B214A7AB74AD2AF5DD86A1C15EB80">
    <w:name w:val="5E6B214A7AB74AD2AF5DD86A1C15EB80"/>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37FD08A91DBC4852B4EA7386DFD45328">
    <w:name w:val="37FD08A91DBC4852B4EA7386DFD45328"/>
  </w:style>
  <w:style w:type="paragraph" w:customStyle="1" w:styleId="45C67DCFA8764DF4BB9267EBEFBFDD09">
    <w:name w:val="45C67DCFA8764DF4BB9267EBEFBFDD09"/>
  </w:style>
  <w:style w:type="paragraph" w:customStyle="1" w:styleId="CC108E495EC94BDB98DBDE22C6EE8AE6">
    <w:name w:val="CC108E495EC94BDB98DBDE22C6EE8AE6"/>
  </w:style>
  <w:style w:type="paragraph" w:customStyle="1" w:styleId="2F3CB2A9D8BC4D749C8E2FA27FFF5504">
    <w:name w:val="2F3CB2A9D8BC4D749C8E2FA27FFF5504"/>
  </w:style>
  <w:style w:type="paragraph" w:customStyle="1" w:styleId="1A9F747F8CCD4E8AB9B1BBD017306072">
    <w:name w:val="1A9F747F8CCD4E8AB9B1BBD017306072"/>
  </w:style>
  <w:style w:type="paragraph" w:customStyle="1" w:styleId="65934AB9308D4A70A5ED8161595889AD">
    <w:name w:val="65934AB9308D4A70A5ED8161595889AD"/>
  </w:style>
  <w:style w:type="paragraph" w:customStyle="1" w:styleId="F87854A967CB442DA28BDB40E05FEAF2">
    <w:name w:val="F87854A967CB442DA28BDB40E05FEAF2"/>
  </w:style>
  <w:style w:type="paragraph" w:customStyle="1" w:styleId="92BCE6427E4E4ADE9E29CCBDB750A646">
    <w:name w:val="92BCE6427E4E4ADE9E29CCBDB750A646"/>
  </w:style>
  <w:style w:type="paragraph" w:customStyle="1" w:styleId="1543B395BF034A0DB3271DD1541459EC">
    <w:name w:val="1543B395BF034A0DB3271DD1541459EC"/>
  </w:style>
  <w:style w:type="paragraph" w:customStyle="1" w:styleId="E9D86B58AB26466DAF2F97B6AB6A94A3">
    <w:name w:val="E9D86B58AB26466DAF2F97B6AB6A94A3"/>
  </w:style>
  <w:style w:type="paragraph" w:customStyle="1" w:styleId="FB4BD2A2DB7B44ACB98C39E463DED88B">
    <w:name w:val="FB4BD2A2DB7B44ACB98C39E463DED88B"/>
  </w:style>
  <w:style w:type="paragraph" w:customStyle="1" w:styleId="86BB4E51C37E4893AFCD3FEF44A4D666">
    <w:name w:val="86BB4E51C37E4893AFCD3FEF44A4D666"/>
  </w:style>
  <w:style w:type="paragraph" w:customStyle="1" w:styleId="ADCA737FB83A45AEA3FACFADC8006845">
    <w:name w:val="ADCA737FB83A45AEA3FACFADC8006845"/>
  </w:style>
  <w:style w:type="paragraph" w:customStyle="1" w:styleId="66B02AE5EF884E3FAE558D8555A520F6">
    <w:name w:val="66B02AE5EF884E3FAE558D8555A520F6"/>
  </w:style>
  <w:style w:type="paragraph" w:customStyle="1" w:styleId="C4AE3A65312C402DAE69504E394888AF">
    <w:name w:val="C4AE3A65312C402DAE69504E394888AF"/>
  </w:style>
  <w:style w:type="paragraph" w:customStyle="1" w:styleId="C95083AA68074379BA898A1185126374">
    <w:name w:val="C95083AA68074379BA898A1185126374"/>
  </w:style>
  <w:style w:type="paragraph" w:customStyle="1" w:styleId="6C159E119DB94468BB39DA4080062043">
    <w:name w:val="6C159E119DB94468BB39DA4080062043"/>
  </w:style>
  <w:style w:type="paragraph" w:customStyle="1" w:styleId="DCB362491C30403EA3205BDD73F3705D">
    <w:name w:val="DCB362491C30403EA3205BDD73F3705D"/>
  </w:style>
  <w:style w:type="paragraph" w:customStyle="1" w:styleId="6071FB1C1BC142A89F31BD5AFF69D8B6">
    <w:name w:val="6071FB1C1BC142A89F31BD5AFF69D8B6"/>
  </w:style>
  <w:style w:type="paragraph" w:customStyle="1" w:styleId="C61CF7BC48F14C4AB67A23C29C80AF6A">
    <w:name w:val="C61CF7BC48F14C4AB67A23C29C80AF6A"/>
  </w:style>
  <w:style w:type="paragraph" w:customStyle="1" w:styleId="49DB9CF4B7AF4E99A01E42CE30DDC8A3">
    <w:name w:val="49DB9CF4B7AF4E99A01E42CE30DDC8A3"/>
    <w:rsid w:val="00391084"/>
  </w:style>
  <w:style w:type="paragraph" w:customStyle="1" w:styleId="014BAD81043D4075B31D97A1BD96FD49">
    <w:name w:val="014BAD81043D4075B31D97A1BD96FD49"/>
    <w:rsid w:val="00391084"/>
  </w:style>
  <w:style w:type="paragraph" w:customStyle="1" w:styleId="E4E0BB9B2D224F07AF82DAA07F1EC11A">
    <w:name w:val="E4E0BB9B2D224F07AF82DAA07F1EC11A"/>
    <w:rsid w:val="00391084"/>
  </w:style>
  <w:style w:type="paragraph" w:customStyle="1" w:styleId="57EF4D48F04A434E8BEFD83D9498E99D">
    <w:name w:val="57EF4D48F04A434E8BEFD83D9498E99D"/>
    <w:rsid w:val="00391084"/>
  </w:style>
  <w:style w:type="paragraph" w:customStyle="1" w:styleId="6A2873211CED48FD93436DD482D94B56">
    <w:name w:val="6A2873211CED48FD93436DD482D94B56"/>
    <w:rsid w:val="00271A72"/>
  </w:style>
  <w:style w:type="paragraph" w:customStyle="1" w:styleId="286F3E5AA0D947A7B6A9D52D6E663D3F">
    <w:name w:val="286F3E5AA0D947A7B6A9D52D6E663D3F"/>
    <w:rsid w:val="00271A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008F20A0F940418F6CD598392AC214" ma:contentTypeVersion="1" ma:contentTypeDescription="Create a new document." ma:contentTypeScope="" ma:versionID="35c9c33c8074769e0c3719b891cbe0ab">
  <xsd:schema xmlns:xsd="http://www.w3.org/2001/XMLSchema" xmlns:xs="http://www.w3.org/2001/XMLSchema" xmlns:p="http://schemas.microsoft.com/office/2006/metadata/properties" xmlns:ns3="6374be42-df91-4444-9bf3-c96a331f37dd" targetNamespace="http://schemas.microsoft.com/office/2006/metadata/properties" ma:root="true" ma:fieldsID="de7c4d1b1d03e9395c1b51ce44dabf2b" ns3:_="">
    <xsd:import namespace="6374be42-df91-4444-9bf3-c96a331f37dd"/>
    <xsd:element name="properties">
      <xsd:complexType>
        <xsd:sequence>
          <xsd:element name="documentManagement">
            <xsd:complexType>
              <xsd:all>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4be42-df91-4444-9bf3-c96a331f37d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6374be42-df91-4444-9bf3-c96a331f37dd">P01MDMA81HC-1107182191-11</_dlc_DocId>
    <_dlc_DocIdUrl xmlns="6374be42-df91-4444-9bf3-c96a331f37dd">
      <Url>https://mysites.inside-share.bosch.com/my/dma81hc/_layouts/15/DocIdRedir.aspx?ID=P01MDMA81HC-1107182191-11</Url>
      <Description>P01MDMA81HC-1107182191-11</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7.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15BF89-B831-40FA-B0D9-4641F55110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4be42-df91-4444-9bf3-c96a331f37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825856-36FC-4FFF-9B9C-EA5D95564FF6}">
  <ds:schemaRefs>
    <ds:schemaRef ds:uri="6374be42-df91-4444-9bf3-c96a331f37dd"/>
    <ds:schemaRef ds:uri="http://schemas.openxmlformats.org/package/2006/metadata/core-properties"/>
    <ds:schemaRef ds:uri="http://purl.org/dc/dcmitype/"/>
    <ds:schemaRef ds:uri="http://purl.org/dc/terms/"/>
    <ds:schemaRef ds:uri="http://purl.org/dc/elements/1.1/"/>
    <ds:schemaRef ds:uri="http://schemas.microsoft.com/office/2006/documentManagement/types"/>
    <ds:schemaRef ds:uri="http://www.w3.org/XML/1998/namespace"/>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052E1E8D-43A8-4DED-8771-3D8CE430E860}">
  <ds:schemaRefs>
    <ds:schemaRef ds:uri="http://schemas.microsoft.com/sharepoint/v3/contenttype/forms"/>
  </ds:schemaRefs>
</ds:datastoreItem>
</file>

<file path=customXml/itemProps5.xml><?xml version="1.0" encoding="utf-8"?>
<ds:datastoreItem xmlns:ds="http://schemas.openxmlformats.org/officeDocument/2006/customXml" ds:itemID="{F679E4D8-73D9-412D-B716-777944E71373}">
  <ds:schemaRefs>
    <ds:schemaRef ds:uri="http://schemas.microsoft.com/pics"/>
  </ds:schemaRefs>
</ds:datastoreItem>
</file>

<file path=customXml/itemProps6.xml><?xml version="1.0" encoding="utf-8"?>
<ds:datastoreItem xmlns:ds="http://schemas.openxmlformats.org/officeDocument/2006/customXml" ds:itemID="{E650C95D-16A5-4ADD-AE9A-02F1C0C75380}">
  <ds:schemaRefs>
    <ds:schemaRef ds:uri="http://schemas.microsoft.com/sharepoint/events"/>
  </ds:schemaRefs>
</ds:datastoreItem>
</file>

<file path=customXml/itemProps7.xml><?xml version="1.0" encoding="utf-8"?>
<ds:datastoreItem xmlns:ds="http://schemas.openxmlformats.org/officeDocument/2006/customXml" ds:itemID="{91E67ECE-1CF9-44CD-B6E4-2E8B80C9A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0</TotalTime>
  <Pages>70</Pages>
  <Words>11758</Words>
  <Characters>63494</Characters>
  <Application>Microsoft Office Word</Application>
  <DocSecurity>0</DocSecurity>
  <Lines>1476</Lines>
  <Paragraphs>541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74711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FIXED-TERM Dang Thi Thao My (RBVH/ETI1)</dc:creator>
  <cp:keywords/>
  <cp:lastModifiedBy>FIXED-TERM Nguyen Anh Quan (RBVH/ETI1)</cp:lastModifiedBy>
  <cp:revision>304</cp:revision>
  <cp:lastPrinted>2011-08-05T20:35:00Z</cp:lastPrinted>
  <dcterms:created xsi:type="dcterms:W3CDTF">2016-12-27T07:25:00Z</dcterms:created>
  <dcterms:modified xsi:type="dcterms:W3CDTF">2017-05-24T12:35:00Z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y fmtid="{D5CDD505-2E9C-101B-9397-08002B2CF9AE}" pid="3" name="ContentTypeId">
    <vt:lpwstr>0x01010049008F20A0F940418F6CD598392AC214</vt:lpwstr>
  </property>
  <property fmtid="{D5CDD505-2E9C-101B-9397-08002B2CF9AE}" pid="4" name="IsMyDocuments">
    <vt:bool>true</vt:bool>
  </property>
  <property fmtid="{D5CDD505-2E9C-101B-9397-08002B2CF9AE}" pid="5" name="_dlc_DocIdItemGuid">
    <vt:lpwstr>6ccb963f-a83f-493d-9fee-c08e6cf3c27c</vt:lpwstr>
  </property>
</Properties>
</file>